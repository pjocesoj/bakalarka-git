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26AAADCC" w14:textId="3BD71047" w:rsidR="0001511A"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7993259" w:history="1">
            <w:r w:rsidR="0001511A" w:rsidRPr="009B6CAE">
              <w:rPr>
                <w:rStyle w:val="Hypertextovodkaz"/>
                <w:noProof/>
              </w:rPr>
              <w:t xml:space="preserve">1. </w:t>
            </w:r>
            <w:r w:rsidR="0001511A" w:rsidRPr="009B6CAE">
              <w:rPr>
                <w:rStyle w:val="Hypertextovodkaz"/>
                <w:rFonts w:cstheme="minorHAnsi"/>
                <w:noProof/>
              </w:rPr>
              <w:t>Úvod</w:t>
            </w:r>
            <w:r w:rsidR="0001511A">
              <w:rPr>
                <w:noProof/>
                <w:webHidden/>
              </w:rPr>
              <w:tab/>
            </w:r>
            <w:r w:rsidR="0001511A">
              <w:rPr>
                <w:noProof/>
                <w:webHidden/>
              </w:rPr>
              <w:fldChar w:fldCharType="begin"/>
            </w:r>
            <w:r w:rsidR="0001511A">
              <w:rPr>
                <w:noProof/>
                <w:webHidden/>
              </w:rPr>
              <w:instrText xml:space="preserve"> PAGEREF _Toc127993259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7CDA459F" w14:textId="0DC798D0" w:rsidR="0001511A" w:rsidRDefault="00000000">
          <w:pPr>
            <w:pStyle w:val="Obsah1"/>
            <w:tabs>
              <w:tab w:val="right" w:leader="dot" w:pos="9062"/>
            </w:tabs>
            <w:rPr>
              <w:rFonts w:eastAsiaTheme="minorEastAsia"/>
              <w:noProof/>
              <w:lang w:eastAsia="cs-CZ"/>
            </w:rPr>
          </w:pPr>
          <w:hyperlink w:anchor="_Toc127993260" w:history="1">
            <w:r w:rsidR="0001511A" w:rsidRPr="009B6CAE">
              <w:rPr>
                <w:rStyle w:val="Hypertextovodkaz"/>
                <w:rFonts w:cstheme="minorHAnsi"/>
                <w:noProof/>
              </w:rPr>
              <w:t>2. Cíl práce a metodika</w:t>
            </w:r>
            <w:r w:rsidR="0001511A">
              <w:rPr>
                <w:noProof/>
                <w:webHidden/>
              </w:rPr>
              <w:tab/>
            </w:r>
            <w:r w:rsidR="0001511A">
              <w:rPr>
                <w:noProof/>
                <w:webHidden/>
              </w:rPr>
              <w:fldChar w:fldCharType="begin"/>
            </w:r>
            <w:r w:rsidR="0001511A">
              <w:rPr>
                <w:noProof/>
                <w:webHidden/>
              </w:rPr>
              <w:instrText xml:space="preserve"> PAGEREF _Toc127993260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5CADCEC9" w14:textId="30D3B56E" w:rsidR="0001511A" w:rsidRDefault="00000000">
          <w:pPr>
            <w:pStyle w:val="Obsah2"/>
            <w:tabs>
              <w:tab w:val="right" w:leader="dot" w:pos="9062"/>
            </w:tabs>
            <w:rPr>
              <w:rFonts w:eastAsiaTheme="minorEastAsia"/>
              <w:noProof/>
              <w:lang w:eastAsia="cs-CZ"/>
            </w:rPr>
          </w:pPr>
          <w:hyperlink w:anchor="_Toc127993261" w:history="1">
            <w:r w:rsidR="0001511A" w:rsidRPr="009B6CAE">
              <w:rPr>
                <w:rStyle w:val="Hypertextovodkaz"/>
                <w:rFonts w:cstheme="minorHAnsi"/>
                <w:noProof/>
                <w:highlight w:val="green"/>
              </w:rPr>
              <w:t>2.1 cíl práce</w:t>
            </w:r>
            <w:r w:rsidR="0001511A">
              <w:rPr>
                <w:noProof/>
                <w:webHidden/>
              </w:rPr>
              <w:tab/>
            </w:r>
            <w:r w:rsidR="0001511A">
              <w:rPr>
                <w:noProof/>
                <w:webHidden/>
              </w:rPr>
              <w:fldChar w:fldCharType="begin"/>
            </w:r>
            <w:r w:rsidR="0001511A">
              <w:rPr>
                <w:noProof/>
                <w:webHidden/>
              </w:rPr>
              <w:instrText xml:space="preserve"> PAGEREF _Toc127993261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12E2CFC3" w14:textId="4BF21E4C" w:rsidR="0001511A" w:rsidRDefault="00000000">
          <w:pPr>
            <w:pStyle w:val="Obsah2"/>
            <w:tabs>
              <w:tab w:val="right" w:leader="dot" w:pos="9062"/>
            </w:tabs>
            <w:rPr>
              <w:rFonts w:eastAsiaTheme="minorEastAsia"/>
              <w:noProof/>
              <w:lang w:eastAsia="cs-CZ"/>
            </w:rPr>
          </w:pPr>
          <w:hyperlink w:anchor="_Toc127993262" w:history="1">
            <w:r w:rsidR="0001511A" w:rsidRPr="009B6CAE">
              <w:rPr>
                <w:rStyle w:val="Hypertextovodkaz"/>
                <w:rFonts w:cstheme="minorHAnsi"/>
                <w:noProof/>
                <w:shd w:val="clear" w:color="auto" w:fill="FFFFFF"/>
              </w:rPr>
              <w:t>2.2 metodika</w:t>
            </w:r>
            <w:r w:rsidR="0001511A">
              <w:rPr>
                <w:noProof/>
                <w:webHidden/>
              </w:rPr>
              <w:tab/>
            </w:r>
            <w:r w:rsidR="0001511A">
              <w:rPr>
                <w:noProof/>
                <w:webHidden/>
              </w:rPr>
              <w:fldChar w:fldCharType="begin"/>
            </w:r>
            <w:r w:rsidR="0001511A">
              <w:rPr>
                <w:noProof/>
                <w:webHidden/>
              </w:rPr>
              <w:instrText xml:space="preserve"> PAGEREF _Toc127993262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22491E0B" w14:textId="7BE6F55B" w:rsidR="0001511A" w:rsidRDefault="00000000">
          <w:pPr>
            <w:pStyle w:val="Obsah1"/>
            <w:tabs>
              <w:tab w:val="right" w:leader="dot" w:pos="9062"/>
            </w:tabs>
            <w:rPr>
              <w:rFonts w:eastAsiaTheme="minorEastAsia"/>
              <w:noProof/>
              <w:lang w:eastAsia="cs-CZ"/>
            </w:rPr>
          </w:pPr>
          <w:hyperlink w:anchor="_Toc127993263" w:history="1">
            <w:r w:rsidR="0001511A" w:rsidRPr="009B6CAE">
              <w:rPr>
                <w:rStyle w:val="Hypertextovodkaz"/>
                <w:rFonts w:cstheme="minorHAnsi"/>
                <w:noProof/>
              </w:rPr>
              <w:t>3. Výběr vhodných programovacích jazyků pro vývoj her</w:t>
            </w:r>
            <w:r w:rsidR="0001511A">
              <w:rPr>
                <w:noProof/>
                <w:webHidden/>
              </w:rPr>
              <w:tab/>
            </w:r>
            <w:r w:rsidR="0001511A">
              <w:rPr>
                <w:noProof/>
                <w:webHidden/>
              </w:rPr>
              <w:fldChar w:fldCharType="begin"/>
            </w:r>
            <w:r w:rsidR="0001511A">
              <w:rPr>
                <w:noProof/>
                <w:webHidden/>
              </w:rPr>
              <w:instrText xml:space="preserve"> PAGEREF _Toc127993263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6A125A4B" w14:textId="7B40745D" w:rsidR="0001511A" w:rsidRDefault="00000000">
          <w:pPr>
            <w:pStyle w:val="Obsah2"/>
            <w:tabs>
              <w:tab w:val="right" w:leader="dot" w:pos="9062"/>
            </w:tabs>
            <w:rPr>
              <w:rFonts w:eastAsiaTheme="minorEastAsia"/>
              <w:noProof/>
              <w:lang w:eastAsia="cs-CZ"/>
            </w:rPr>
          </w:pPr>
          <w:hyperlink w:anchor="_Toc127993264" w:history="1">
            <w:r w:rsidR="0001511A" w:rsidRPr="009B6CAE">
              <w:rPr>
                <w:rStyle w:val="Hypertextovodkaz"/>
                <w:rFonts w:cstheme="minorHAnsi"/>
                <w:noProof/>
                <w:shd w:val="clear" w:color="auto" w:fill="FFFFFF"/>
              </w:rPr>
              <w:t>3.1 C++</w:t>
            </w:r>
            <w:r w:rsidR="0001511A">
              <w:rPr>
                <w:noProof/>
                <w:webHidden/>
              </w:rPr>
              <w:tab/>
            </w:r>
            <w:r w:rsidR="0001511A">
              <w:rPr>
                <w:noProof/>
                <w:webHidden/>
              </w:rPr>
              <w:fldChar w:fldCharType="begin"/>
            </w:r>
            <w:r w:rsidR="0001511A">
              <w:rPr>
                <w:noProof/>
                <w:webHidden/>
              </w:rPr>
              <w:instrText xml:space="preserve"> PAGEREF _Toc127993264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D1EE854" w14:textId="7AE6BDA3" w:rsidR="0001511A" w:rsidRDefault="00000000">
          <w:pPr>
            <w:pStyle w:val="Obsah3"/>
            <w:tabs>
              <w:tab w:val="right" w:leader="dot" w:pos="9062"/>
            </w:tabs>
            <w:rPr>
              <w:rFonts w:eastAsiaTheme="minorEastAsia"/>
              <w:noProof/>
              <w:lang w:eastAsia="cs-CZ"/>
            </w:rPr>
          </w:pPr>
          <w:hyperlink w:anchor="_Toc127993265" w:history="1">
            <w:r w:rsidR="0001511A" w:rsidRPr="009B6CAE">
              <w:rPr>
                <w:rStyle w:val="Hypertextovodkaz"/>
                <w:noProof/>
                <w:shd w:val="clear" w:color="auto" w:fill="FFFFFF"/>
              </w:rPr>
              <w:t>3.1.1 kompilace a hardware</w:t>
            </w:r>
            <w:r w:rsidR="0001511A">
              <w:rPr>
                <w:noProof/>
                <w:webHidden/>
              </w:rPr>
              <w:tab/>
            </w:r>
            <w:r w:rsidR="0001511A">
              <w:rPr>
                <w:noProof/>
                <w:webHidden/>
              </w:rPr>
              <w:fldChar w:fldCharType="begin"/>
            </w:r>
            <w:r w:rsidR="0001511A">
              <w:rPr>
                <w:noProof/>
                <w:webHidden/>
              </w:rPr>
              <w:instrText xml:space="preserve"> PAGEREF _Toc127993265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05C3CCBD" w14:textId="3FBE075D" w:rsidR="0001511A" w:rsidRDefault="00000000">
          <w:pPr>
            <w:pStyle w:val="Obsah3"/>
            <w:tabs>
              <w:tab w:val="right" w:leader="dot" w:pos="9062"/>
            </w:tabs>
            <w:rPr>
              <w:rFonts w:eastAsiaTheme="minorEastAsia"/>
              <w:noProof/>
              <w:lang w:eastAsia="cs-CZ"/>
            </w:rPr>
          </w:pPr>
          <w:hyperlink w:anchor="_Toc127993266" w:history="1">
            <w:r w:rsidR="0001511A" w:rsidRPr="009B6CAE">
              <w:rPr>
                <w:rStyle w:val="Hypertextovodkaz"/>
                <w:noProof/>
              </w:rPr>
              <w:t>3.1.2 novinky oproti C</w:t>
            </w:r>
            <w:r w:rsidR="0001511A">
              <w:rPr>
                <w:noProof/>
                <w:webHidden/>
              </w:rPr>
              <w:tab/>
            </w:r>
            <w:r w:rsidR="0001511A">
              <w:rPr>
                <w:noProof/>
                <w:webHidden/>
              </w:rPr>
              <w:fldChar w:fldCharType="begin"/>
            </w:r>
            <w:r w:rsidR="0001511A">
              <w:rPr>
                <w:noProof/>
                <w:webHidden/>
              </w:rPr>
              <w:instrText xml:space="preserve"> PAGEREF _Toc127993266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4392298E" w14:textId="2D1A7380" w:rsidR="0001511A" w:rsidRDefault="00000000">
          <w:pPr>
            <w:pStyle w:val="Obsah3"/>
            <w:tabs>
              <w:tab w:val="right" w:leader="dot" w:pos="9062"/>
            </w:tabs>
            <w:rPr>
              <w:rFonts w:eastAsiaTheme="minorEastAsia"/>
              <w:noProof/>
              <w:lang w:eastAsia="cs-CZ"/>
            </w:rPr>
          </w:pPr>
          <w:hyperlink w:anchor="_Toc127993267" w:history="1">
            <w:r w:rsidR="0001511A" w:rsidRPr="009B6CAE">
              <w:rPr>
                <w:rStyle w:val="Hypertextovodkaz"/>
                <w:noProof/>
                <w:shd w:val="clear" w:color="auto" w:fill="FFFFFF"/>
              </w:rPr>
              <w:t>3.1.3 nevýhody</w:t>
            </w:r>
            <w:r w:rsidR="0001511A">
              <w:rPr>
                <w:noProof/>
                <w:webHidden/>
              </w:rPr>
              <w:tab/>
            </w:r>
            <w:r w:rsidR="0001511A">
              <w:rPr>
                <w:noProof/>
                <w:webHidden/>
              </w:rPr>
              <w:fldChar w:fldCharType="begin"/>
            </w:r>
            <w:r w:rsidR="0001511A">
              <w:rPr>
                <w:noProof/>
                <w:webHidden/>
              </w:rPr>
              <w:instrText xml:space="preserve"> PAGEREF _Toc127993267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5950FD95" w14:textId="78F33874" w:rsidR="0001511A" w:rsidRDefault="00000000">
          <w:pPr>
            <w:pStyle w:val="Obsah2"/>
            <w:tabs>
              <w:tab w:val="right" w:leader="dot" w:pos="9062"/>
            </w:tabs>
            <w:rPr>
              <w:rFonts w:eastAsiaTheme="minorEastAsia"/>
              <w:noProof/>
              <w:lang w:eastAsia="cs-CZ"/>
            </w:rPr>
          </w:pPr>
          <w:hyperlink w:anchor="_Toc127993268" w:history="1">
            <w:r w:rsidR="0001511A" w:rsidRPr="009B6CAE">
              <w:rPr>
                <w:rStyle w:val="Hypertextovodkaz"/>
                <w:rFonts w:cstheme="minorHAnsi"/>
                <w:noProof/>
                <w:shd w:val="clear" w:color="auto" w:fill="FFFFFF"/>
              </w:rPr>
              <w:t>3.2 Java</w:t>
            </w:r>
            <w:r w:rsidR="0001511A">
              <w:rPr>
                <w:noProof/>
                <w:webHidden/>
              </w:rPr>
              <w:tab/>
            </w:r>
            <w:r w:rsidR="0001511A">
              <w:rPr>
                <w:noProof/>
                <w:webHidden/>
              </w:rPr>
              <w:fldChar w:fldCharType="begin"/>
            </w:r>
            <w:r w:rsidR="0001511A">
              <w:rPr>
                <w:noProof/>
                <w:webHidden/>
              </w:rPr>
              <w:instrText xml:space="preserve"> PAGEREF _Toc127993268 \h </w:instrText>
            </w:r>
            <w:r w:rsidR="0001511A">
              <w:rPr>
                <w:noProof/>
                <w:webHidden/>
              </w:rPr>
            </w:r>
            <w:r w:rsidR="0001511A">
              <w:rPr>
                <w:noProof/>
                <w:webHidden/>
              </w:rPr>
              <w:fldChar w:fldCharType="separate"/>
            </w:r>
            <w:r w:rsidR="0001511A">
              <w:rPr>
                <w:noProof/>
                <w:webHidden/>
              </w:rPr>
              <w:t>3</w:t>
            </w:r>
            <w:r w:rsidR="0001511A">
              <w:rPr>
                <w:noProof/>
                <w:webHidden/>
              </w:rPr>
              <w:fldChar w:fldCharType="end"/>
            </w:r>
          </w:hyperlink>
        </w:p>
        <w:p w14:paraId="131D2488" w14:textId="2576CB18" w:rsidR="0001511A" w:rsidRDefault="00000000">
          <w:pPr>
            <w:pStyle w:val="Obsah3"/>
            <w:tabs>
              <w:tab w:val="right" w:leader="dot" w:pos="9062"/>
            </w:tabs>
            <w:rPr>
              <w:rFonts w:eastAsiaTheme="minorEastAsia"/>
              <w:noProof/>
              <w:lang w:eastAsia="cs-CZ"/>
            </w:rPr>
          </w:pPr>
          <w:hyperlink w:anchor="_Toc127993269" w:history="1">
            <w:r w:rsidR="0001511A" w:rsidRPr="009B6CAE">
              <w:rPr>
                <w:rStyle w:val="Hypertextovodkaz"/>
                <w:noProof/>
                <w:shd w:val="clear" w:color="auto" w:fill="FFFFFF"/>
              </w:rPr>
              <w:t>3.2.1 JIT (Just In Time)</w:t>
            </w:r>
            <w:r w:rsidR="0001511A">
              <w:rPr>
                <w:noProof/>
                <w:webHidden/>
              </w:rPr>
              <w:tab/>
            </w:r>
            <w:r w:rsidR="0001511A">
              <w:rPr>
                <w:noProof/>
                <w:webHidden/>
              </w:rPr>
              <w:fldChar w:fldCharType="begin"/>
            </w:r>
            <w:r w:rsidR="0001511A">
              <w:rPr>
                <w:noProof/>
                <w:webHidden/>
              </w:rPr>
              <w:instrText xml:space="preserve"> PAGEREF _Toc127993269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600F425B" w14:textId="245BD85C" w:rsidR="0001511A" w:rsidRDefault="00000000">
          <w:pPr>
            <w:pStyle w:val="Obsah3"/>
            <w:tabs>
              <w:tab w:val="right" w:leader="dot" w:pos="9062"/>
            </w:tabs>
            <w:rPr>
              <w:rFonts w:eastAsiaTheme="minorEastAsia"/>
              <w:noProof/>
              <w:lang w:eastAsia="cs-CZ"/>
            </w:rPr>
          </w:pPr>
          <w:hyperlink w:anchor="_Toc127993270" w:history="1">
            <w:r w:rsidR="0001511A" w:rsidRPr="009B6CAE">
              <w:rPr>
                <w:rStyle w:val="Hypertextovodkaz"/>
                <w:noProof/>
                <w:shd w:val="clear" w:color="auto" w:fill="FFFFFF"/>
              </w:rPr>
              <w:t xml:space="preserve">3.2.2 </w:t>
            </w:r>
            <w:r w:rsidR="0001511A" w:rsidRPr="009B6CAE">
              <w:rPr>
                <w:rStyle w:val="Hypertextovodkaz"/>
                <w:noProof/>
              </w:rPr>
              <w:t>přístup k paměti a ovládání hardware</w:t>
            </w:r>
            <w:r w:rsidR="0001511A">
              <w:rPr>
                <w:noProof/>
                <w:webHidden/>
              </w:rPr>
              <w:tab/>
            </w:r>
            <w:r w:rsidR="0001511A">
              <w:rPr>
                <w:noProof/>
                <w:webHidden/>
              </w:rPr>
              <w:fldChar w:fldCharType="begin"/>
            </w:r>
            <w:r w:rsidR="0001511A">
              <w:rPr>
                <w:noProof/>
                <w:webHidden/>
              </w:rPr>
              <w:instrText xml:space="preserve"> PAGEREF _Toc127993270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44718BCD" w14:textId="2E191C8F" w:rsidR="0001511A" w:rsidRDefault="00000000">
          <w:pPr>
            <w:pStyle w:val="Obsah3"/>
            <w:tabs>
              <w:tab w:val="right" w:leader="dot" w:pos="9062"/>
            </w:tabs>
            <w:rPr>
              <w:rFonts w:eastAsiaTheme="minorEastAsia"/>
              <w:noProof/>
              <w:lang w:eastAsia="cs-CZ"/>
            </w:rPr>
          </w:pPr>
          <w:hyperlink w:anchor="_Toc127993271" w:history="1">
            <w:r w:rsidR="0001511A" w:rsidRPr="009B6CAE">
              <w:rPr>
                <w:rStyle w:val="Hypertextovodkaz"/>
                <w:noProof/>
                <w:shd w:val="clear" w:color="auto" w:fill="FFFFFF"/>
              </w:rPr>
              <w:t>3.2.3 výhody</w:t>
            </w:r>
            <w:r w:rsidR="0001511A">
              <w:rPr>
                <w:noProof/>
                <w:webHidden/>
              </w:rPr>
              <w:tab/>
            </w:r>
            <w:r w:rsidR="0001511A">
              <w:rPr>
                <w:noProof/>
                <w:webHidden/>
              </w:rPr>
              <w:fldChar w:fldCharType="begin"/>
            </w:r>
            <w:r w:rsidR="0001511A">
              <w:rPr>
                <w:noProof/>
                <w:webHidden/>
              </w:rPr>
              <w:instrText xml:space="preserve"> PAGEREF _Toc127993271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530D2325" w14:textId="6F716FC4" w:rsidR="0001511A" w:rsidRDefault="00000000">
          <w:pPr>
            <w:pStyle w:val="Obsah3"/>
            <w:tabs>
              <w:tab w:val="right" w:leader="dot" w:pos="9062"/>
            </w:tabs>
            <w:rPr>
              <w:rFonts w:eastAsiaTheme="minorEastAsia"/>
              <w:noProof/>
              <w:lang w:eastAsia="cs-CZ"/>
            </w:rPr>
          </w:pPr>
          <w:hyperlink w:anchor="_Toc127993272" w:history="1">
            <w:r w:rsidR="0001511A" w:rsidRPr="009B6CAE">
              <w:rPr>
                <w:rStyle w:val="Hypertextovodkaz"/>
                <w:noProof/>
                <w:shd w:val="clear" w:color="auto" w:fill="FFFFFF"/>
              </w:rPr>
              <w:t>3.2.4 nevýhody</w:t>
            </w:r>
            <w:r w:rsidR="0001511A">
              <w:rPr>
                <w:noProof/>
                <w:webHidden/>
              </w:rPr>
              <w:tab/>
            </w:r>
            <w:r w:rsidR="0001511A">
              <w:rPr>
                <w:noProof/>
                <w:webHidden/>
              </w:rPr>
              <w:fldChar w:fldCharType="begin"/>
            </w:r>
            <w:r w:rsidR="0001511A">
              <w:rPr>
                <w:noProof/>
                <w:webHidden/>
              </w:rPr>
              <w:instrText xml:space="preserve"> PAGEREF _Toc127993272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A0A1CF5" w14:textId="275F27EA" w:rsidR="0001511A" w:rsidRDefault="00000000">
          <w:pPr>
            <w:pStyle w:val="Obsah2"/>
            <w:tabs>
              <w:tab w:val="right" w:leader="dot" w:pos="9062"/>
            </w:tabs>
            <w:rPr>
              <w:rFonts w:eastAsiaTheme="minorEastAsia"/>
              <w:noProof/>
              <w:lang w:eastAsia="cs-CZ"/>
            </w:rPr>
          </w:pPr>
          <w:hyperlink w:anchor="_Toc127993273" w:history="1">
            <w:r w:rsidR="0001511A" w:rsidRPr="009B6CAE">
              <w:rPr>
                <w:rStyle w:val="Hypertextovodkaz"/>
                <w:rFonts w:cstheme="minorHAnsi"/>
                <w:noProof/>
                <w:shd w:val="clear" w:color="auto" w:fill="FFFFFF"/>
              </w:rPr>
              <w:t>3.3 C#</w:t>
            </w:r>
            <w:r w:rsidR="0001511A">
              <w:rPr>
                <w:noProof/>
                <w:webHidden/>
              </w:rPr>
              <w:tab/>
            </w:r>
            <w:r w:rsidR="0001511A">
              <w:rPr>
                <w:noProof/>
                <w:webHidden/>
              </w:rPr>
              <w:fldChar w:fldCharType="begin"/>
            </w:r>
            <w:r w:rsidR="0001511A">
              <w:rPr>
                <w:noProof/>
                <w:webHidden/>
              </w:rPr>
              <w:instrText xml:space="preserve"> PAGEREF _Toc127993273 \h </w:instrText>
            </w:r>
            <w:r w:rsidR="0001511A">
              <w:rPr>
                <w:noProof/>
                <w:webHidden/>
              </w:rPr>
            </w:r>
            <w:r w:rsidR="0001511A">
              <w:rPr>
                <w:noProof/>
                <w:webHidden/>
              </w:rPr>
              <w:fldChar w:fldCharType="separate"/>
            </w:r>
            <w:r w:rsidR="0001511A">
              <w:rPr>
                <w:noProof/>
                <w:webHidden/>
              </w:rPr>
              <w:t>4</w:t>
            </w:r>
            <w:r w:rsidR="0001511A">
              <w:rPr>
                <w:noProof/>
                <w:webHidden/>
              </w:rPr>
              <w:fldChar w:fldCharType="end"/>
            </w:r>
          </w:hyperlink>
        </w:p>
        <w:p w14:paraId="3105A6AA" w14:textId="685DE138" w:rsidR="0001511A" w:rsidRDefault="00000000">
          <w:pPr>
            <w:pStyle w:val="Obsah3"/>
            <w:tabs>
              <w:tab w:val="right" w:leader="dot" w:pos="9062"/>
            </w:tabs>
            <w:rPr>
              <w:rFonts w:eastAsiaTheme="minorEastAsia"/>
              <w:noProof/>
              <w:lang w:eastAsia="cs-CZ"/>
            </w:rPr>
          </w:pPr>
          <w:hyperlink w:anchor="_Toc127993274" w:history="1">
            <w:r w:rsidR="0001511A" w:rsidRPr="009B6CAE">
              <w:rPr>
                <w:rStyle w:val="Hypertextovodkaz"/>
                <w:noProof/>
              </w:rPr>
              <w:t>3.3.1 Microsoft .NET</w:t>
            </w:r>
            <w:r w:rsidR="0001511A">
              <w:rPr>
                <w:noProof/>
                <w:webHidden/>
              </w:rPr>
              <w:tab/>
            </w:r>
            <w:r w:rsidR="0001511A">
              <w:rPr>
                <w:noProof/>
                <w:webHidden/>
              </w:rPr>
              <w:fldChar w:fldCharType="begin"/>
            </w:r>
            <w:r w:rsidR="0001511A">
              <w:rPr>
                <w:noProof/>
                <w:webHidden/>
              </w:rPr>
              <w:instrText xml:space="preserve"> PAGEREF _Toc127993274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40D7A26C" w14:textId="1E1B1ACF" w:rsidR="0001511A" w:rsidRDefault="00000000">
          <w:pPr>
            <w:pStyle w:val="Obsah3"/>
            <w:tabs>
              <w:tab w:val="right" w:leader="dot" w:pos="9062"/>
            </w:tabs>
            <w:rPr>
              <w:rFonts w:eastAsiaTheme="minorEastAsia"/>
              <w:noProof/>
              <w:lang w:eastAsia="cs-CZ"/>
            </w:rPr>
          </w:pPr>
          <w:hyperlink w:anchor="_Toc127993275" w:history="1">
            <w:r w:rsidR="0001511A" w:rsidRPr="009B6CAE">
              <w:rPr>
                <w:rStyle w:val="Hypertextovodkaz"/>
                <w:noProof/>
              </w:rPr>
              <w:t>3.3.2 přístup k paměti a ovládání hardware</w:t>
            </w:r>
            <w:r w:rsidR="0001511A">
              <w:rPr>
                <w:noProof/>
                <w:webHidden/>
              </w:rPr>
              <w:tab/>
            </w:r>
            <w:r w:rsidR="0001511A">
              <w:rPr>
                <w:noProof/>
                <w:webHidden/>
              </w:rPr>
              <w:fldChar w:fldCharType="begin"/>
            </w:r>
            <w:r w:rsidR="0001511A">
              <w:rPr>
                <w:noProof/>
                <w:webHidden/>
              </w:rPr>
              <w:instrText xml:space="preserve"> PAGEREF _Toc127993275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2B7EDAD5" w14:textId="102600B3" w:rsidR="0001511A" w:rsidRDefault="00000000">
          <w:pPr>
            <w:pStyle w:val="Obsah3"/>
            <w:tabs>
              <w:tab w:val="right" w:leader="dot" w:pos="9062"/>
            </w:tabs>
            <w:rPr>
              <w:rFonts w:eastAsiaTheme="minorEastAsia"/>
              <w:noProof/>
              <w:lang w:eastAsia="cs-CZ"/>
            </w:rPr>
          </w:pPr>
          <w:hyperlink w:anchor="_Toc127993276" w:history="1">
            <w:r w:rsidR="0001511A" w:rsidRPr="009B6CAE">
              <w:rPr>
                <w:rStyle w:val="Hypertextovodkaz"/>
                <w:noProof/>
              </w:rPr>
              <w:t>3.3.3 porovnání s Javou</w:t>
            </w:r>
            <w:r w:rsidR="0001511A">
              <w:rPr>
                <w:noProof/>
                <w:webHidden/>
              </w:rPr>
              <w:tab/>
            </w:r>
            <w:r w:rsidR="0001511A">
              <w:rPr>
                <w:noProof/>
                <w:webHidden/>
              </w:rPr>
              <w:fldChar w:fldCharType="begin"/>
            </w:r>
            <w:r w:rsidR="0001511A">
              <w:rPr>
                <w:noProof/>
                <w:webHidden/>
              </w:rPr>
              <w:instrText xml:space="preserve"> PAGEREF _Toc127993276 \h </w:instrText>
            </w:r>
            <w:r w:rsidR="0001511A">
              <w:rPr>
                <w:noProof/>
                <w:webHidden/>
              </w:rPr>
            </w:r>
            <w:r w:rsidR="0001511A">
              <w:rPr>
                <w:noProof/>
                <w:webHidden/>
              </w:rPr>
              <w:fldChar w:fldCharType="separate"/>
            </w:r>
            <w:r w:rsidR="0001511A">
              <w:rPr>
                <w:noProof/>
                <w:webHidden/>
              </w:rPr>
              <w:t>5</w:t>
            </w:r>
            <w:r w:rsidR="0001511A">
              <w:rPr>
                <w:noProof/>
                <w:webHidden/>
              </w:rPr>
              <w:fldChar w:fldCharType="end"/>
            </w:r>
          </w:hyperlink>
        </w:p>
        <w:p w14:paraId="3C9DEFCD" w14:textId="32599D08" w:rsidR="0001511A" w:rsidRDefault="00000000">
          <w:pPr>
            <w:pStyle w:val="Obsah3"/>
            <w:tabs>
              <w:tab w:val="right" w:leader="dot" w:pos="9062"/>
            </w:tabs>
            <w:rPr>
              <w:rFonts w:eastAsiaTheme="minorEastAsia"/>
              <w:noProof/>
              <w:lang w:eastAsia="cs-CZ"/>
            </w:rPr>
          </w:pPr>
          <w:hyperlink w:anchor="_Toc127993277" w:history="1">
            <w:r w:rsidR="0001511A" w:rsidRPr="009B6CAE">
              <w:rPr>
                <w:rStyle w:val="Hypertextovodkaz"/>
                <w:noProof/>
                <w:shd w:val="clear" w:color="auto" w:fill="FFFFFF"/>
              </w:rPr>
              <w:t>3.3.4 podobnosti s C++</w:t>
            </w:r>
            <w:r w:rsidR="0001511A">
              <w:rPr>
                <w:noProof/>
                <w:webHidden/>
              </w:rPr>
              <w:tab/>
            </w:r>
            <w:r w:rsidR="0001511A">
              <w:rPr>
                <w:noProof/>
                <w:webHidden/>
              </w:rPr>
              <w:fldChar w:fldCharType="begin"/>
            </w:r>
            <w:r w:rsidR="0001511A">
              <w:rPr>
                <w:noProof/>
                <w:webHidden/>
              </w:rPr>
              <w:instrText xml:space="preserve"> PAGEREF _Toc127993277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12055DD2" w14:textId="4B5B652B" w:rsidR="0001511A" w:rsidRDefault="00000000">
          <w:pPr>
            <w:pStyle w:val="Obsah3"/>
            <w:tabs>
              <w:tab w:val="right" w:leader="dot" w:pos="9062"/>
            </w:tabs>
            <w:rPr>
              <w:rFonts w:eastAsiaTheme="minorEastAsia"/>
              <w:noProof/>
              <w:lang w:eastAsia="cs-CZ"/>
            </w:rPr>
          </w:pPr>
          <w:hyperlink w:anchor="_Toc127993278" w:history="1">
            <w:r w:rsidR="0001511A" w:rsidRPr="009B6CAE">
              <w:rPr>
                <w:rStyle w:val="Hypertextovodkaz"/>
                <w:noProof/>
                <w:shd w:val="clear" w:color="auto" w:fill="FFFFFF"/>
              </w:rPr>
              <w:t>3.3.5 modifikátory parametrů metod</w:t>
            </w:r>
            <w:r w:rsidR="0001511A">
              <w:rPr>
                <w:noProof/>
                <w:webHidden/>
              </w:rPr>
              <w:tab/>
            </w:r>
            <w:r w:rsidR="0001511A">
              <w:rPr>
                <w:noProof/>
                <w:webHidden/>
              </w:rPr>
              <w:fldChar w:fldCharType="begin"/>
            </w:r>
            <w:r w:rsidR="0001511A">
              <w:rPr>
                <w:noProof/>
                <w:webHidden/>
              </w:rPr>
              <w:instrText xml:space="preserve"> PAGEREF _Toc127993278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72ED0CAA" w14:textId="55A9921C" w:rsidR="0001511A" w:rsidRDefault="00000000">
          <w:pPr>
            <w:pStyle w:val="Obsah3"/>
            <w:tabs>
              <w:tab w:val="right" w:leader="dot" w:pos="9062"/>
            </w:tabs>
            <w:rPr>
              <w:rFonts w:eastAsiaTheme="minorEastAsia"/>
              <w:noProof/>
              <w:lang w:eastAsia="cs-CZ"/>
            </w:rPr>
          </w:pPr>
          <w:hyperlink w:anchor="_Toc127993279" w:history="1">
            <w:r w:rsidR="0001511A" w:rsidRPr="009B6CAE">
              <w:rPr>
                <w:rStyle w:val="Hypertextovodkaz"/>
                <w:noProof/>
                <w:shd w:val="clear" w:color="auto" w:fill="FFFFFF"/>
              </w:rPr>
              <w:t>3.3.6 nové funkce</w:t>
            </w:r>
            <w:r w:rsidR="0001511A">
              <w:rPr>
                <w:noProof/>
                <w:webHidden/>
              </w:rPr>
              <w:tab/>
            </w:r>
            <w:r w:rsidR="0001511A">
              <w:rPr>
                <w:noProof/>
                <w:webHidden/>
              </w:rPr>
              <w:fldChar w:fldCharType="begin"/>
            </w:r>
            <w:r w:rsidR="0001511A">
              <w:rPr>
                <w:noProof/>
                <w:webHidden/>
              </w:rPr>
              <w:instrText xml:space="preserve"> PAGEREF _Toc127993279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0B0BCBA0" w14:textId="5CEBE827" w:rsidR="0001511A" w:rsidRDefault="00000000">
          <w:pPr>
            <w:pStyle w:val="Obsah2"/>
            <w:tabs>
              <w:tab w:val="right" w:leader="dot" w:pos="9062"/>
            </w:tabs>
            <w:rPr>
              <w:rFonts w:eastAsiaTheme="minorEastAsia"/>
              <w:noProof/>
              <w:lang w:eastAsia="cs-CZ"/>
            </w:rPr>
          </w:pPr>
          <w:hyperlink w:anchor="_Toc127993280" w:history="1">
            <w:r w:rsidR="0001511A" w:rsidRPr="009B6CAE">
              <w:rPr>
                <w:rStyle w:val="Hypertextovodkaz"/>
                <w:rFonts w:cstheme="minorHAnsi"/>
                <w:noProof/>
              </w:rPr>
              <w:t>3.4 výběr</w:t>
            </w:r>
            <w:r w:rsidR="0001511A">
              <w:rPr>
                <w:noProof/>
                <w:webHidden/>
              </w:rPr>
              <w:tab/>
            </w:r>
            <w:r w:rsidR="0001511A">
              <w:rPr>
                <w:noProof/>
                <w:webHidden/>
              </w:rPr>
              <w:fldChar w:fldCharType="begin"/>
            </w:r>
            <w:r w:rsidR="0001511A">
              <w:rPr>
                <w:noProof/>
                <w:webHidden/>
              </w:rPr>
              <w:instrText xml:space="preserve"> PAGEREF _Toc127993280 \h </w:instrText>
            </w:r>
            <w:r w:rsidR="0001511A">
              <w:rPr>
                <w:noProof/>
                <w:webHidden/>
              </w:rPr>
            </w:r>
            <w:r w:rsidR="0001511A">
              <w:rPr>
                <w:noProof/>
                <w:webHidden/>
              </w:rPr>
              <w:fldChar w:fldCharType="separate"/>
            </w:r>
            <w:r w:rsidR="0001511A">
              <w:rPr>
                <w:noProof/>
                <w:webHidden/>
              </w:rPr>
              <w:t>6</w:t>
            </w:r>
            <w:r w:rsidR="0001511A">
              <w:rPr>
                <w:noProof/>
                <w:webHidden/>
              </w:rPr>
              <w:fldChar w:fldCharType="end"/>
            </w:r>
          </w:hyperlink>
        </w:p>
        <w:p w14:paraId="5E8F61F6" w14:textId="3BC68101" w:rsidR="0001511A" w:rsidRDefault="00000000">
          <w:pPr>
            <w:pStyle w:val="Obsah1"/>
            <w:tabs>
              <w:tab w:val="right" w:leader="dot" w:pos="9062"/>
            </w:tabs>
            <w:rPr>
              <w:rFonts w:eastAsiaTheme="minorEastAsia"/>
              <w:noProof/>
              <w:lang w:eastAsia="cs-CZ"/>
            </w:rPr>
          </w:pPr>
          <w:hyperlink w:anchor="_Toc127993281" w:history="1">
            <w:r w:rsidR="0001511A" w:rsidRPr="009B6CAE">
              <w:rPr>
                <w:rStyle w:val="Hypertextovodkaz"/>
                <w:rFonts w:cstheme="minorHAnsi"/>
                <w:noProof/>
              </w:rPr>
              <w:t>4. Výběr herních žánrů vhodných pro implementaci</w:t>
            </w:r>
            <w:r w:rsidR="0001511A">
              <w:rPr>
                <w:noProof/>
                <w:webHidden/>
              </w:rPr>
              <w:tab/>
            </w:r>
            <w:r w:rsidR="0001511A">
              <w:rPr>
                <w:noProof/>
                <w:webHidden/>
              </w:rPr>
              <w:fldChar w:fldCharType="begin"/>
            </w:r>
            <w:r w:rsidR="0001511A">
              <w:rPr>
                <w:noProof/>
                <w:webHidden/>
              </w:rPr>
              <w:instrText xml:space="preserve"> PAGEREF _Toc127993281 \h </w:instrText>
            </w:r>
            <w:r w:rsidR="0001511A">
              <w:rPr>
                <w:noProof/>
                <w:webHidden/>
              </w:rPr>
            </w:r>
            <w:r w:rsidR="0001511A">
              <w:rPr>
                <w:noProof/>
                <w:webHidden/>
              </w:rPr>
              <w:fldChar w:fldCharType="separate"/>
            </w:r>
            <w:r w:rsidR="0001511A">
              <w:rPr>
                <w:noProof/>
                <w:webHidden/>
              </w:rPr>
              <w:t>7</w:t>
            </w:r>
            <w:r w:rsidR="0001511A">
              <w:rPr>
                <w:noProof/>
                <w:webHidden/>
              </w:rPr>
              <w:fldChar w:fldCharType="end"/>
            </w:r>
          </w:hyperlink>
        </w:p>
        <w:p w14:paraId="3DADF3FB" w14:textId="65989C5C" w:rsidR="0001511A" w:rsidRDefault="00000000">
          <w:pPr>
            <w:pStyle w:val="Obsah2"/>
            <w:tabs>
              <w:tab w:val="right" w:leader="dot" w:pos="9062"/>
            </w:tabs>
            <w:rPr>
              <w:rFonts w:eastAsiaTheme="minorEastAsia"/>
              <w:noProof/>
              <w:lang w:eastAsia="cs-CZ"/>
            </w:rPr>
          </w:pPr>
          <w:hyperlink w:anchor="_Toc127993282" w:history="1">
            <w:r w:rsidR="0001511A" w:rsidRPr="009B6CAE">
              <w:rPr>
                <w:rStyle w:val="Hypertextovodkaz"/>
                <w:rFonts w:cstheme="minorHAnsi"/>
                <w:noProof/>
              </w:rPr>
              <w:t>4.1 RPG</w:t>
            </w:r>
            <w:r w:rsidR="0001511A">
              <w:rPr>
                <w:noProof/>
                <w:webHidden/>
              </w:rPr>
              <w:tab/>
            </w:r>
            <w:r w:rsidR="0001511A">
              <w:rPr>
                <w:noProof/>
                <w:webHidden/>
              </w:rPr>
              <w:fldChar w:fldCharType="begin"/>
            </w:r>
            <w:r w:rsidR="0001511A">
              <w:rPr>
                <w:noProof/>
                <w:webHidden/>
              </w:rPr>
              <w:instrText xml:space="preserve"> PAGEREF _Toc127993282 \h </w:instrText>
            </w:r>
            <w:r w:rsidR="0001511A">
              <w:rPr>
                <w:noProof/>
                <w:webHidden/>
              </w:rPr>
            </w:r>
            <w:r w:rsidR="0001511A">
              <w:rPr>
                <w:noProof/>
                <w:webHidden/>
              </w:rPr>
              <w:fldChar w:fldCharType="separate"/>
            </w:r>
            <w:r w:rsidR="0001511A">
              <w:rPr>
                <w:noProof/>
                <w:webHidden/>
              </w:rPr>
              <w:t>8</w:t>
            </w:r>
            <w:r w:rsidR="0001511A">
              <w:rPr>
                <w:noProof/>
                <w:webHidden/>
              </w:rPr>
              <w:fldChar w:fldCharType="end"/>
            </w:r>
          </w:hyperlink>
        </w:p>
        <w:p w14:paraId="5575C750" w14:textId="574116B8" w:rsidR="0001511A" w:rsidRDefault="00000000">
          <w:pPr>
            <w:pStyle w:val="Obsah2"/>
            <w:tabs>
              <w:tab w:val="right" w:leader="dot" w:pos="9062"/>
            </w:tabs>
            <w:rPr>
              <w:rFonts w:eastAsiaTheme="minorEastAsia"/>
              <w:noProof/>
              <w:lang w:eastAsia="cs-CZ"/>
            </w:rPr>
          </w:pPr>
          <w:hyperlink w:anchor="_Toc127993283" w:history="1">
            <w:r w:rsidR="0001511A" w:rsidRPr="009B6CAE">
              <w:rPr>
                <w:rStyle w:val="Hypertextovodkaz"/>
                <w:rFonts w:cstheme="minorHAnsi"/>
                <w:noProof/>
              </w:rPr>
              <w:t>4.2 akční</w:t>
            </w:r>
            <w:r w:rsidR="0001511A">
              <w:rPr>
                <w:noProof/>
                <w:webHidden/>
              </w:rPr>
              <w:tab/>
            </w:r>
            <w:r w:rsidR="0001511A">
              <w:rPr>
                <w:noProof/>
                <w:webHidden/>
              </w:rPr>
              <w:fldChar w:fldCharType="begin"/>
            </w:r>
            <w:r w:rsidR="0001511A">
              <w:rPr>
                <w:noProof/>
                <w:webHidden/>
              </w:rPr>
              <w:instrText xml:space="preserve"> PAGEREF _Toc127993283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26C2DD1" w14:textId="2408D28E" w:rsidR="0001511A" w:rsidRDefault="00000000">
          <w:pPr>
            <w:pStyle w:val="Obsah2"/>
            <w:tabs>
              <w:tab w:val="right" w:leader="dot" w:pos="9062"/>
            </w:tabs>
            <w:rPr>
              <w:rFonts w:eastAsiaTheme="minorEastAsia"/>
              <w:noProof/>
              <w:lang w:eastAsia="cs-CZ"/>
            </w:rPr>
          </w:pPr>
          <w:hyperlink w:anchor="_Toc127993284" w:history="1">
            <w:r w:rsidR="0001511A" w:rsidRPr="009B6CAE">
              <w:rPr>
                <w:rStyle w:val="Hypertextovodkaz"/>
                <w:rFonts w:cstheme="minorHAnsi"/>
                <w:noProof/>
              </w:rPr>
              <w:t>4.3 strategie</w:t>
            </w:r>
            <w:r w:rsidR="0001511A">
              <w:rPr>
                <w:noProof/>
                <w:webHidden/>
              </w:rPr>
              <w:tab/>
            </w:r>
            <w:r w:rsidR="0001511A">
              <w:rPr>
                <w:noProof/>
                <w:webHidden/>
              </w:rPr>
              <w:fldChar w:fldCharType="begin"/>
            </w:r>
            <w:r w:rsidR="0001511A">
              <w:rPr>
                <w:noProof/>
                <w:webHidden/>
              </w:rPr>
              <w:instrText xml:space="preserve"> PAGEREF _Toc127993284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2B267807" w14:textId="0CD75E92" w:rsidR="0001511A" w:rsidRDefault="00000000">
          <w:pPr>
            <w:pStyle w:val="Obsah2"/>
            <w:tabs>
              <w:tab w:val="right" w:leader="dot" w:pos="9062"/>
            </w:tabs>
            <w:rPr>
              <w:rFonts w:eastAsiaTheme="minorEastAsia"/>
              <w:noProof/>
              <w:lang w:eastAsia="cs-CZ"/>
            </w:rPr>
          </w:pPr>
          <w:hyperlink w:anchor="_Toc127993285" w:history="1">
            <w:r w:rsidR="0001511A" w:rsidRPr="009B6CAE">
              <w:rPr>
                <w:rStyle w:val="Hypertextovodkaz"/>
                <w:rFonts w:cstheme="minorHAnsi"/>
                <w:noProof/>
                <w:shd w:val="clear" w:color="auto" w:fill="FFFFFF"/>
              </w:rPr>
              <w:t>4.4 závodní</w:t>
            </w:r>
            <w:r w:rsidR="0001511A">
              <w:rPr>
                <w:noProof/>
                <w:webHidden/>
              </w:rPr>
              <w:tab/>
            </w:r>
            <w:r w:rsidR="0001511A">
              <w:rPr>
                <w:noProof/>
                <w:webHidden/>
              </w:rPr>
              <w:fldChar w:fldCharType="begin"/>
            </w:r>
            <w:r w:rsidR="0001511A">
              <w:rPr>
                <w:noProof/>
                <w:webHidden/>
              </w:rPr>
              <w:instrText xml:space="preserve"> PAGEREF _Toc127993285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7DD77ADB" w14:textId="0FF29323" w:rsidR="0001511A" w:rsidRDefault="00000000">
          <w:pPr>
            <w:pStyle w:val="Obsah2"/>
            <w:tabs>
              <w:tab w:val="right" w:leader="dot" w:pos="9062"/>
            </w:tabs>
            <w:rPr>
              <w:rFonts w:eastAsiaTheme="minorEastAsia"/>
              <w:noProof/>
              <w:lang w:eastAsia="cs-CZ"/>
            </w:rPr>
          </w:pPr>
          <w:hyperlink w:anchor="_Toc127993286" w:history="1">
            <w:r w:rsidR="0001511A" w:rsidRPr="009B6CAE">
              <w:rPr>
                <w:rStyle w:val="Hypertextovodkaz"/>
                <w:rFonts w:cstheme="minorHAnsi"/>
                <w:noProof/>
              </w:rPr>
              <w:t>4.5 shrnutí</w:t>
            </w:r>
            <w:r w:rsidR="0001511A">
              <w:rPr>
                <w:noProof/>
                <w:webHidden/>
              </w:rPr>
              <w:tab/>
            </w:r>
            <w:r w:rsidR="0001511A">
              <w:rPr>
                <w:noProof/>
                <w:webHidden/>
              </w:rPr>
              <w:fldChar w:fldCharType="begin"/>
            </w:r>
            <w:r w:rsidR="0001511A">
              <w:rPr>
                <w:noProof/>
                <w:webHidden/>
              </w:rPr>
              <w:instrText xml:space="preserve"> PAGEREF _Toc127993286 \h </w:instrText>
            </w:r>
            <w:r w:rsidR="0001511A">
              <w:rPr>
                <w:noProof/>
                <w:webHidden/>
              </w:rPr>
            </w:r>
            <w:r w:rsidR="0001511A">
              <w:rPr>
                <w:noProof/>
                <w:webHidden/>
              </w:rPr>
              <w:fldChar w:fldCharType="separate"/>
            </w:r>
            <w:r w:rsidR="0001511A">
              <w:rPr>
                <w:noProof/>
                <w:webHidden/>
              </w:rPr>
              <w:t>9</w:t>
            </w:r>
            <w:r w:rsidR="0001511A">
              <w:rPr>
                <w:noProof/>
                <w:webHidden/>
              </w:rPr>
              <w:fldChar w:fldCharType="end"/>
            </w:r>
          </w:hyperlink>
        </w:p>
        <w:p w14:paraId="4E912D5A" w14:textId="6DD8D76D" w:rsidR="0001511A" w:rsidRDefault="00000000">
          <w:pPr>
            <w:pStyle w:val="Obsah1"/>
            <w:tabs>
              <w:tab w:val="right" w:leader="dot" w:pos="9062"/>
            </w:tabs>
            <w:rPr>
              <w:rFonts w:eastAsiaTheme="minorEastAsia"/>
              <w:noProof/>
              <w:lang w:eastAsia="cs-CZ"/>
            </w:rPr>
          </w:pPr>
          <w:hyperlink w:anchor="_Toc127993287" w:history="1">
            <w:r w:rsidR="0001511A" w:rsidRPr="009B6CAE">
              <w:rPr>
                <w:rStyle w:val="Hypertextovodkaz"/>
                <w:rFonts w:cstheme="minorHAnsi"/>
                <w:noProof/>
              </w:rPr>
              <w:t>5. Grafické výstupy aplikací</w:t>
            </w:r>
            <w:r w:rsidR="0001511A">
              <w:rPr>
                <w:noProof/>
                <w:webHidden/>
              </w:rPr>
              <w:tab/>
            </w:r>
            <w:r w:rsidR="0001511A">
              <w:rPr>
                <w:noProof/>
                <w:webHidden/>
              </w:rPr>
              <w:fldChar w:fldCharType="begin"/>
            </w:r>
            <w:r w:rsidR="0001511A">
              <w:rPr>
                <w:noProof/>
                <w:webHidden/>
              </w:rPr>
              <w:instrText xml:space="preserve"> PAGEREF _Toc127993287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3285B109" w14:textId="01D0E00B" w:rsidR="0001511A" w:rsidRDefault="00000000">
          <w:pPr>
            <w:pStyle w:val="Obsah2"/>
            <w:tabs>
              <w:tab w:val="right" w:leader="dot" w:pos="9062"/>
            </w:tabs>
            <w:rPr>
              <w:rFonts w:eastAsiaTheme="minorEastAsia"/>
              <w:noProof/>
              <w:lang w:eastAsia="cs-CZ"/>
            </w:rPr>
          </w:pPr>
          <w:hyperlink w:anchor="_Toc127993288" w:history="1">
            <w:r w:rsidR="0001511A" w:rsidRPr="009B6CAE">
              <w:rPr>
                <w:rStyle w:val="Hypertextovodkaz"/>
                <w:rFonts w:cstheme="minorHAnsi"/>
                <w:noProof/>
                <w:shd w:val="clear" w:color="auto" w:fill="FFFFFF"/>
              </w:rPr>
              <w:t>5.1 konzolová aplikace</w:t>
            </w:r>
            <w:r w:rsidR="0001511A">
              <w:rPr>
                <w:noProof/>
                <w:webHidden/>
              </w:rPr>
              <w:tab/>
            </w:r>
            <w:r w:rsidR="0001511A">
              <w:rPr>
                <w:noProof/>
                <w:webHidden/>
              </w:rPr>
              <w:fldChar w:fldCharType="begin"/>
            </w:r>
            <w:r w:rsidR="0001511A">
              <w:rPr>
                <w:noProof/>
                <w:webHidden/>
              </w:rPr>
              <w:instrText xml:space="preserve"> PAGEREF _Toc127993288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4DE569DB" w14:textId="029EFA94" w:rsidR="0001511A" w:rsidRDefault="00000000">
          <w:pPr>
            <w:pStyle w:val="Obsah2"/>
            <w:tabs>
              <w:tab w:val="right" w:leader="dot" w:pos="9062"/>
            </w:tabs>
            <w:rPr>
              <w:rFonts w:eastAsiaTheme="minorEastAsia"/>
              <w:noProof/>
              <w:lang w:eastAsia="cs-CZ"/>
            </w:rPr>
          </w:pPr>
          <w:hyperlink w:anchor="_Toc127993289" w:history="1">
            <w:r w:rsidR="0001511A" w:rsidRPr="009B6CAE">
              <w:rPr>
                <w:rStyle w:val="Hypertextovodkaz"/>
                <w:rFonts w:cstheme="minorHAnsi"/>
                <w:noProof/>
              </w:rPr>
              <w:t>5.2 okenní aplikace</w:t>
            </w:r>
            <w:r w:rsidR="0001511A">
              <w:rPr>
                <w:noProof/>
                <w:webHidden/>
              </w:rPr>
              <w:tab/>
            </w:r>
            <w:r w:rsidR="0001511A">
              <w:rPr>
                <w:noProof/>
                <w:webHidden/>
              </w:rPr>
              <w:fldChar w:fldCharType="begin"/>
            </w:r>
            <w:r w:rsidR="0001511A">
              <w:rPr>
                <w:noProof/>
                <w:webHidden/>
              </w:rPr>
              <w:instrText xml:space="preserve"> PAGEREF _Toc127993289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751ACA40" w14:textId="65FF1C30" w:rsidR="0001511A" w:rsidRDefault="00000000">
          <w:pPr>
            <w:pStyle w:val="Obsah3"/>
            <w:tabs>
              <w:tab w:val="right" w:leader="dot" w:pos="9062"/>
            </w:tabs>
            <w:rPr>
              <w:rFonts w:eastAsiaTheme="minorEastAsia"/>
              <w:noProof/>
              <w:lang w:eastAsia="cs-CZ"/>
            </w:rPr>
          </w:pPr>
          <w:hyperlink w:anchor="_Toc127993290" w:history="1">
            <w:r w:rsidR="0001511A" w:rsidRPr="009B6CAE">
              <w:rPr>
                <w:rStyle w:val="Hypertextovodkaz"/>
                <w:rFonts w:cstheme="minorHAnsi"/>
                <w:noProof/>
                <w:shd w:val="clear" w:color="auto" w:fill="FFFFFF"/>
              </w:rPr>
              <w:t>5.2.1 WinForm</w:t>
            </w:r>
            <w:r w:rsidR="0001511A">
              <w:rPr>
                <w:noProof/>
                <w:webHidden/>
              </w:rPr>
              <w:tab/>
            </w:r>
            <w:r w:rsidR="0001511A">
              <w:rPr>
                <w:noProof/>
                <w:webHidden/>
              </w:rPr>
              <w:fldChar w:fldCharType="begin"/>
            </w:r>
            <w:r w:rsidR="0001511A">
              <w:rPr>
                <w:noProof/>
                <w:webHidden/>
              </w:rPr>
              <w:instrText xml:space="preserve"> PAGEREF _Toc127993290 \h </w:instrText>
            </w:r>
            <w:r w:rsidR="0001511A">
              <w:rPr>
                <w:noProof/>
                <w:webHidden/>
              </w:rPr>
            </w:r>
            <w:r w:rsidR="0001511A">
              <w:rPr>
                <w:noProof/>
                <w:webHidden/>
              </w:rPr>
              <w:fldChar w:fldCharType="separate"/>
            </w:r>
            <w:r w:rsidR="0001511A">
              <w:rPr>
                <w:noProof/>
                <w:webHidden/>
              </w:rPr>
              <w:t>10</w:t>
            </w:r>
            <w:r w:rsidR="0001511A">
              <w:rPr>
                <w:noProof/>
                <w:webHidden/>
              </w:rPr>
              <w:fldChar w:fldCharType="end"/>
            </w:r>
          </w:hyperlink>
        </w:p>
        <w:p w14:paraId="1FCDF555" w14:textId="500B3DF2" w:rsidR="0001511A" w:rsidRDefault="00000000">
          <w:pPr>
            <w:pStyle w:val="Obsah3"/>
            <w:tabs>
              <w:tab w:val="right" w:leader="dot" w:pos="9062"/>
            </w:tabs>
            <w:rPr>
              <w:rFonts w:eastAsiaTheme="minorEastAsia"/>
              <w:noProof/>
              <w:lang w:eastAsia="cs-CZ"/>
            </w:rPr>
          </w:pPr>
          <w:hyperlink w:anchor="_Toc127993291" w:history="1">
            <w:r w:rsidR="0001511A" w:rsidRPr="009B6CAE">
              <w:rPr>
                <w:rStyle w:val="Hypertextovodkaz"/>
                <w:rFonts w:cstheme="minorHAnsi"/>
                <w:noProof/>
                <w:shd w:val="clear" w:color="auto" w:fill="FFFFFF"/>
              </w:rPr>
              <w:t>5.2.2 WPF</w:t>
            </w:r>
            <w:r w:rsidR="0001511A">
              <w:rPr>
                <w:noProof/>
                <w:webHidden/>
              </w:rPr>
              <w:tab/>
            </w:r>
            <w:r w:rsidR="0001511A">
              <w:rPr>
                <w:noProof/>
                <w:webHidden/>
              </w:rPr>
              <w:fldChar w:fldCharType="begin"/>
            </w:r>
            <w:r w:rsidR="0001511A">
              <w:rPr>
                <w:noProof/>
                <w:webHidden/>
              </w:rPr>
              <w:instrText xml:space="preserve"> PAGEREF _Toc127993291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3B498FED" w14:textId="55B77EEE" w:rsidR="0001511A" w:rsidRDefault="00000000">
          <w:pPr>
            <w:pStyle w:val="Obsah2"/>
            <w:tabs>
              <w:tab w:val="right" w:leader="dot" w:pos="9062"/>
            </w:tabs>
            <w:rPr>
              <w:rFonts w:eastAsiaTheme="minorEastAsia"/>
              <w:noProof/>
              <w:lang w:eastAsia="cs-CZ"/>
            </w:rPr>
          </w:pPr>
          <w:hyperlink w:anchor="_Toc127993292" w:history="1">
            <w:r w:rsidR="0001511A" w:rsidRPr="009B6CAE">
              <w:rPr>
                <w:rStyle w:val="Hypertextovodkaz"/>
                <w:rFonts w:cstheme="minorHAnsi"/>
                <w:noProof/>
              </w:rPr>
              <w:t>5.3 mobilní aplikace</w:t>
            </w:r>
            <w:r w:rsidR="0001511A">
              <w:rPr>
                <w:noProof/>
                <w:webHidden/>
              </w:rPr>
              <w:tab/>
            </w:r>
            <w:r w:rsidR="0001511A">
              <w:rPr>
                <w:noProof/>
                <w:webHidden/>
              </w:rPr>
              <w:fldChar w:fldCharType="begin"/>
            </w:r>
            <w:r w:rsidR="0001511A">
              <w:rPr>
                <w:noProof/>
                <w:webHidden/>
              </w:rPr>
              <w:instrText xml:space="preserve"> PAGEREF _Toc127993292 \h </w:instrText>
            </w:r>
            <w:r w:rsidR="0001511A">
              <w:rPr>
                <w:noProof/>
                <w:webHidden/>
              </w:rPr>
            </w:r>
            <w:r w:rsidR="0001511A">
              <w:rPr>
                <w:noProof/>
                <w:webHidden/>
              </w:rPr>
              <w:fldChar w:fldCharType="separate"/>
            </w:r>
            <w:r w:rsidR="0001511A">
              <w:rPr>
                <w:noProof/>
                <w:webHidden/>
              </w:rPr>
              <w:t>11</w:t>
            </w:r>
            <w:r w:rsidR="0001511A">
              <w:rPr>
                <w:noProof/>
                <w:webHidden/>
              </w:rPr>
              <w:fldChar w:fldCharType="end"/>
            </w:r>
          </w:hyperlink>
        </w:p>
        <w:p w14:paraId="10234CF8" w14:textId="219430CD" w:rsidR="0001511A" w:rsidRDefault="00000000">
          <w:pPr>
            <w:pStyle w:val="Obsah3"/>
            <w:tabs>
              <w:tab w:val="right" w:leader="dot" w:pos="9062"/>
            </w:tabs>
            <w:rPr>
              <w:rFonts w:eastAsiaTheme="minorEastAsia"/>
              <w:noProof/>
              <w:lang w:eastAsia="cs-CZ"/>
            </w:rPr>
          </w:pPr>
          <w:hyperlink w:anchor="_Toc127993293" w:history="1">
            <w:r w:rsidR="0001511A" w:rsidRPr="009B6CAE">
              <w:rPr>
                <w:rStyle w:val="Hypertextovodkaz"/>
                <w:rFonts w:cstheme="minorHAnsi"/>
                <w:noProof/>
              </w:rPr>
              <w:t>5.3.1 Xamarin</w:t>
            </w:r>
            <w:r w:rsidR="0001511A">
              <w:rPr>
                <w:noProof/>
                <w:webHidden/>
              </w:rPr>
              <w:tab/>
            </w:r>
            <w:r w:rsidR="0001511A">
              <w:rPr>
                <w:noProof/>
                <w:webHidden/>
              </w:rPr>
              <w:fldChar w:fldCharType="begin"/>
            </w:r>
            <w:r w:rsidR="0001511A">
              <w:rPr>
                <w:noProof/>
                <w:webHidden/>
              </w:rPr>
              <w:instrText xml:space="preserve"> PAGEREF _Toc127993293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54C7FB7" w14:textId="6BD65FBE" w:rsidR="0001511A" w:rsidRDefault="00000000">
          <w:pPr>
            <w:pStyle w:val="Obsah3"/>
            <w:tabs>
              <w:tab w:val="right" w:leader="dot" w:pos="9062"/>
            </w:tabs>
            <w:rPr>
              <w:rFonts w:eastAsiaTheme="minorEastAsia"/>
              <w:noProof/>
              <w:lang w:eastAsia="cs-CZ"/>
            </w:rPr>
          </w:pPr>
          <w:hyperlink w:anchor="_Toc127993294" w:history="1">
            <w:r w:rsidR="0001511A" w:rsidRPr="009B6CAE">
              <w:rPr>
                <w:rStyle w:val="Hypertextovodkaz"/>
                <w:rFonts w:cstheme="minorHAnsi"/>
                <w:noProof/>
              </w:rPr>
              <w:t>5.3.2 Android Studio</w:t>
            </w:r>
            <w:r w:rsidR="0001511A">
              <w:rPr>
                <w:noProof/>
                <w:webHidden/>
              </w:rPr>
              <w:tab/>
            </w:r>
            <w:r w:rsidR="0001511A">
              <w:rPr>
                <w:noProof/>
                <w:webHidden/>
              </w:rPr>
              <w:fldChar w:fldCharType="begin"/>
            </w:r>
            <w:r w:rsidR="0001511A">
              <w:rPr>
                <w:noProof/>
                <w:webHidden/>
              </w:rPr>
              <w:instrText xml:space="preserve"> PAGEREF _Toc127993294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52CC5D1B" w14:textId="603DCDAC" w:rsidR="0001511A" w:rsidRDefault="00000000">
          <w:pPr>
            <w:pStyle w:val="Obsah3"/>
            <w:tabs>
              <w:tab w:val="right" w:leader="dot" w:pos="9062"/>
            </w:tabs>
            <w:rPr>
              <w:rFonts w:eastAsiaTheme="minorEastAsia"/>
              <w:noProof/>
              <w:lang w:eastAsia="cs-CZ"/>
            </w:rPr>
          </w:pPr>
          <w:hyperlink w:anchor="_Toc127993295" w:history="1">
            <w:r w:rsidR="0001511A" w:rsidRPr="009B6CAE">
              <w:rPr>
                <w:rStyle w:val="Hypertextovodkaz"/>
                <w:rFonts w:cstheme="minorHAnsi"/>
                <w:noProof/>
              </w:rPr>
              <w:t>5.3.3 .NET MAUI (Multi-platform App UI)</w:t>
            </w:r>
            <w:r w:rsidR="0001511A">
              <w:rPr>
                <w:noProof/>
                <w:webHidden/>
              </w:rPr>
              <w:tab/>
            </w:r>
            <w:r w:rsidR="0001511A">
              <w:rPr>
                <w:noProof/>
                <w:webHidden/>
              </w:rPr>
              <w:fldChar w:fldCharType="begin"/>
            </w:r>
            <w:r w:rsidR="0001511A">
              <w:rPr>
                <w:noProof/>
                <w:webHidden/>
              </w:rPr>
              <w:instrText xml:space="preserve"> PAGEREF _Toc127993295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051CB58C" w14:textId="62BAF71E" w:rsidR="0001511A" w:rsidRDefault="00000000">
          <w:pPr>
            <w:pStyle w:val="Obsah2"/>
            <w:tabs>
              <w:tab w:val="right" w:leader="dot" w:pos="9062"/>
            </w:tabs>
            <w:rPr>
              <w:rFonts w:eastAsiaTheme="minorEastAsia"/>
              <w:noProof/>
              <w:lang w:eastAsia="cs-CZ"/>
            </w:rPr>
          </w:pPr>
          <w:hyperlink w:anchor="_Toc127993296" w:history="1">
            <w:r w:rsidR="0001511A" w:rsidRPr="009B6CAE">
              <w:rPr>
                <w:rStyle w:val="Hypertextovodkaz"/>
                <w:rFonts w:cstheme="minorHAnsi"/>
                <w:noProof/>
                <w:shd w:val="clear" w:color="auto" w:fill="FFFFFF"/>
              </w:rPr>
              <w:t xml:space="preserve">5.4 herní </w:t>
            </w:r>
            <w:r w:rsidR="0001511A" w:rsidRPr="009B6CAE">
              <w:rPr>
                <w:rStyle w:val="Hypertextovodkaz"/>
                <w:rFonts w:cstheme="minorHAnsi"/>
                <w:noProof/>
                <w:shd w:val="clear" w:color="auto" w:fill="FFFFFF"/>
                <w:lang w:val="en-US"/>
              </w:rPr>
              <w:t>engine</w:t>
            </w:r>
            <w:r w:rsidR="0001511A">
              <w:rPr>
                <w:noProof/>
                <w:webHidden/>
              </w:rPr>
              <w:tab/>
            </w:r>
            <w:r w:rsidR="0001511A">
              <w:rPr>
                <w:noProof/>
                <w:webHidden/>
              </w:rPr>
              <w:fldChar w:fldCharType="begin"/>
            </w:r>
            <w:r w:rsidR="0001511A">
              <w:rPr>
                <w:noProof/>
                <w:webHidden/>
              </w:rPr>
              <w:instrText xml:space="preserve"> PAGEREF _Toc127993296 \h </w:instrText>
            </w:r>
            <w:r w:rsidR="0001511A">
              <w:rPr>
                <w:noProof/>
                <w:webHidden/>
              </w:rPr>
            </w:r>
            <w:r w:rsidR="0001511A">
              <w:rPr>
                <w:noProof/>
                <w:webHidden/>
              </w:rPr>
              <w:fldChar w:fldCharType="separate"/>
            </w:r>
            <w:r w:rsidR="0001511A">
              <w:rPr>
                <w:noProof/>
                <w:webHidden/>
              </w:rPr>
              <w:t>12</w:t>
            </w:r>
            <w:r w:rsidR="0001511A">
              <w:rPr>
                <w:noProof/>
                <w:webHidden/>
              </w:rPr>
              <w:fldChar w:fldCharType="end"/>
            </w:r>
          </w:hyperlink>
        </w:p>
        <w:p w14:paraId="396D5C14" w14:textId="3513658A" w:rsidR="0001511A" w:rsidRDefault="00000000">
          <w:pPr>
            <w:pStyle w:val="Obsah3"/>
            <w:tabs>
              <w:tab w:val="right" w:leader="dot" w:pos="9062"/>
            </w:tabs>
            <w:rPr>
              <w:rFonts w:eastAsiaTheme="minorEastAsia"/>
              <w:noProof/>
              <w:lang w:eastAsia="cs-CZ"/>
            </w:rPr>
          </w:pPr>
          <w:hyperlink w:anchor="_Toc127993297" w:history="1">
            <w:r w:rsidR="0001511A" w:rsidRPr="009B6CAE">
              <w:rPr>
                <w:rStyle w:val="Hypertextovodkaz"/>
                <w:rFonts w:cstheme="minorHAnsi"/>
                <w:noProof/>
                <w:shd w:val="clear" w:color="auto" w:fill="FFFFFF"/>
              </w:rPr>
              <w:t>5.4.1 Unity</w:t>
            </w:r>
            <w:r w:rsidR="0001511A">
              <w:rPr>
                <w:noProof/>
                <w:webHidden/>
              </w:rPr>
              <w:tab/>
            </w:r>
            <w:r w:rsidR="0001511A">
              <w:rPr>
                <w:noProof/>
                <w:webHidden/>
              </w:rPr>
              <w:fldChar w:fldCharType="begin"/>
            </w:r>
            <w:r w:rsidR="0001511A">
              <w:rPr>
                <w:noProof/>
                <w:webHidden/>
              </w:rPr>
              <w:instrText xml:space="preserve"> PAGEREF _Toc127993297 \h </w:instrText>
            </w:r>
            <w:r w:rsidR="0001511A">
              <w:rPr>
                <w:noProof/>
                <w:webHidden/>
              </w:rPr>
            </w:r>
            <w:r w:rsidR="0001511A">
              <w:rPr>
                <w:noProof/>
                <w:webHidden/>
              </w:rPr>
              <w:fldChar w:fldCharType="separate"/>
            </w:r>
            <w:r w:rsidR="0001511A">
              <w:rPr>
                <w:noProof/>
                <w:webHidden/>
              </w:rPr>
              <w:t>13</w:t>
            </w:r>
            <w:r w:rsidR="0001511A">
              <w:rPr>
                <w:noProof/>
                <w:webHidden/>
              </w:rPr>
              <w:fldChar w:fldCharType="end"/>
            </w:r>
          </w:hyperlink>
        </w:p>
        <w:p w14:paraId="33724927" w14:textId="028B49A8" w:rsidR="0001511A" w:rsidRDefault="00000000">
          <w:pPr>
            <w:pStyle w:val="Obsah3"/>
            <w:tabs>
              <w:tab w:val="right" w:leader="dot" w:pos="9062"/>
            </w:tabs>
            <w:rPr>
              <w:rFonts w:eastAsiaTheme="minorEastAsia"/>
              <w:noProof/>
              <w:lang w:eastAsia="cs-CZ"/>
            </w:rPr>
          </w:pPr>
          <w:hyperlink w:anchor="_Toc127993298" w:history="1">
            <w:r w:rsidR="0001511A" w:rsidRPr="009B6CAE">
              <w:rPr>
                <w:rStyle w:val="Hypertextovodkaz"/>
                <w:rFonts w:cstheme="minorHAnsi"/>
                <w:noProof/>
                <w:shd w:val="clear" w:color="auto" w:fill="FFFFFF"/>
              </w:rPr>
              <w:t xml:space="preserve">5.4.2 </w:t>
            </w:r>
            <w:r w:rsidR="0001511A" w:rsidRPr="009B6CAE">
              <w:rPr>
                <w:rStyle w:val="Hypertextovodkaz"/>
                <w:rFonts w:cstheme="minorHAnsi"/>
                <w:noProof/>
                <w:shd w:val="clear" w:color="auto" w:fill="FFFFFF"/>
                <w:lang w:val="en-US"/>
              </w:rPr>
              <w:t>Unreal Engine</w:t>
            </w:r>
            <w:r w:rsidR="0001511A">
              <w:rPr>
                <w:noProof/>
                <w:webHidden/>
              </w:rPr>
              <w:tab/>
            </w:r>
            <w:r w:rsidR="0001511A">
              <w:rPr>
                <w:noProof/>
                <w:webHidden/>
              </w:rPr>
              <w:fldChar w:fldCharType="begin"/>
            </w:r>
            <w:r w:rsidR="0001511A">
              <w:rPr>
                <w:noProof/>
                <w:webHidden/>
              </w:rPr>
              <w:instrText xml:space="preserve"> PAGEREF _Toc127993298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426D277F" w14:textId="60C6A14C" w:rsidR="0001511A" w:rsidRDefault="00000000">
          <w:pPr>
            <w:pStyle w:val="Obsah3"/>
            <w:tabs>
              <w:tab w:val="right" w:leader="dot" w:pos="9062"/>
            </w:tabs>
            <w:rPr>
              <w:rFonts w:eastAsiaTheme="minorEastAsia"/>
              <w:noProof/>
              <w:lang w:eastAsia="cs-CZ"/>
            </w:rPr>
          </w:pPr>
          <w:hyperlink w:anchor="_Toc127993299" w:history="1">
            <w:r w:rsidR="0001511A" w:rsidRPr="009B6CAE">
              <w:rPr>
                <w:rStyle w:val="Hypertextovodkaz"/>
                <w:rFonts w:cstheme="minorHAnsi"/>
                <w:noProof/>
              </w:rPr>
              <w:t>5.4.3 CRYENGINE</w:t>
            </w:r>
            <w:r w:rsidR="0001511A">
              <w:rPr>
                <w:noProof/>
                <w:webHidden/>
              </w:rPr>
              <w:tab/>
            </w:r>
            <w:r w:rsidR="0001511A">
              <w:rPr>
                <w:noProof/>
                <w:webHidden/>
              </w:rPr>
              <w:fldChar w:fldCharType="begin"/>
            </w:r>
            <w:r w:rsidR="0001511A">
              <w:rPr>
                <w:noProof/>
                <w:webHidden/>
              </w:rPr>
              <w:instrText xml:space="preserve"> PAGEREF _Toc127993299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7091142B" w14:textId="0ED19828" w:rsidR="0001511A" w:rsidRDefault="00000000">
          <w:pPr>
            <w:pStyle w:val="Obsah3"/>
            <w:tabs>
              <w:tab w:val="right" w:leader="dot" w:pos="9062"/>
            </w:tabs>
            <w:rPr>
              <w:rFonts w:eastAsiaTheme="minorEastAsia"/>
              <w:noProof/>
              <w:lang w:eastAsia="cs-CZ"/>
            </w:rPr>
          </w:pPr>
          <w:hyperlink w:anchor="_Toc127993300" w:history="1">
            <w:r w:rsidR="0001511A" w:rsidRPr="009B6CAE">
              <w:rPr>
                <w:rStyle w:val="Hypertextovodkaz"/>
                <w:rFonts w:cstheme="minorHAnsi"/>
                <w:noProof/>
              </w:rPr>
              <w:t>5.4.4 shrnutí</w:t>
            </w:r>
            <w:r w:rsidR="0001511A">
              <w:rPr>
                <w:noProof/>
                <w:webHidden/>
              </w:rPr>
              <w:tab/>
            </w:r>
            <w:r w:rsidR="0001511A">
              <w:rPr>
                <w:noProof/>
                <w:webHidden/>
              </w:rPr>
              <w:fldChar w:fldCharType="begin"/>
            </w:r>
            <w:r w:rsidR="0001511A">
              <w:rPr>
                <w:noProof/>
                <w:webHidden/>
              </w:rPr>
              <w:instrText xml:space="preserve"> PAGEREF _Toc127993300 \h </w:instrText>
            </w:r>
            <w:r w:rsidR="0001511A">
              <w:rPr>
                <w:noProof/>
                <w:webHidden/>
              </w:rPr>
            </w:r>
            <w:r w:rsidR="0001511A">
              <w:rPr>
                <w:noProof/>
                <w:webHidden/>
              </w:rPr>
              <w:fldChar w:fldCharType="separate"/>
            </w:r>
            <w:r w:rsidR="0001511A">
              <w:rPr>
                <w:noProof/>
                <w:webHidden/>
              </w:rPr>
              <w:t>14</w:t>
            </w:r>
            <w:r w:rsidR="0001511A">
              <w:rPr>
                <w:noProof/>
                <w:webHidden/>
              </w:rPr>
              <w:fldChar w:fldCharType="end"/>
            </w:r>
          </w:hyperlink>
        </w:p>
        <w:p w14:paraId="08BF9815" w14:textId="40456553" w:rsidR="0001511A" w:rsidRDefault="00000000">
          <w:pPr>
            <w:pStyle w:val="Obsah1"/>
            <w:tabs>
              <w:tab w:val="right" w:leader="dot" w:pos="9062"/>
            </w:tabs>
            <w:rPr>
              <w:rFonts w:eastAsiaTheme="minorEastAsia"/>
              <w:noProof/>
              <w:lang w:eastAsia="cs-CZ"/>
            </w:rPr>
          </w:pPr>
          <w:hyperlink w:anchor="_Toc127993301" w:history="1">
            <w:r w:rsidR="0001511A" w:rsidRPr="009B6CAE">
              <w:rPr>
                <w:rStyle w:val="Hypertextovodkaz"/>
                <w:rFonts w:cstheme="minorHAnsi"/>
                <w:noProof/>
              </w:rPr>
              <w:t>6. Návrh aplikačního modelu</w:t>
            </w:r>
            <w:r w:rsidR="0001511A">
              <w:rPr>
                <w:noProof/>
                <w:webHidden/>
              </w:rPr>
              <w:tab/>
            </w:r>
            <w:r w:rsidR="0001511A">
              <w:rPr>
                <w:noProof/>
                <w:webHidden/>
              </w:rPr>
              <w:fldChar w:fldCharType="begin"/>
            </w:r>
            <w:r w:rsidR="0001511A">
              <w:rPr>
                <w:noProof/>
                <w:webHidden/>
              </w:rPr>
              <w:instrText xml:space="preserve"> PAGEREF _Toc127993301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393A04D1" w14:textId="4FCF54CC" w:rsidR="0001511A" w:rsidRDefault="00000000">
          <w:pPr>
            <w:pStyle w:val="Obsah1"/>
            <w:tabs>
              <w:tab w:val="right" w:leader="dot" w:pos="9062"/>
            </w:tabs>
            <w:rPr>
              <w:rFonts w:eastAsiaTheme="minorEastAsia"/>
              <w:noProof/>
              <w:lang w:eastAsia="cs-CZ"/>
            </w:rPr>
          </w:pPr>
          <w:hyperlink w:anchor="_Toc127993302" w:history="1">
            <w:r w:rsidR="0001511A" w:rsidRPr="009B6CAE">
              <w:rPr>
                <w:rStyle w:val="Hypertextovodkaz"/>
                <w:noProof/>
                <w:shd w:val="clear" w:color="auto" w:fill="FFFFFF"/>
              </w:rPr>
              <w:t>7. Návrh vzorového řešení</w:t>
            </w:r>
            <w:r w:rsidR="0001511A">
              <w:rPr>
                <w:noProof/>
                <w:webHidden/>
              </w:rPr>
              <w:tab/>
            </w:r>
            <w:r w:rsidR="0001511A">
              <w:rPr>
                <w:noProof/>
                <w:webHidden/>
              </w:rPr>
              <w:fldChar w:fldCharType="begin"/>
            </w:r>
            <w:r w:rsidR="0001511A">
              <w:rPr>
                <w:noProof/>
                <w:webHidden/>
              </w:rPr>
              <w:instrText xml:space="preserve"> PAGEREF _Toc127993302 \h </w:instrText>
            </w:r>
            <w:r w:rsidR="0001511A">
              <w:rPr>
                <w:noProof/>
                <w:webHidden/>
              </w:rPr>
            </w:r>
            <w:r w:rsidR="0001511A">
              <w:rPr>
                <w:noProof/>
                <w:webHidden/>
              </w:rPr>
              <w:fldChar w:fldCharType="separate"/>
            </w:r>
            <w:r w:rsidR="0001511A">
              <w:rPr>
                <w:noProof/>
                <w:webHidden/>
              </w:rPr>
              <w:t>15</w:t>
            </w:r>
            <w:r w:rsidR="0001511A">
              <w:rPr>
                <w:noProof/>
                <w:webHidden/>
              </w:rPr>
              <w:fldChar w:fldCharType="end"/>
            </w:r>
          </w:hyperlink>
        </w:p>
        <w:p w14:paraId="01D79FB2" w14:textId="7674DE44" w:rsidR="0001511A" w:rsidRDefault="00000000">
          <w:pPr>
            <w:pStyle w:val="Obsah2"/>
            <w:tabs>
              <w:tab w:val="right" w:leader="dot" w:pos="9062"/>
            </w:tabs>
            <w:rPr>
              <w:rFonts w:eastAsiaTheme="minorEastAsia"/>
              <w:noProof/>
              <w:lang w:eastAsia="cs-CZ"/>
            </w:rPr>
          </w:pPr>
          <w:hyperlink w:anchor="_Toc127993303" w:history="1">
            <w:r w:rsidR="0001511A" w:rsidRPr="009B6CAE">
              <w:rPr>
                <w:rStyle w:val="Hypertextovodkaz"/>
                <w:noProof/>
                <w:shd w:val="clear" w:color="auto" w:fill="FFFFFF"/>
              </w:rPr>
              <w:t>7.1 knihovna</w:t>
            </w:r>
            <w:r w:rsidR="0001511A">
              <w:rPr>
                <w:noProof/>
                <w:webHidden/>
              </w:rPr>
              <w:tab/>
            </w:r>
            <w:r w:rsidR="0001511A">
              <w:rPr>
                <w:noProof/>
                <w:webHidden/>
              </w:rPr>
              <w:fldChar w:fldCharType="begin"/>
            </w:r>
            <w:r w:rsidR="0001511A">
              <w:rPr>
                <w:noProof/>
                <w:webHidden/>
              </w:rPr>
              <w:instrText xml:space="preserve"> PAGEREF _Toc127993303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48161401" w14:textId="63003AC3" w:rsidR="0001511A" w:rsidRDefault="00000000">
          <w:pPr>
            <w:pStyle w:val="Obsah3"/>
            <w:tabs>
              <w:tab w:val="right" w:leader="dot" w:pos="9062"/>
            </w:tabs>
            <w:rPr>
              <w:rFonts w:eastAsiaTheme="minorEastAsia"/>
              <w:noProof/>
              <w:lang w:eastAsia="cs-CZ"/>
            </w:rPr>
          </w:pPr>
          <w:hyperlink w:anchor="_Toc127993304" w:history="1">
            <w:r w:rsidR="0001511A" w:rsidRPr="009B6CAE">
              <w:rPr>
                <w:rStyle w:val="Hypertextovodkaz"/>
                <w:noProof/>
              </w:rPr>
              <w:t>7.1.1 atributy</w:t>
            </w:r>
            <w:r w:rsidR="0001511A">
              <w:rPr>
                <w:noProof/>
                <w:webHidden/>
              </w:rPr>
              <w:tab/>
            </w:r>
            <w:r w:rsidR="0001511A">
              <w:rPr>
                <w:noProof/>
                <w:webHidden/>
              </w:rPr>
              <w:fldChar w:fldCharType="begin"/>
            </w:r>
            <w:r w:rsidR="0001511A">
              <w:rPr>
                <w:noProof/>
                <w:webHidden/>
              </w:rPr>
              <w:instrText xml:space="preserve"> PAGEREF _Toc127993304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20A47E1" w14:textId="383BCBED" w:rsidR="0001511A" w:rsidRDefault="00000000">
          <w:pPr>
            <w:pStyle w:val="Obsah3"/>
            <w:tabs>
              <w:tab w:val="right" w:leader="dot" w:pos="9062"/>
            </w:tabs>
            <w:rPr>
              <w:rFonts w:eastAsiaTheme="minorEastAsia"/>
              <w:noProof/>
              <w:lang w:eastAsia="cs-CZ"/>
            </w:rPr>
          </w:pPr>
          <w:hyperlink w:anchor="_Toc127993305" w:history="1">
            <w:r w:rsidR="0001511A" w:rsidRPr="009B6CAE">
              <w:rPr>
                <w:rStyle w:val="Hypertextovodkaz"/>
                <w:noProof/>
              </w:rPr>
              <w:t>7.1.2 buffy</w:t>
            </w:r>
            <w:r w:rsidR="0001511A">
              <w:rPr>
                <w:noProof/>
                <w:webHidden/>
              </w:rPr>
              <w:tab/>
            </w:r>
            <w:r w:rsidR="0001511A">
              <w:rPr>
                <w:noProof/>
                <w:webHidden/>
              </w:rPr>
              <w:fldChar w:fldCharType="begin"/>
            </w:r>
            <w:r w:rsidR="0001511A">
              <w:rPr>
                <w:noProof/>
                <w:webHidden/>
              </w:rPr>
              <w:instrText xml:space="preserve"> PAGEREF _Toc127993305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2F74413B" w14:textId="1812EE5F" w:rsidR="0001511A" w:rsidRDefault="00000000">
          <w:pPr>
            <w:pStyle w:val="Obsah3"/>
            <w:tabs>
              <w:tab w:val="right" w:leader="dot" w:pos="9062"/>
            </w:tabs>
            <w:rPr>
              <w:rFonts w:eastAsiaTheme="minorEastAsia"/>
              <w:noProof/>
              <w:lang w:eastAsia="cs-CZ"/>
            </w:rPr>
          </w:pPr>
          <w:hyperlink w:anchor="_Toc127993306" w:history="1">
            <w:r w:rsidR="0001511A" w:rsidRPr="009B6CAE">
              <w:rPr>
                <w:rStyle w:val="Hypertextovodkaz"/>
                <w:noProof/>
              </w:rPr>
              <w:t>7.1.3 Postavy</w:t>
            </w:r>
            <w:r w:rsidR="0001511A">
              <w:rPr>
                <w:noProof/>
                <w:webHidden/>
              </w:rPr>
              <w:tab/>
            </w:r>
            <w:r w:rsidR="0001511A">
              <w:rPr>
                <w:noProof/>
                <w:webHidden/>
              </w:rPr>
              <w:fldChar w:fldCharType="begin"/>
            </w:r>
            <w:r w:rsidR="0001511A">
              <w:rPr>
                <w:noProof/>
                <w:webHidden/>
              </w:rPr>
              <w:instrText xml:space="preserve"> PAGEREF _Toc127993306 \h </w:instrText>
            </w:r>
            <w:r w:rsidR="0001511A">
              <w:rPr>
                <w:noProof/>
                <w:webHidden/>
              </w:rPr>
            </w:r>
            <w:r w:rsidR="0001511A">
              <w:rPr>
                <w:noProof/>
                <w:webHidden/>
              </w:rPr>
              <w:fldChar w:fldCharType="separate"/>
            </w:r>
            <w:r w:rsidR="0001511A">
              <w:rPr>
                <w:noProof/>
                <w:webHidden/>
              </w:rPr>
              <w:t>16</w:t>
            </w:r>
            <w:r w:rsidR="0001511A">
              <w:rPr>
                <w:noProof/>
                <w:webHidden/>
              </w:rPr>
              <w:fldChar w:fldCharType="end"/>
            </w:r>
          </w:hyperlink>
        </w:p>
        <w:p w14:paraId="19F73AA5" w14:textId="42B539CA" w:rsidR="0001511A" w:rsidRDefault="00000000">
          <w:pPr>
            <w:pStyle w:val="Obsah3"/>
            <w:tabs>
              <w:tab w:val="right" w:leader="dot" w:pos="9062"/>
            </w:tabs>
            <w:rPr>
              <w:rFonts w:eastAsiaTheme="minorEastAsia"/>
              <w:noProof/>
              <w:lang w:eastAsia="cs-CZ"/>
            </w:rPr>
          </w:pPr>
          <w:hyperlink w:anchor="_Toc127993307" w:history="1">
            <w:r w:rsidR="0001511A" w:rsidRPr="009B6CAE">
              <w:rPr>
                <w:rStyle w:val="Hypertextovodkaz"/>
                <w:noProof/>
              </w:rPr>
              <w:t>7.1.4 Předměty</w:t>
            </w:r>
            <w:r w:rsidR="0001511A">
              <w:rPr>
                <w:noProof/>
                <w:webHidden/>
              </w:rPr>
              <w:tab/>
            </w:r>
            <w:r w:rsidR="0001511A">
              <w:rPr>
                <w:noProof/>
                <w:webHidden/>
              </w:rPr>
              <w:fldChar w:fldCharType="begin"/>
            </w:r>
            <w:r w:rsidR="0001511A">
              <w:rPr>
                <w:noProof/>
                <w:webHidden/>
              </w:rPr>
              <w:instrText xml:space="preserve"> PAGEREF _Toc127993307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C9186FC" w14:textId="25466EE7" w:rsidR="0001511A" w:rsidRDefault="00000000">
          <w:pPr>
            <w:pStyle w:val="Obsah3"/>
            <w:tabs>
              <w:tab w:val="right" w:leader="dot" w:pos="9062"/>
            </w:tabs>
            <w:rPr>
              <w:rFonts w:eastAsiaTheme="minorEastAsia"/>
              <w:noProof/>
              <w:lang w:eastAsia="cs-CZ"/>
            </w:rPr>
          </w:pPr>
          <w:hyperlink w:anchor="_Toc127993308" w:history="1">
            <w:r w:rsidR="0001511A" w:rsidRPr="009B6CAE">
              <w:rPr>
                <w:rStyle w:val="Hypertextovodkaz"/>
                <w:noProof/>
              </w:rPr>
              <w:t>7.1.5 inventáře</w:t>
            </w:r>
            <w:r w:rsidR="0001511A">
              <w:rPr>
                <w:noProof/>
                <w:webHidden/>
              </w:rPr>
              <w:tab/>
            </w:r>
            <w:r w:rsidR="0001511A">
              <w:rPr>
                <w:noProof/>
                <w:webHidden/>
              </w:rPr>
              <w:fldChar w:fldCharType="begin"/>
            </w:r>
            <w:r w:rsidR="0001511A">
              <w:rPr>
                <w:noProof/>
                <w:webHidden/>
              </w:rPr>
              <w:instrText xml:space="preserve"> PAGEREF _Toc127993308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35F4507B" w14:textId="7748448B" w:rsidR="0001511A" w:rsidRDefault="00000000">
          <w:pPr>
            <w:pStyle w:val="Obsah3"/>
            <w:tabs>
              <w:tab w:val="right" w:leader="dot" w:pos="9062"/>
            </w:tabs>
            <w:rPr>
              <w:rFonts w:eastAsiaTheme="minorEastAsia"/>
              <w:noProof/>
              <w:lang w:eastAsia="cs-CZ"/>
            </w:rPr>
          </w:pPr>
          <w:hyperlink w:anchor="_Toc127993309" w:history="1">
            <w:r w:rsidR="0001511A" w:rsidRPr="009B6CAE">
              <w:rPr>
                <w:rStyle w:val="Hypertextovodkaz"/>
                <w:noProof/>
              </w:rPr>
              <w:t>7.1.6 kouzla</w:t>
            </w:r>
            <w:r w:rsidR="0001511A">
              <w:rPr>
                <w:noProof/>
                <w:webHidden/>
              </w:rPr>
              <w:tab/>
            </w:r>
            <w:r w:rsidR="0001511A">
              <w:rPr>
                <w:noProof/>
                <w:webHidden/>
              </w:rPr>
              <w:fldChar w:fldCharType="begin"/>
            </w:r>
            <w:r w:rsidR="0001511A">
              <w:rPr>
                <w:noProof/>
                <w:webHidden/>
              </w:rPr>
              <w:instrText xml:space="preserve"> PAGEREF _Toc127993309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78C05DD7" w14:textId="671AED06" w:rsidR="0001511A" w:rsidRDefault="00000000">
          <w:pPr>
            <w:pStyle w:val="Obsah3"/>
            <w:tabs>
              <w:tab w:val="right" w:leader="dot" w:pos="9062"/>
            </w:tabs>
            <w:rPr>
              <w:rFonts w:eastAsiaTheme="minorEastAsia"/>
              <w:noProof/>
              <w:lang w:eastAsia="cs-CZ"/>
            </w:rPr>
          </w:pPr>
          <w:hyperlink w:anchor="_Toc127993310" w:history="1">
            <w:r w:rsidR="0001511A" w:rsidRPr="009B6CAE">
              <w:rPr>
                <w:rStyle w:val="Hypertextovodkaz"/>
                <w:noProof/>
              </w:rPr>
              <w:t>7.1.7 mapa</w:t>
            </w:r>
            <w:r w:rsidR="0001511A">
              <w:rPr>
                <w:noProof/>
                <w:webHidden/>
              </w:rPr>
              <w:tab/>
            </w:r>
            <w:r w:rsidR="0001511A">
              <w:rPr>
                <w:noProof/>
                <w:webHidden/>
              </w:rPr>
              <w:fldChar w:fldCharType="begin"/>
            </w:r>
            <w:r w:rsidR="0001511A">
              <w:rPr>
                <w:noProof/>
                <w:webHidden/>
              </w:rPr>
              <w:instrText xml:space="preserve"> PAGEREF _Toc127993310 \h </w:instrText>
            </w:r>
            <w:r w:rsidR="0001511A">
              <w:rPr>
                <w:noProof/>
                <w:webHidden/>
              </w:rPr>
            </w:r>
            <w:r w:rsidR="0001511A">
              <w:rPr>
                <w:noProof/>
                <w:webHidden/>
              </w:rPr>
              <w:fldChar w:fldCharType="separate"/>
            </w:r>
            <w:r w:rsidR="0001511A">
              <w:rPr>
                <w:noProof/>
                <w:webHidden/>
              </w:rPr>
              <w:t>17</w:t>
            </w:r>
            <w:r w:rsidR="0001511A">
              <w:rPr>
                <w:noProof/>
                <w:webHidden/>
              </w:rPr>
              <w:fldChar w:fldCharType="end"/>
            </w:r>
          </w:hyperlink>
        </w:p>
        <w:p w14:paraId="06DCF52C" w14:textId="0A42FD87" w:rsidR="0001511A" w:rsidRDefault="00000000">
          <w:pPr>
            <w:pStyle w:val="Obsah3"/>
            <w:tabs>
              <w:tab w:val="right" w:leader="dot" w:pos="9062"/>
            </w:tabs>
            <w:rPr>
              <w:rFonts w:eastAsiaTheme="minorEastAsia"/>
              <w:noProof/>
              <w:lang w:eastAsia="cs-CZ"/>
            </w:rPr>
          </w:pPr>
          <w:hyperlink w:anchor="_Toc127993311" w:history="1">
            <w:r w:rsidR="0001511A" w:rsidRPr="009B6CAE">
              <w:rPr>
                <w:rStyle w:val="Hypertextovodkaz"/>
                <w:noProof/>
              </w:rPr>
              <w:t>7.6.8 úkoly</w:t>
            </w:r>
            <w:r w:rsidR="0001511A">
              <w:rPr>
                <w:noProof/>
                <w:webHidden/>
              </w:rPr>
              <w:tab/>
            </w:r>
            <w:r w:rsidR="0001511A">
              <w:rPr>
                <w:noProof/>
                <w:webHidden/>
              </w:rPr>
              <w:fldChar w:fldCharType="begin"/>
            </w:r>
            <w:r w:rsidR="0001511A">
              <w:rPr>
                <w:noProof/>
                <w:webHidden/>
              </w:rPr>
              <w:instrText xml:space="preserve"> PAGEREF _Toc127993311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65B65A65" w14:textId="0CCED5DB" w:rsidR="0001511A" w:rsidRDefault="00000000">
          <w:pPr>
            <w:pStyle w:val="Obsah3"/>
            <w:tabs>
              <w:tab w:val="right" w:leader="dot" w:pos="9062"/>
            </w:tabs>
            <w:rPr>
              <w:rFonts w:eastAsiaTheme="minorEastAsia"/>
              <w:noProof/>
              <w:lang w:eastAsia="cs-CZ"/>
            </w:rPr>
          </w:pPr>
          <w:hyperlink w:anchor="_Toc127993312" w:history="1">
            <w:r w:rsidR="0001511A" w:rsidRPr="009B6CAE">
              <w:rPr>
                <w:rStyle w:val="Hypertextovodkaz"/>
                <w:noProof/>
              </w:rPr>
              <w:t>7.1.9 GameManager</w:t>
            </w:r>
            <w:r w:rsidR="0001511A">
              <w:rPr>
                <w:noProof/>
                <w:webHidden/>
              </w:rPr>
              <w:tab/>
            </w:r>
            <w:r w:rsidR="0001511A">
              <w:rPr>
                <w:noProof/>
                <w:webHidden/>
              </w:rPr>
              <w:fldChar w:fldCharType="begin"/>
            </w:r>
            <w:r w:rsidR="0001511A">
              <w:rPr>
                <w:noProof/>
                <w:webHidden/>
              </w:rPr>
              <w:instrText xml:space="preserve"> PAGEREF _Toc127993312 \h </w:instrText>
            </w:r>
            <w:r w:rsidR="0001511A">
              <w:rPr>
                <w:noProof/>
                <w:webHidden/>
              </w:rPr>
            </w:r>
            <w:r w:rsidR="0001511A">
              <w:rPr>
                <w:noProof/>
                <w:webHidden/>
              </w:rPr>
              <w:fldChar w:fldCharType="separate"/>
            </w:r>
            <w:r w:rsidR="0001511A">
              <w:rPr>
                <w:noProof/>
                <w:webHidden/>
              </w:rPr>
              <w:t>18</w:t>
            </w:r>
            <w:r w:rsidR="0001511A">
              <w:rPr>
                <w:noProof/>
                <w:webHidden/>
              </w:rPr>
              <w:fldChar w:fldCharType="end"/>
            </w:r>
          </w:hyperlink>
        </w:p>
        <w:p w14:paraId="1FB6C47D" w14:textId="35A54CC7" w:rsidR="0001511A" w:rsidRDefault="00000000">
          <w:pPr>
            <w:pStyle w:val="Obsah3"/>
            <w:tabs>
              <w:tab w:val="right" w:leader="dot" w:pos="9062"/>
            </w:tabs>
            <w:rPr>
              <w:rFonts w:eastAsiaTheme="minorEastAsia"/>
              <w:noProof/>
              <w:lang w:eastAsia="cs-CZ"/>
            </w:rPr>
          </w:pPr>
          <w:hyperlink w:anchor="_Toc127993313" w:history="1">
            <w:r w:rsidR="0001511A" w:rsidRPr="009B6CAE">
              <w:rPr>
                <w:rStyle w:val="Hypertextovodkaz"/>
                <w:noProof/>
              </w:rPr>
              <w:t>7.1.10 nastavení</w:t>
            </w:r>
            <w:r w:rsidR="0001511A">
              <w:rPr>
                <w:noProof/>
                <w:webHidden/>
              </w:rPr>
              <w:tab/>
            </w:r>
            <w:r w:rsidR="0001511A">
              <w:rPr>
                <w:noProof/>
                <w:webHidden/>
              </w:rPr>
              <w:fldChar w:fldCharType="begin"/>
            </w:r>
            <w:r w:rsidR="0001511A">
              <w:rPr>
                <w:noProof/>
                <w:webHidden/>
              </w:rPr>
              <w:instrText xml:space="preserve"> PAGEREF _Toc127993313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419CA330" w14:textId="7166909B" w:rsidR="0001511A" w:rsidRDefault="00000000">
          <w:pPr>
            <w:pStyle w:val="Obsah2"/>
            <w:tabs>
              <w:tab w:val="right" w:leader="dot" w:pos="9062"/>
            </w:tabs>
            <w:rPr>
              <w:rFonts w:eastAsiaTheme="minorEastAsia"/>
              <w:noProof/>
              <w:lang w:eastAsia="cs-CZ"/>
            </w:rPr>
          </w:pPr>
          <w:hyperlink w:anchor="_Toc127993314" w:history="1">
            <w:r w:rsidR="0001511A" w:rsidRPr="009B6CAE">
              <w:rPr>
                <w:rStyle w:val="Hypertextovodkaz"/>
                <w:noProof/>
              </w:rPr>
              <w:t>7.2 TestovaniCastiKnihovny</w:t>
            </w:r>
            <w:r w:rsidR="0001511A">
              <w:rPr>
                <w:noProof/>
                <w:webHidden/>
              </w:rPr>
              <w:tab/>
            </w:r>
            <w:r w:rsidR="0001511A">
              <w:rPr>
                <w:noProof/>
                <w:webHidden/>
              </w:rPr>
              <w:fldChar w:fldCharType="begin"/>
            </w:r>
            <w:r w:rsidR="0001511A">
              <w:rPr>
                <w:noProof/>
                <w:webHidden/>
              </w:rPr>
              <w:instrText xml:space="preserve"> PAGEREF _Toc127993314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312D2F9F" w14:textId="3ECFBAC7" w:rsidR="0001511A" w:rsidRDefault="00000000">
          <w:pPr>
            <w:pStyle w:val="Obsah3"/>
            <w:tabs>
              <w:tab w:val="right" w:leader="dot" w:pos="9062"/>
            </w:tabs>
            <w:rPr>
              <w:rFonts w:eastAsiaTheme="minorEastAsia"/>
              <w:noProof/>
              <w:lang w:eastAsia="cs-CZ"/>
            </w:rPr>
          </w:pPr>
          <w:hyperlink w:anchor="_Toc127993315" w:history="1">
            <w:r w:rsidR="0001511A" w:rsidRPr="009B6CAE">
              <w:rPr>
                <w:rStyle w:val="Hypertextovodkaz"/>
                <w:noProof/>
              </w:rPr>
              <w:t>7.2.1 okno Form1</w:t>
            </w:r>
            <w:r w:rsidR="0001511A">
              <w:rPr>
                <w:noProof/>
                <w:webHidden/>
              </w:rPr>
              <w:tab/>
            </w:r>
            <w:r w:rsidR="0001511A">
              <w:rPr>
                <w:noProof/>
                <w:webHidden/>
              </w:rPr>
              <w:fldChar w:fldCharType="begin"/>
            </w:r>
            <w:r w:rsidR="0001511A">
              <w:rPr>
                <w:noProof/>
                <w:webHidden/>
              </w:rPr>
              <w:instrText xml:space="preserve"> PAGEREF _Toc127993315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2D88AFAB" w14:textId="514D1979" w:rsidR="0001511A" w:rsidRDefault="00000000">
          <w:pPr>
            <w:pStyle w:val="Obsah3"/>
            <w:tabs>
              <w:tab w:val="right" w:leader="dot" w:pos="9062"/>
            </w:tabs>
            <w:rPr>
              <w:rFonts w:eastAsiaTheme="minorEastAsia"/>
              <w:noProof/>
              <w:lang w:eastAsia="cs-CZ"/>
            </w:rPr>
          </w:pPr>
          <w:hyperlink w:anchor="_Toc127993316" w:history="1">
            <w:r w:rsidR="0001511A" w:rsidRPr="009B6CAE">
              <w:rPr>
                <w:rStyle w:val="Hypertextovodkaz"/>
                <w:noProof/>
              </w:rPr>
              <w:t>7.2.2 okno VypisPostava</w:t>
            </w:r>
            <w:r w:rsidR="0001511A">
              <w:rPr>
                <w:noProof/>
                <w:webHidden/>
              </w:rPr>
              <w:tab/>
            </w:r>
            <w:r w:rsidR="0001511A">
              <w:rPr>
                <w:noProof/>
                <w:webHidden/>
              </w:rPr>
              <w:fldChar w:fldCharType="begin"/>
            </w:r>
            <w:r w:rsidR="0001511A">
              <w:rPr>
                <w:noProof/>
                <w:webHidden/>
              </w:rPr>
              <w:instrText xml:space="preserve"> PAGEREF _Toc127993316 \h </w:instrText>
            </w:r>
            <w:r w:rsidR="0001511A">
              <w:rPr>
                <w:noProof/>
                <w:webHidden/>
              </w:rPr>
            </w:r>
            <w:r w:rsidR="0001511A">
              <w:rPr>
                <w:noProof/>
                <w:webHidden/>
              </w:rPr>
              <w:fldChar w:fldCharType="separate"/>
            </w:r>
            <w:r w:rsidR="0001511A">
              <w:rPr>
                <w:noProof/>
                <w:webHidden/>
              </w:rPr>
              <w:t>19</w:t>
            </w:r>
            <w:r w:rsidR="0001511A">
              <w:rPr>
                <w:noProof/>
                <w:webHidden/>
              </w:rPr>
              <w:fldChar w:fldCharType="end"/>
            </w:r>
          </w:hyperlink>
        </w:p>
        <w:p w14:paraId="6FC802D8" w14:textId="41395589" w:rsidR="0001511A" w:rsidRDefault="00000000">
          <w:pPr>
            <w:pStyle w:val="Obsah3"/>
            <w:tabs>
              <w:tab w:val="right" w:leader="dot" w:pos="9062"/>
            </w:tabs>
            <w:rPr>
              <w:rFonts w:eastAsiaTheme="minorEastAsia"/>
              <w:noProof/>
              <w:lang w:eastAsia="cs-CZ"/>
            </w:rPr>
          </w:pPr>
          <w:hyperlink w:anchor="_Toc127993317" w:history="1">
            <w:r w:rsidR="0001511A" w:rsidRPr="009B6CAE">
              <w:rPr>
                <w:rStyle w:val="Hypertextovodkaz"/>
                <w:noProof/>
              </w:rPr>
              <w:t>7.2.3 okno Combat</w:t>
            </w:r>
            <w:r w:rsidR="0001511A">
              <w:rPr>
                <w:noProof/>
                <w:webHidden/>
              </w:rPr>
              <w:tab/>
            </w:r>
            <w:r w:rsidR="0001511A">
              <w:rPr>
                <w:noProof/>
                <w:webHidden/>
              </w:rPr>
              <w:fldChar w:fldCharType="begin"/>
            </w:r>
            <w:r w:rsidR="0001511A">
              <w:rPr>
                <w:noProof/>
                <w:webHidden/>
              </w:rPr>
              <w:instrText xml:space="preserve"> PAGEREF _Toc127993317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6721FC7F" w14:textId="57350EB9" w:rsidR="0001511A" w:rsidRDefault="00000000">
          <w:pPr>
            <w:pStyle w:val="Obsah3"/>
            <w:tabs>
              <w:tab w:val="right" w:leader="dot" w:pos="9062"/>
            </w:tabs>
            <w:rPr>
              <w:rFonts w:eastAsiaTheme="minorEastAsia"/>
              <w:noProof/>
              <w:lang w:eastAsia="cs-CZ"/>
            </w:rPr>
          </w:pPr>
          <w:hyperlink w:anchor="_Toc127993318" w:history="1">
            <w:r w:rsidR="0001511A" w:rsidRPr="009B6CAE">
              <w:rPr>
                <w:rStyle w:val="Hypertextovodkaz"/>
                <w:noProof/>
              </w:rPr>
              <w:t>7.2.4 okno BuffForm</w:t>
            </w:r>
            <w:r w:rsidR="0001511A">
              <w:rPr>
                <w:noProof/>
                <w:webHidden/>
              </w:rPr>
              <w:tab/>
            </w:r>
            <w:r w:rsidR="0001511A">
              <w:rPr>
                <w:noProof/>
                <w:webHidden/>
              </w:rPr>
              <w:fldChar w:fldCharType="begin"/>
            </w:r>
            <w:r w:rsidR="0001511A">
              <w:rPr>
                <w:noProof/>
                <w:webHidden/>
              </w:rPr>
              <w:instrText xml:space="preserve"> PAGEREF _Toc127993318 \h </w:instrText>
            </w:r>
            <w:r w:rsidR="0001511A">
              <w:rPr>
                <w:noProof/>
                <w:webHidden/>
              </w:rPr>
            </w:r>
            <w:r w:rsidR="0001511A">
              <w:rPr>
                <w:noProof/>
                <w:webHidden/>
              </w:rPr>
              <w:fldChar w:fldCharType="separate"/>
            </w:r>
            <w:r w:rsidR="0001511A">
              <w:rPr>
                <w:noProof/>
                <w:webHidden/>
              </w:rPr>
              <w:t>20</w:t>
            </w:r>
            <w:r w:rsidR="0001511A">
              <w:rPr>
                <w:noProof/>
                <w:webHidden/>
              </w:rPr>
              <w:fldChar w:fldCharType="end"/>
            </w:r>
          </w:hyperlink>
        </w:p>
        <w:p w14:paraId="1DE080DC" w14:textId="72F68D21" w:rsidR="0001511A" w:rsidRDefault="00000000">
          <w:pPr>
            <w:pStyle w:val="Obsah3"/>
            <w:tabs>
              <w:tab w:val="right" w:leader="dot" w:pos="9062"/>
            </w:tabs>
            <w:rPr>
              <w:rFonts w:eastAsiaTheme="minorEastAsia"/>
              <w:noProof/>
              <w:lang w:eastAsia="cs-CZ"/>
            </w:rPr>
          </w:pPr>
          <w:hyperlink w:anchor="_Toc127993319" w:history="1">
            <w:r w:rsidR="0001511A" w:rsidRPr="009B6CAE">
              <w:rPr>
                <w:rStyle w:val="Hypertextovodkaz"/>
                <w:noProof/>
              </w:rPr>
              <w:t>7.2.5 okno InventarForm</w:t>
            </w:r>
            <w:r w:rsidR="0001511A">
              <w:rPr>
                <w:noProof/>
                <w:webHidden/>
              </w:rPr>
              <w:tab/>
            </w:r>
            <w:r w:rsidR="0001511A">
              <w:rPr>
                <w:noProof/>
                <w:webHidden/>
              </w:rPr>
              <w:fldChar w:fldCharType="begin"/>
            </w:r>
            <w:r w:rsidR="0001511A">
              <w:rPr>
                <w:noProof/>
                <w:webHidden/>
              </w:rPr>
              <w:instrText xml:space="preserve"> PAGEREF _Toc127993319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48BC40E7" w14:textId="31E9E762" w:rsidR="0001511A" w:rsidRDefault="00000000">
          <w:pPr>
            <w:pStyle w:val="Obsah3"/>
            <w:tabs>
              <w:tab w:val="right" w:leader="dot" w:pos="9062"/>
            </w:tabs>
            <w:rPr>
              <w:rFonts w:eastAsiaTheme="minorEastAsia"/>
              <w:noProof/>
              <w:lang w:eastAsia="cs-CZ"/>
            </w:rPr>
          </w:pPr>
          <w:hyperlink w:anchor="_Toc127993320" w:history="1">
            <w:r w:rsidR="0001511A" w:rsidRPr="009B6CAE">
              <w:rPr>
                <w:rStyle w:val="Hypertextovodkaz"/>
                <w:noProof/>
              </w:rPr>
              <w:t>7.2.6 okno ChunkForm</w:t>
            </w:r>
            <w:r w:rsidR="0001511A">
              <w:rPr>
                <w:noProof/>
                <w:webHidden/>
              </w:rPr>
              <w:tab/>
            </w:r>
            <w:r w:rsidR="0001511A">
              <w:rPr>
                <w:noProof/>
                <w:webHidden/>
              </w:rPr>
              <w:fldChar w:fldCharType="begin"/>
            </w:r>
            <w:r w:rsidR="0001511A">
              <w:rPr>
                <w:noProof/>
                <w:webHidden/>
              </w:rPr>
              <w:instrText xml:space="preserve"> PAGEREF _Toc127993320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12B49B" w14:textId="1324BDF1" w:rsidR="0001511A" w:rsidRDefault="00000000">
          <w:pPr>
            <w:pStyle w:val="Obsah3"/>
            <w:tabs>
              <w:tab w:val="right" w:leader="dot" w:pos="9062"/>
            </w:tabs>
            <w:rPr>
              <w:rFonts w:eastAsiaTheme="minorEastAsia"/>
              <w:noProof/>
              <w:lang w:eastAsia="cs-CZ"/>
            </w:rPr>
          </w:pPr>
          <w:hyperlink w:anchor="_Toc127993321" w:history="1">
            <w:r w:rsidR="0001511A" w:rsidRPr="009B6CAE">
              <w:rPr>
                <w:rStyle w:val="Hypertextovodkaz"/>
                <w:noProof/>
              </w:rPr>
              <w:t>7.2.7 okno MapaForm</w:t>
            </w:r>
            <w:r w:rsidR="0001511A">
              <w:rPr>
                <w:noProof/>
                <w:webHidden/>
              </w:rPr>
              <w:tab/>
            </w:r>
            <w:r w:rsidR="0001511A">
              <w:rPr>
                <w:noProof/>
                <w:webHidden/>
              </w:rPr>
              <w:fldChar w:fldCharType="begin"/>
            </w:r>
            <w:r w:rsidR="0001511A">
              <w:rPr>
                <w:noProof/>
                <w:webHidden/>
              </w:rPr>
              <w:instrText xml:space="preserve"> PAGEREF _Toc127993321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DA7A494" w14:textId="4E67967B" w:rsidR="0001511A" w:rsidRDefault="00000000">
          <w:pPr>
            <w:pStyle w:val="Obsah3"/>
            <w:tabs>
              <w:tab w:val="right" w:leader="dot" w:pos="9062"/>
            </w:tabs>
            <w:rPr>
              <w:rFonts w:eastAsiaTheme="minorEastAsia"/>
              <w:noProof/>
              <w:lang w:eastAsia="cs-CZ"/>
            </w:rPr>
          </w:pPr>
          <w:hyperlink w:anchor="_Toc127993322" w:history="1">
            <w:r w:rsidR="0001511A" w:rsidRPr="009B6CAE">
              <w:rPr>
                <w:rStyle w:val="Hypertextovodkaz"/>
                <w:noProof/>
              </w:rPr>
              <w:t>7.2.7 okno UkolForm</w:t>
            </w:r>
            <w:r w:rsidR="0001511A">
              <w:rPr>
                <w:noProof/>
                <w:webHidden/>
              </w:rPr>
              <w:tab/>
            </w:r>
            <w:r w:rsidR="0001511A">
              <w:rPr>
                <w:noProof/>
                <w:webHidden/>
              </w:rPr>
              <w:fldChar w:fldCharType="begin"/>
            </w:r>
            <w:r w:rsidR="0001511A">
              <w:rPr>
                <w:noProof/>
                <w:webHidden/>
              </w:rPr>
              <w:instrText xml:space="preserve"> PAGEREF _Toc127993322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0361AECA" w14:textId="772188BD" w:rsidR="0001511A" w:rsidRDefault="00000000">
          <w:pPr>
            <w:pStyle w:val="Obsah3"/>
            <w:tabs>
              <w:tab w:val="right" w:leader="dot" w:pos="9062"/>
            </w:tabs>
            <w:rPr>
              <w:rFonts w:eastAsiaTheme="minorEastAsia"/>
              <w:noProof/>
              <w:lang w:eastAsia="cs-CZ"/>
            </w:rPr>
          </w:pPr>
          <w:hyperlink w:anchor="_Toc127993323" w:history="1">
            <w:r w:rsidR="0001511A" w:rsidRPr="009B6CAE">
              <w:rPr>
                <w:rStyle w:val="Hypertextovodkaz"/>
                <w:noProof/>
              </w:rPr>
              <w:t>7.2.8 okno NastaveniForm</w:t>
            </w:r>
            <w:r w:rsidR="0001511A">
              <w:rPr>
                <w:noProof/>
                <w:webHidden/>
              </w:rPr>
              <w:tab/>
            </w:r>
            <w:r w:rsidR="0001511A">
              <w:rPr>
                <w:noProof/>
                <w:webHidden/>
              </w:rPr>
              <w:fldChar w:fldCharType="begin"/>
            </w:r>
            <w:r w:rsidR="0001511A">
              <w:rPr>
                <w:noProof/>
                <w:webHidden/>
              </w:rPr>
              <w:instrText xml:space="preserve"> PAGEREF _Toc127993323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557B39DF" w14:textId="4A2E583D" w:rsidR="0001511A" w:rsidRDefault="00000000">
          <w:pPr>
            <w:pStyle w:val="Obsah3"/>
            <w:tabs>
              <w:tab w:val="right" w:leader="dot" w:pos="9062"/>
            </w:tabs>
            <w:rPr>
              <w:rFonts w:eastAsiaTheme="minorEastAsia"/>
              <w:noProof/>
              <w:lang w:eastAsia="cs-CZ"/>
            </w:rPr>
          </w:pPr>
          <w:hyperlink w:anchor="_Toc127993324" w:history="1">
            <w:r w:rsidR="0001511A" w:rsidRPr="009B6CAE">
              <w:rPr>
                <w:rStyle w:val="Hypertextovodkaz"/>
                <w:noProof/>
              </w:rPr>
              <w:t>7.2.9 okno GMPostavyForm</w:t>
            </w:r>
            <w:r w:rsidR="0001511A">
              <w:rPr>
                <w:noProof/>
                <w:webHidden/>
              </w:rPr>
              <w:tab/>
            </w:r>
            <w:r w:rsidR="0001511A">
              <w:rPr>
                <w:noProof/>
                <w:webHidden/>
              </w:rPr>
              <w:fldChar w:fldCharType="begin"/>
            </w:r>
            <w:r w:rsidR="0001511A">
              <w:rPr>
                <w:noProof/>
                <w:webHidden/>
              </w:rPr>
              <w:instrText xml:space="preserve"> PAGEREF _Toc127993324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3680C94" w14:textId="4B9D7D66" w:rsidR="0001511A" w:rsidRDefault="00000000">
          <w:pPr>
            <w:pStyle w:val="Obsah3"/>
            <w:tabs>
              <w:tab w:val="right" w:leader="dot" w:pos="9062"/>
            </w:tabs>
            <w:rPr>
              <w:rFonts w:eastAsiaTheme="minorEastAsia"/>
              <w:noProof/>
              <w:lang w:eastAsia="cs-CZ"/>
            </w:rPr>
          </w:pPr>
          <w:hyperlink w:anchor="_Toc127993325" w:history="1">
            <w:r w:rsidR="0001511A" w:rsidRPr="009B6CAE">
              <w:rPr>
                <w:rStyle w:val="Hypertextovodkaz"/>
                <w:noProof/>
              </w:rPr>
              <w:t>7.2.10 okno GMMapaForm</w:t>
            </w:r>
            <w:r w:rsidR="0001511A">
              <w:rPr>
                <w:noProof/>
                <w:webHidden/>
              </w:rPr>
              <w:tab/>
            </w:r>
            <w:r w:rsidR="0001511A">
              <w:rPr>
                <w:noProof/>
                <w:webHidden/>
              </w:rPr>
              <w:fldChar w:fldCharType="begin"/>
            </w:r>
            <w:r w:rsidR="0001511A">
              <w:rPr>
                <w:noProof/>
                <w:webHidden/>
              </w:rPr>
              <w:instrText xml:space="preserve"> PAGEREF _Toc127993325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79B79188" w14:textId="16FCDC5B" w:rsidR="0001511A" w:rsidRDefault="00000000">
          <w:pPr>
            <w:pStyle w:val="Obsah3"/>
            <w:tabs>
              <w:tab w:val="right" w:leader="dot" w:pos="9062"/>
            </w:tabs>
            <w:rPr>
              <w:rFonts w:eastAsiaTheme="minorEastAsia"/>
              <w:noProof/>
              <w:lang w:eastAsia="cs-CZ"/>
            </w:rPr>
          </w:pPr>
          <w:hyperlink w:anchor="_Toc127993326" w:history="1">
            <w:r w:rsidR="0001511A" w:rsidRPr="009B6CAE">
              <w:rPr>
                <w:rStyle w:val="Hypertextovodkaz"/>
                <w:noProof/>
              </w:rPr>
              <w:t>7.2.11 okno GMUkldaniForm</w:t>
            </w:r>
            <w:r w:rsidR="0001511A">
              <w:rPr>
                <w:noProof/>
                <w:webHidden/>
              </w:rPr>
              <w:tab/>
            </w:r>
            <w:r w:rsidR="0001511A">
              <w:rPr>
                <w:noProof/>
                <w:webHidden/>
              </w:rPr>
              <w:fldChar w:fldCharType="begin"/>
            </w:r>
            <w:r w:rsidR="0001511A">
              <w:rPr>
                <w:noProof/>
                <w:webHidden/>
              </w:rPr>
              <w:instrText xml:space="preserve"> PAGEREF _Toc127993326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125713B5" w14:textId="409BE059" w:rsidR="0001511A" w:rsidRDefault="00000000">
          <w:pPr>
            <w:pStyle w:val="Obsah1"/>
            <w:tabs>
              <w:tab w:val="right" w:leader="dot" w:pos="9062"/>
            </w:tabs>
            <w:rPr>
              <w:rFonts w:eastAsiaTheme="minorEastAsia"/>
              <w:noProof/>
              <w:lang w:eastAsia="cs-CZ"/>
            </w:rPr>
          </w:pPr>
          <w:hyperlink w:anchor="_Toc127993327" w:history="1">
            <w:r w:rsidR="0001511A" w:rsidRPr="009B6CAE">
              <w:rPr>
                <w:rStyle w:val="Hypertextovodkaz"/>
                <w:rFonts w:cstheme="minorHAnsi"/>
                <w:noProof/>
              </w:rPr>
              <w:t>8. Zhodnocení realizace aplikace</w:t>
            </w:r>
            <w:r w:rsidR="0001511A">
              <w:rPr>
                <w:noProof/>
                <w:webHidden/>
              </w:rPr>
              <w:tab/>
            </w:r>
            <w:r w:rsidR="0001511A">
              <w:rPr>
                <w:noProof/>
                <w:webHidden/>
              </w:rPr>
              <w:fldChar w:fldCharType="begin"/>
            </w:r>
            <w:r w:rsidR="0001511A">
              <w:rPr>
                <w:noProof/>
                <w:webHidden/>
              </w:rPr>
              <w:instrText xml:space="preserve"> PAGEREF _Toc127993327 \h </w:instrText>
            </w:r>
            <w:r w:rsidR="0001511A">
              <w:rPr>
                <w:noProof/>
                <w:webHidden/>
              </w:rPr>
            </w:r>
            <w:r w:rsidR="0001511A">
              <w:rPr>
                <w:noProof/>
                <w:webHidden/>
              </w:rPr>
              <w:fldChar w:fldCharType="separate"/>
            </w:r>
            <w:r w:rsidR="0001511A">
              <w:rPr>
                <w:noProof/>
                <w:webHidden/>
              </w:rPr>
              <w:t>21</w:t>
            </w:r>
            <w:r w:rsidR="0001511A">
              <w:rPr>
                <w:noProof/>
                <w:webHidden/>
              </w:rPr>
              <w:fldChar w:fldCharType="end"/>
            </w:r>
          </w:hyperlink>
        </w:p>
        <w:p w14:paraId="319BBFA0" w14:textId="4DDD825A" w:rsidR="0001511A" w:rsidRDefault="00000000">
          <w:pPr>
            <w:pStyle w:val="Obsah1"/>
            <w:tabs>
              <w:tab w:val="right" w:leader="dot" w:pos="9062"/>
            </w:tabs>
            <w:rPr>
              <w:rFonts w:eastAsiaTheme="minorEastAsia"/>
              <w:noProof/>
              <w:lang w:eastAsia="cs-CZ"/>
            </w:rPr>
          </w:pPr>
          <w:hyperlink w:anchor="_Toc127993328" w:history="1">
            <w:r w:rsidR="0001511A" w:rsidRPr="009B6CAE">
              <w:rPr>
                <w:rStyle w:val="Hypertextovodkaz"/>
                <w:rFonts w:cstheme="minorHAnsi"/>
                <w:noProof/>
                <w:shd w:val="clear" w:color="auto" w:fill="FFFFFF"/>
              </w:rPr>
              <w:t>9. Závěr</w:t>
            </w:r>
            <w:r w:rsidR="0001511A">
              <w:rPr>
                <w:noProof/>
                <w:webHidden/>
              </w:rPr>
              <w:tab/>
            </w:r>
            <w:r w:rsidR="0001511A">
              <w:rPr>
                <w:noProof/>
                <w:webHidden/>
              </w:rPr>
              <w:fldChar w:fldCharType="begin"/>
            </w:r>
            <w:r w:rsidR="0001511A">
              <w:rPr>
                <w:noProof/>
                <w:webHidden/>
              </w:rPr>
              <w:instrText xml:space="preserve"> PAGEREF _Toc127993328 \h </w:instrText>
            </w:r>
            <w:r w:rsidR="0001511A">
              <w:rPr>
                <w:noProof/>
                <w:webHidden/>
              </w:rPr>
            </w:r>
            <w:r w:rsidR="0001511A">
              <w:rPr>
                <w:noProof/>
                <w:webHidden/>
              </w:rPr>
              <w:fldChar w:fldCharType="separate"/>
            </w:r>
            <w:r w:rsidR="0001511A">
              <w:rPr>
                <w:noProof/>
                <w:webHidden/>
              </w:rPr>
              <w:t>22</w:t>
            </w:r>
            <w:r w:rsidR="0001511A">
              <w:rPr>
                <w:noProof/>
                <w:webHidden/>
              </w:rPr>
              <w:fldChar w:fldCharType="end"/>
            </w:r>
          </w:hyperlink>
        </w:p>
        <w:p w14:paraId="3F1331CB" w14:textId="1B64E300" w:rsidR="0001511A" w:rsidRDefault="00000000">
          <w:pPr>
            <w:pStyle w:val="Obsah1"/>
            <w:tabs>
              <w:tab w:val="right" w:leader="dot" w:pos="9062"/>
            </w:tabs>
            <w:rPr>
              <w:rFonts w:eastAsiaTheme="minorEastAsia"/>
              <w:noProof/>
              <w:lang w:eastAsia="cs-CZ"/>
            </w:rPr>
          </w:pPr>
          <w:hyperlink w:anchor="_Toc127993329" w:history="1">
            <w:r w:rsidR="0001511A" w:rsidRPr="009B6CAE">
              <w:rPr>
                <w:rStyle w:val="Hypertextovodkaz"/>
                <w:noProof/>
              </w:rPr>
              <w:t>Použité zdroje</w:t>
            </w:r>
            <w:r w:rsidR="0001511A">
              <w:rPr>
                <w:noProof/>
                <w:webHidden/>
              </w:rPr>
              <w:tab/>
            </w:r>
            <w:r w:rsidR="0001511A">
              <w:rPr>
                <w:noProof/>
                <w:webHidden/>
              </w:rPr>
              <w:fldChar w:fldCharType="begin"/>
            </w:r>
            <w:r w:rsidR="0001511A">
              <w:rPr>
                <w:noProof/>
                <w:webHidden/>
              </w:rPr>
              <w:instrText xml:space="preserve"> PAGEREF _Toc127993329 \h </w:instrText>
            </w:r>
            <w:r w:rsidR="0001511A">
              <w:rPr>
                <w:noProof/>
                <w:webHidden/>
              </w:rPr>
            </w:r>
            <w:r w:rsidR="0001511A">
              <w:rPr>
                <w:noProof/>
                <w:webHidden/>
              </w:rPr>
              <w:fldChar w:fldCharType="separate"/>
            </w:r>
            <w:r w:rsidR="0001511A">
              <w:rPr>
                <w:noProof/>
                <w:webHidden/>
              </w:rPr>
              <w:t>1</w:t>
            </w:r>
            <w:r w:rsidR="0001511A">
              <w:rPr>
                <w:noProof/>
                <w:webHidden/>
              </w:rPr>
              <w:fldChar w:fldCharType="end"/>
            </w:r>
          </w:hyperlink>
        </w:p>
        <w:p w14:paraId="4E5BA7CD" w14:textId="5E6A1C53"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7993259"/>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7993260"/>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7993261"/>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7993262"/>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EF4D9B">
        <w:rPr>
          <w:rFonts w:cstheme="minorHAnsi"/>
          <w:highlight w:val="green"/>
        </w:rPr>
        <w:t>V první části budou zhodnoceny programovací jazyky, které je možné k realizaci využít a následně vybrán nejvhodnější. Dále bude následovat stručné seznámení s herními žánry a typy aplikací. U žánrů bude posouzeno, do jaké míry je možné pro jednotlivé žánry knihovnu využít a tím pádem,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7993263"/>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56C2AF99"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DE0860" w:rsidRPr="007C4527">
        <w:rPr>
          <w:highlight w:val="green"/>
        </w:rPr>
        <w:t xml:space="preserve">Obr. </w:t>
      </w:r>
      <w:r w:rsidR="00DE0860">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354DFC13"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5A2FA8">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26FE8311"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DE0860" w:rsidRPr="008621CC">
        <w:rPr>
          <w:highlight w:val="green"/>
        </w:rPr>
        <w:t xml:space="preserve">Obr. </w:t>
      </w:r>
      <w:r w:rsidR="00DE0860">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7E99A9D5"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5A2FA8">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7993264"/>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 xml:space="preserve">C++ je více </w:t>
      </w:r>
      <w:proofErr w:type="spellStart"/>
      <w:r w:rsidRPr="00D7426C">
        <w:rPr>
          <w:rFonts w:cstheme="minorHAnsi"/>
          <w:color w:val="000000"/>
          <w:highlight w:val="green"/>
          <w:shd w:val="clear" w:color="auto" w:fill="FFFFFF"/>
        </w:rPr>
        <w:t>paradigmatový</w:t>
      </w:r>
      <w:proofErr w:type="spellEnd"/>
      <w:r w:rsidRPr="00D7426C">
        <w:rPr>
          <w:rFonts w:cstheme="minorHAnsi"/>
          <w:color w:val="000000"/>
          <w:highlight w:val="green"/>
          <w:shd w:val="clear" w:color="auto" w:fill="FFFFFF"/>
        </w:rPr>
        <w:t xml:space="preserve"> jazyk</w:t>
      </w:r>
      <w:sdt>
        <w:sdtPr>
          <w:rPr>
            <w:rFonts w:cstheme="minorHAnsi"/>
            <w:color w:val="000000"/>
            <w:highlight w:val="green"/>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D7426C">
            <w:rPr>
              <w:color w:val="000000"/>
              <w:highlight w:val="green"/>
            </w:rPr>
            <w:t>[5]</w:t>
          </w:r>
        </w:sdtContent>
      </w:sdt>
      <w:r w:rsidRPr="00D7426C">
        <w:rPr>
          <w:rFonts w:cstheme="minorHAnsi"/>
          <w:color w:val="000000"/>
          <w:highlight w:val="green"/>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highlight w:val="green"/>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D7426C">
            <w:rPr>
              <w:color w:val="000000"/>
              <w:highlight w:val="green"/>
            </w:rPr>
            <w:t>[6]</w:t>
          </w:r>
        </w:sdtContent>
      </w:sdt>
      <w:r w:rsidRPr="00D7426C">
        <w:rPr>
          <w:rFonts w:cstheme="minorHAnsi"/>
          <w:color w:val="000000"/>
          <w:highlight w:val="green"/>
          <w:shd w:val="clear" w:color="auto" w:fill="FFFFFF"/>
        </w:rPr>
        <w:t>, ale některé kódy možné napsat v C jsou v C++ neplatné</w:t>
      </w:r>
      <w:sdt>
        <w:sdtPr>
          <w:rPr>
            <w:rFonts w:cstheme="minorHAnsi"/>
            <w:color w:val="000000"/>
            <w:highlight w:val="green"/>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D7426C">
            <w:rPr>
              <w:color w:val="000000"/>
              <w:highlight w:val="green"/>
            </w:rPr>
            <w:t>[7]</w:t>
          </w:r>
        </w:sdtContent>
      </w:sdt>
      <w:r w:rsidRPr="00D7426C">
        <w:rPr>
          <w:rFonts w:cstheme="minorHAnsi"/>
          <w:color w:val="000000"/>
          <w:highlight w:val="green"/>
          <w:shd w:val="clear" w:color="auto" w:fill="FFFFFF"/>
        </w:rPr>
        <w:t>.</w:t>
      </w:r>
      <w:r w:rsidR="006A084E" w:rsidRPr="00D7426C">
        <w:rPr>
          <w:rFonts w:cstheme="minorHAnsi"/>
          <w:color w:val="000000"/>
          <w:highlight w:val="green"/>
          <w:shd w:val="clear" w:color="auto" w:fill="FFFFFF"/>
        </w:rPr>
        <w:t xml:space="preserve"> Se zpětnou kompatibilitou souvisí </w:t>
      </w:r>
      <w:proofErr w:type="spellStart"/>
      <w:r w:rsidR="006A084E" w:rsidRPr="00D7426C">
        <w:rPr>
          <w:rFonts w:cstheme="minorHAnsi"/>
          <w:color w:val="000000"/>
          <w:highlight w:val="green"/>
          <w:shd w:val="clear" w:color="auto" w:fill="FFFFFF"/>
        </w:rPr>
        <w:t>headery</w:t>
      </w:r>
      <w:proofErr w:type="spellEnd"/>
      <w:r w:rsidR="006A084E" w:rsidRPr="00D7426C">
        <w:rPr>
          <w:rFonts w:cstheme="minorHAnsi"/>
          <w:color w:val="000000"/>
          <w:highlight w:val="green"/>
          <w:shd w:val="clear" w:color="auto" w:fill="FFFFFF"/>
        </w:rPr>
        <w:t xml:space="preserve"> obsahující deklarace proměnných, struktur, tříd a jejich metod, které je potřeba používat i v jiných souborech</w:t>
      </w:r>
      <w:sdt>
        <w:sdtPr>
          <w:rPr>
            <w:rFonts w:cstheme="minorHAnsi"/>
            <w:color w:val="000000"/>
            <w:highlight w:val="green"/>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7426C">
            <w:rPr>
              <w:color w:val="000000"/>
              <w:highlight w:val="green"/>
            </w:rPr>
            <w:t>[8]</w:t>
          </w:r>
        </w:sdtContent>
      </w:sdt>
      <w:r w:rsidR="006A084E" w:rsidRPr="00D7426C">
        <w:rPr>
          <w:rFonts w:cstheme="minorHAnsi"/>
          <w:color w:val="000000"/>
          <w:highlight w:val="green"/>
          <w:shd w:val="clear" w:color="auto" w:fill="FFFFFF"/>
        </w:rPr>
        <w:t>, což sebou ale nese i nevýhodu, že přidání nových tříd a metod, či změny</w:t>
      </w:r>
      <w:r w:rsidR="00A32D4A" w:rsidRPr="00D7426C">
        <w:rPr>
          <w:rFonts w:cstheme="minorHAnsi"/>
          <w:color w:val="000000"/>
          <w:highlight w:val="green"/>
          <w:shd w:val="clear" w:color="auto" w:fill="FFFFFF"/>
        </w:rPr>
        <w:t xml:space="preserve"> jejich</w:t>
      </w:r>
      <w:r w:rsidR="006A084E" w:rsidRPr="00D7426C">
        <w:rPr>
          <w:rFonts w:cstheme="minorHAnsi"/>
          <w:color w:val="000000"/>
          <w:highlight w:val="green"/>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7993265"/>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7426C">
        <w:rPr>
          <w:rFonts w:cstheme="minorHAnsi"/>
          <w:highlight w:val="green"/>
          <w:shd w:val="clear" w:color="auto" w:fill="FFFFFF"/>
        </w:rPr>
        <w:t xml:space="preserve">Stejně jako jazyk C je kompilován pro konkrétní architekturu procesoru a operační systém, takže </w:t>
      </w:r>
      <w:r w:rsidR="004C6EC7" w:rsidRPr="00D7426C">
        <w:rPr>
          <w:rFonts w:cstheme="minorHAnsi"/>
          <w:highlight w:val="green"/>
          <w:shd w:val="clear" w:color="auto" w:fill="FFFFFF"/>
        </w:rPr>
        <w:t>je nutno</w:t>
      </w:r>
      <w:r w:rsidRPr="00D7426C">
        <w:rPr>
          <w:rFonts w:cstheme="minorHAnsi"/>
          <w:highlight w:val="green"/>
          <w:shd w:val="clear" w:color="auto" w:fill="FFFFFF"/>
        </w:rPr>
        <w:t xml:space="preserve"> rozlišovat 32bitovou</w:t>
      </w:r>
      <w:r w:rsidR="007E39A0" w:rsidRPr="00D7426C">
        <w:rPr>
          <w:rFonts w:cstheme="minorHAnsi"/>
          <w:highlight w:val="green"/>
          <w:shd w:val="clear" w:color="auto" w:fill="FFFFFF"/>
        </w:rPr>
        <w:t xml:space="preserve"> </w:t>
      </w:r>
      <w:r w:rsidRPr="00D7426C">
        <w:rPr>
          <w:rFonts w:cstheme="minorHAnsi"/>
          <w:highlight w:val="green"/>
          <w:shd w:val="clear" w:color="auto" w:fill="FFFFFF"/>
        </w:rPr>
        <w:t>(</w:t>
      </w:r>
      <w:r w:rsidR="007E39A0" w:rsidRPr="00D7426C">
        <w:rPr>
          <w:rFonts w:cstheme="minorHAnsi"/>
          <w:highlight w:val="green"/>
          <w:shd w:val="clear" w:color="auto" w:fill="FFFFFF"/>
        </w:rPr>
        <w:t xml:space="preserve">označovanou jako </w:t>
      </w:r>
      <w:r w:rsidRPr="00D7426C">
        <w:rPr>
          <w:rFonts w:cstheme="minorHAnsi"/>
          <w:highlight w:val="green"/>
          <w:shd w:val="clear" w:color="auto" w:fill="FFFFFF"/>
        </w:rPr>
        <w:t>x86) a 64bitovou verzi operačního systému (x86 dokáže běžet na x64 obráceně ne)</w:t>
      </w:r>
      <w:sdt>
        <w:sdtPr>
          <w:rPr>
            <w:rFonts w:cstheme="minorHAnsi"/>
            <w:color w:val="000000"/>
            <w:highlight w:val="green"/>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7426C">
            <w:rPr>
              <w:color w:val="000000"/>
              <w:highlight w:val="green"/>
            </w:rPr>
            <w:t>[9, 10]</w:t>
          </w:r>
        </w:sdtContent>
      </w:sdt>
      <w:r w:rsidRPr="00D7426C">
        <w:rPr>
          <w:rFonts w:cstheme="minorHAnsi"/>
          <w:color w:val="000000"/>
          <w:highlight w:val="green"/>
          <w:shd w:val="clear" w:color="auto" w:fill="FFFFFF"/>
        </w:rPr>
        <w:t xml:space="preserve">, ale existuje také C++/CLI, který je součást Microsoft .NET a je kompilován na </w:t>
      </w:r>
      <w:proofErr w:type="spellStart"/>
      <w:r w:rsidRPr="00D7426C">
        <w:rPr>
          <w:rFonts w:cstheme="minorHAnsi"/>
          <w:color w:val="000000"/>
          <w:highlight w:val="green"/>
          <w:shd w:val="clear" w:color="auto" w:fill="FFFFFF"/>
        </w:rPr>
        <w:t>bytecode</w:t>
      </w:r>
      <w:proofErr w:type="spellEnd"/>
      <w:r w:rsidR="00D9773C" w:rsidRPr="00D7426C">
        <w:rPr>
          <w:rFonts w:cstheme="minorHAnsi"/>
          <w:color w:val="000000"/>
          <w:highlight w:val="green"/>
          <w:shd w:val="clear" w:color="auto" w:fill="FFFFFF"/>
        </w:rPr>
        <w:t xml:space="preserve"> (viz kap. 3.2)</w:t>
      </w:r>
      <w:r w:rsidRPr="00D7426C">
        <w:rPr>
          <w:rFonts w:cstheme="minorHAnsi"/>
          <w:color w:val="000000"/>
          <w:highlight w:val="green"/>
          <w:shd w:val="clear" w:color="auto" w:fill="FFFFFF"/>
        </w:rPr>
        <w:t xml:space="preserve">, což umožňuje </w:t>
      </w:r>
      <w:r w:rsidR="000B3187" w:rsidRPr="00D7426C">
        <w:rPr>
          <w:rFonts w:cstheme="minorHAnsi"/>
          <w:color w:val="000000"/>
          <w:highlight w:val="green"/>
          <w:shd w:val="clear" w:color="auto" w:fill="FFFFFF"/>
        </w:rPr>
        <w:t xml:space="preserve">mít jednu verzi pro obě architektury a </w:t>
      </w:r>
      <w:r w:rsidRPr="00D7426C">
        <w:rPr>
          <w:rFonts w:cstheme="minorHAnsi"/>
          <w:color w:val="000000"/>
          <w:highlight w:val="green"/>
          <w:shd w:val="clear" w:color="auto" w:fill="FFFFFF"/>
        </w:rPr>
        <w:t>sestavit aplikaci z částí napsaných v různých .NET jazycích (viz Kap. 3.3)</w:t>
      </w:r>
      <w:sdt>
        <w:sdtPr>
          <w:rPr>
            <w:rFonts w:cstheme="minorHAnsi"/>
            <w:color w:val="000000"/>
            <w:highlight w:val="green"/>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7426C">
            <w:rPr>
              <w:color w:val="000000"/>
              <w:highlight w:val="green"/>
            </w:rPr>
            <w:t>[11]</w:t>
          </w:r>
        </w:sdtContent>
      </w:sdt>
      <w:r w:rsidR="00431B78" w:rsidRPr="00D7426C">
        <w:rPr>
          <w:color w:val="000000"/>
          <w:highlight w:val="green"/>
        </w:rPr>
        <w:t>.</w:t>
      </w:r>
    </w:p>
    <w:p w14:paraId="4AC68E92" w14:textId="1DEE18DD" w:rsidR="000C39B9" w:rsidRDefault="000C39B9" w:rsidP="004B77A6">
      <w:pPr>
        <w:pStyle w:val="Odstavecseseznamem"/>
        <w:ind w:left="1428" w:firstLine="696"/>
        <w:jc w:val="both"/>
        <w:rPr>
          <w:color w:val="000000"/>
        </w:rPr>
      </w:pPr>
      <w:r w:rsidRPr="00D7426C">
        <w:rPr>
          <w:rFonts w:cstheme="minorHAnsi"/>
          <w:color w:val="000000"/>
          <w:highlight w:val="green"/>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highlight w:val="green"/>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7426C">
            <w:rPr>
              <w:color w:val="000000"/>
              <w:highlight w:val="green"/>
            </w:rPr>
            <w:t>[12–14]</w:t>
          </w:r>
        </w:sdtContent>
      </w:sdt>
      <w:r w:rsidRPr="00D7426C">
        <w:rPr>
          <w:rFonts w:cstheme="minorHAnsi"/>
          <w:color w:val="000000"/>
          <w:highlight w:val="green"/>
          <w:shd w:val="clear" w:color="auto" w:fill="FFFFFF"/>
        </w:rPr>
        <w:t>.</w:t>
      </w:r>
    </w:p>
    <w:p w14:paraId="5F5F9FAC" w14:textId="3D3F7A9C" w:rsidR="000C39B9" w:rsidRDefault="006B7320" w:rsidP="006B7320">
      <w:pPr>
        <w:pStyle w:val="Nadpis3"/>
      </w:pPr>
      <w:bookmarkStart w:id="11" w:name="_Toc127993266"/>
      <w:r w:rsidRPr="00D84F99">
        <w:t>3.1.2 novinky oproti C</w:t>
      </w:r>
      <w:bookmarkEnd w:id="11"/>
    </w:p>
    <w:p w14:paraId="52DBF058" w14:textId="15A395B9"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D7426C">
        <w:rPr>
          <w:rFonts w:cstheme="minorHAnsi"/>
          <w:highlight w:val="green"/>
          <w:shd w:val="clear" w:color="auto" w:fill="FFFFFF"/>
        </w:rPr>
        <w:t>Mezi novinky, které C++ přináší patří</w:t>
      </w:r>
      <w:r w:rsidR="008B3DAE" w:rsidRPr="00D7426C">
        <w:rPr>
          <w:rFonts w:cstheme="minorHAnsi"/>
          <w:color w:val="00B050"/>
          <w:highlight w:val="green"/>
          <w:shd w:val="clear" w:color="auto" w:fill="FFFFFF"/>
        </w:rPr>
        <w:t xml:space="preserve"> </w:t>
      </w:r>
      <w:r w:rsidR="008B3DAE" w:rsidRPr="00D7426C">
        <w:rPr>
          <w:rFonts w:cstheme="minorHAnsi"/>
          <w:i/>
          <w:iCs/>
          <w:color w:val="000000"/>
          <w:highlight w:val="green"/>
          <w:shd w:val="clear" w:color="auto" w:fill="FFFFFF"/>
          <w:lang w:val="en-US"/>
        </w:rPr>
        <w:t>namespace</w:t>
      </w:r>
      <w:r w:rsidR="008B3DAE" w:rsidRPr="00D7426C">
        <w:rPr>
          <w:rFonts w:cstheme="minorHAnsi"/>
          <w:color w:val="000000"/>
          <w:highlight w:val="green"/>
          <w:shd w:val="clear" w:color="auto" w:fill="FFFFFF"/>
        </w:rPr>
        <w:t xml:space="preserve">, které umožňují kód organizovat do menších celků a je tak možné, aby se v projektu vyskytoval stejný název vícekrát. </w:t>
      </w:r>
      <w:r w:rsidR="00BD3FC3" w:rsidRPr="00D7426C">
        <w:rPr>
          <w:rFonts w:cstheme="minorHAnsi"/>
          <w:color w:val="000000"/>
          <w:highlight w:val="green"/>
          <w:shd w:val="clear" w:color="auto" w:fill="FFFFFF"/>
        </w:rPr>
        <w:t xml:space="preserve">Jakožto objektový jazyk dovoluje přetěžování metod, ale oproti Javě porovnává jen parametry, takže funkce s různým návratovým typem a stejnými parametry považuje za stejné a nepůjdou zkompilovat. </w:t>
      </w:r>
      <w:r w:rsidR="00ED3C7C" w:rsidRPr="00D7426C">
        <w:rPr>
          <w:rFonts w:cstheme="minorHAnsi"/>
          <w:color w:val="000000"/>
          <w:highlight w:val="green"/>
          <w:shd w:val="clear" w:color="auto" w:fill="FFFFFF"/>
        </w:rPr>
        <w:t xml:space="preserve">Dále přibyli </w:t>
      </w:r>
      <w:r w:rsidR="00ED3C7C" w:rsidRPr="00D7426C">
        <w:rPr>
          <w:rFonts w:cstheme="minorHAnsi"/>
          <w:i/>
          <w:iCs/>
          <w:color w:val="000000"/>
          <w:highlight w:val="green"/>
          <w:shd w:val="clear" w:color="auto" w:fill="FFFFFF"/>
          <w:lang w:val="en-US"/>
        </w:rPr>
        <w:t>Exceptions</w:t>
      </w:r>
      <w:r w:rsidR="00ED3C7C" w:rsidRPr="00D7426C">
        <w:rPr>
          <w:rFonts w:cstheme="minorHAnsi"/>
          <w:color w:val="000000"/>
          <w:highlight w:val="green"/>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highlight w:val="green"/>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D7426C">
            <w:rPr>
              <w:color w:val="000000"/>
              <w:highlight w:val="green"/>
            </w:rPr>
            <w:t>[8]</w:t>
          </w:r>
        </w:sdtContent>
      </w:sdt>
      <w:r w:rsidR="00ED3C7C" w:rsidRPr="00D7426C">
        <w:rPr>
          <w:rFonts w:cstheme="minorHAnsi"/>
          <w:color w:val="000000"/>
          <w:highlight w:val="green"/>
          <w:shd w:val="clear" w:color="auto" w:fill="FFFFFF"/>
        </w:rPr>
        <w:t>.</w:t>
      </w:r>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7993267"/>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7426C">
        <w:rPr>
          <w:rFonts w:cstheme="minorHAnsi"/>
          <w:color w:val="000000"/>
          <w:highlight w:val="green"/>
          <w:shd w:val="clear" w:color="auto" w:fill="FFFFFF"/>
        </w:rPr>
        <w:t>standar</w:t>
      </w:r>
      <w:r w:rsidR="003044FF" w:rsidRPr="00D7426C">
        <w:rPr>
          <w:rFonts w:cstheme="minorHAnsi"/>
          <w:color w:val="000000"/>
          <w:highlight w:val="green"/>
          <w:shd w:val="clear" w:color="auto" w:fill="FFFFFF"/>
        </w:rPr>
        <w:t>d</w:t>
      </w:r>
      <w:r w:rsidRPr="00D7426C">
        <w:rPr>
          <w:rFonts w:cstheme="minorHAnsi"/>
          <w:color w:val="000000"/>
          <w:highlight w:val="green"/>
          <w:shd w:val="clear" w:color="auto" w:fill="FFFFFF"/>
        </w:rPr>
        <w:t xml:space="preserve">y C++ neobsahují </w:t>
      </w:r>
      <w:r w:rsidRPr="00D7426C">
        <w:rPr>
          <w:rFonts w:cstheme="minorHAnsi"/>
          <w:highlight w:val="green"/>
          <w:shd w:val="clear" w:color="auto" w:fill="FFFFFF"/>
          <w:lang w:val="en-US"/>
        </w:rPr>
        <w:t>Garbage Collector</w:t>
      </w:r>
      <w:r w:rsidRPr="00D7426C">
        <w:rPr>
          <w:rFonts w:cstheme="minorHAnsi"/>
          <w:color w:val="000000"/>
          <w:highlight w:val="green"/>
          <w:shd w:val="clear" w:color="auto" w:fill="FFFFFF"/>
        </w:rPr>
        <w:t>, takže se programátor musí starat o alokování a následné uvolňování paměti</w:t>
      </w:r>
      <w:r w:rsidR="003E52DD" w:rsidRPr="00D7426C">
        <w:rPr>
          <w:rFonts w:cstheme="minorHAnsi"/>
          <w:color w:val="000000"/>
          <w:highlight w:val="green"/>
          <w:shd w:val="clear" w:color="auto" w:fill="FFFFFF"/>
        </w:rPr>
        <w:t xml:space="preserve"> sám</w:t>
      </w:r>
      <w:r w:rsidRPr="00D7426C">
        <w:rPr>
          <w:rFonts w:cstheme="minorHAnsi"/>
          <w:color w:val="000000"/>
          <w:highlight w:val="green"/>
          <w:shd w:val="clear" w:color="auto" w:fill="FFFFFF"/>
        </w:rPr>
        <w:t>, ale je možné použít některý vytvořený třetí stranou</w:t>
      </w:r>
      <w:sdt>
        <w:sdtPr>
          <w:rPr>
            <w:rFonts w:cstheme="minorHAnsi"/>
            <w:color w:val="000000"/>
            <w:highlight w:val="green"/>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D7426C">
            <w:rPr>
              <w:color w:val="000000"/>
              <w:highlight w:val="green"/>
            </w:rPr>
            <w:t>[15]</w:t>
          </w:r>
        </w:sdtContent>
      </w:sdt>
      <w:r w:rsidRPr="00D7426C">
        <w:rPr>
          <w:rFonts w:cstheme="minorHAnsi"/>
          <w:color w:val="000000"/>
          <w:highlight w:val="green"/>
          <w:shd w:val="clear" w:color="auto" w:fill="FFFFFF"/>
        </w:rPr>
        <w:t>. C++ neobsahuje vlastní GUI a musíte proto použít některou z knihoven třetí strany</w:t>
      </w:r>
      <w:sdt>
        <w:sdtPr>
          <w:rPr>
            <w:rFonts w:cstheme="minorHAnsi"/>
            <w:color w:val="000000"/>
            <w:highlight w:val="green"/>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D7426C">
            <w:rPr>
              <w:color w:val="000000"/>
              <w:highlight w:val="green"/>
            </w:rPr>
            <w:t>[16]</w:t>
          </w:r>
        </w:sdtContent>
      </w:sdt>
      <w:r w:rsidRPr="00D7426C">
        <w:rPr>
          <w:rFonts w:cstheme="minorHAnsi"/>
          <w:color w:val="000000"/>
          <w:highlight w:val="green"/>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7993268"/>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je objektový jazyk, který </w:t>
      </w:r>
      <w:r w:rsidR="005E412C" w:rsidRPr="00D7426C">
        <w:rPr>
          <w:rFonts w:cstheme="minorHAnsi"/>
          <w:color w:val="000000" w:themeColor="text1"/>
          <w:highlight w:val="green"/>
          <w:shd w:val="clear" w:color="auto" w:fill="FFFFFF"/>
        </w:rPr>
        <w:t>byl vyvinut s myšlenkou, aby bylo</w:t>
      </w:r>
      <w:r w:rsidR="000D6D8F" w:rsidRPr="00D7426C">
        <w:rPr>
          <w:rFonts w:cstheme="minorHAnsi"/>
          <w:color w:val="000000" w:themeColor="text1"/>
          <w:highlight w:val="green"/>
          <w:shd w:val="clear" w:color="auto" w:fill="FFFFFF"/>
        </w:rPr>
        <w:t xml:space="preserve"> možné</w:t>
      </w:r>
      <w:r w:rsidR="005E412C" w:rsidRPr="00D7426C">
        <w:rPr>
          <w:rFonts w:cstheme="minorHAnsi"/>
          <w:color w:val="000000" w:themeColor="text1"/>
          <w:highlight w:val="green"/>
          <w:shd w:val="clear" w:color="auto" w:fill="FFFFFF"/>
        </w:rPr>
        <w:t xml:space="preserve"> jeden program spustit na všech systémech. Architektura vychází z jazyků jako Eiffel, </w:t>
      </w:r>
      <w:proofErr w:type="spellStart"/>
      <w:r w:rsidR="005E412C" w:rsidRPr="00D7426C">
        <w:rPr>
          <w:rFonts w:cstheme="minorHAnsi"/>
          <w:color w:val="000000" w:themeColor="text1"/>
          <w:highlight w:val="green"/>
          <w:shd w:val="clear" w:color="auto" w:fill="FFFFFF"/>
        </w:rPr>
        <w:t>SmallTalk</w:t>
      </w:r>
      <w:proofErr w:type="spellEnd"/>
      <w:r w:rsidR="005E412C" w:rsidRPr="00D7426C">
        <w:rPr>
          <w:rFonts w:cstheme="minorHAnsi"/>
          <w:color w:val="000000" w:themeColor="text1"/>
          <w:highlight w:val="green"/>
          <w:shd w:val="clear" w:color="auto" w:fill="FFFFFF"/>
        </w:rPr>
        <w:t xml:space="preserve"> a </w:t>
      </w:r>
      <w:proofErr w:type="spellStart"/>
      <w:r w:rsidR="005E412C" w:rsidRPr="00D7426C">
        <w:rPr>
          <w:rFonts w:cstheme="minorHAnsi"/>
          <w:color w:val="000000" w:themeColor="text1"/>
          <w:highlight w:val="green"/>
          <w:shd w:val="clear" w:color="auto" w:fill="FFFFFF"/>
        </w:rPr>
        <w:t>Objective</w:t>
      </w:r>
      <w:proofErr w:type="spellEnd"/>
      <w:r w:rsidR="005E412C" w:rsidRPr="00D7426C">
        <w:rPr>
          <w:rFonts w:cstheme="minorHAnsi"/>
          <w:color w:val="000000" w:themeColor="text1"/>
          <w:highlight w:val="green"/>
          <w:shd w:val="clear" w:color="auto" w:fill="FFFFFF"/>
        </w:rPr>
        <w:t xml:space="preserve"> C.</w:t>
      </w:r>
      <w:r w:rsidR="004931BA" w:rsidRPr="00D7426C">
        <w:rPr>
          <w:rFonts w:cstheme="minorHAnsi"/>
          <w:color w:val="000000" w:themeColor="text1"/>
          <w:highlight w:val="green"/>
          <w:shd w:val="clear" w:color="auto" w:fill="FFFFFF"/>
        </w:rPr>
        <w:t xml:space="preserve"> Pro snazší přechod programátorů z C++ byla snaha zachovat co nejpodobnější syntaxi, ale jeho funkcionality použity nebyli.</w:t>
      </w:r>
      <w:sdt>
        <w:sdtPr>
          <w:rPr>
            <w:rFonts w:cstheme="minorHAnsi"/>
            <w:color w:val="000000"/>
            <w:highlight w:val="green"/>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D7426C">
            <w:rPr>
              <w:rFonts w:cstheme="minorHAnsi"/>
              <w:color w:val="000000"/>
              <w:highlight w:val="green"/>
              <w:shd w:val="clear" w:color="auto" w:fill="FFFFFF"/>
            </w:rPr>
            <w:t>[17]</w:t>
          </w:r>
        </w:sdtContent>
      </w:sdt>
      <w:r w:rsidR="005F5030" w:rsidRPr="00D7426C">
        <w:rPr>
          <w:rFonts w:cstheme="minorHAnsi"/>
          <w:color w:val="000000"/>
          <w:highlight w:val="green"/>
          <w:shd w:val="clear" w:color="auto" w:fill="FFFFFF"/>
        </w:rPr>
        <w:t xml:space="preserve"> </w:t>
      </w:r>
      <w:r w:rsidR="00204935" w:rsidRPr="00D7426C">
        <w:rPr>
          <w:rFonts w:cstheme="minorHAnsi"/>
          <w:color w:val="000000"/>
          <w:highlight w:val="green"/>
          <w:shd w:val="clear" w:color="auto" w:fill="FFFFFF"/>
        </w:rPr>
        <w:t>oproti C a C++ se v</w:t>
      </w:r>
      <w:r w:rsidR="00B4128D" w:rsidRPr="00D7426C">
        <w:rPr>
          <w:rFonts w:cstheme="minorHAnsi"/>
          <w:color w:val="000000" w:themeColor="text1"/>
          <w:highlight w:val="green"/>
          <w:shd w:val="clear" w:color="auto" w:fill="FFFFFF"/>
        </w:rPr>
        <w:t> Javě nenachází funkce, které existují samy o sobě a nenáleží žádné třídě, ale jen metody, které jsou součástí objektu, nebo jsou statické</w:t>
      </w:r>
      <w:sdt>
        <w:sdtPr>
          <w:rPr>
            <w:rFonts w:cstheme="minorHAnsi"/>
            <w:color w:val="000000"/>
            <w:highlight w:val="green"/>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D7426C">
            <w:rPr>
              <w:color w:val="000000"/>
              <w:highlight w:val="green"/>
            </w:rPr>
            <w:t>[18, 19]</w:t>
          </w:r>
        </w:sdtContent>
      </w:sdt>
      <w:r w:rsidR="00B4128D" w:rsidRPr="00D7426C">
        <w:rPr>
          <w:rFonts w:cstheme="minorHAnsi"/>
          <w:color w:val="000000" w:themeColor="text1"/>
          <w:highlight w:val="green"/>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7993269"/>
      <w:r w:rsidRPr="00AE4429">
        <w:rPr>
          <w:shd w:val="clear" w:color="auto" w:fill="FFFFFF"/>
        </w:rPr>
        <w:lastRenderedPageBreak/>
        <w:t xml:space="preserve">3.2.1 </w:t>
      </w:r>
      <w:r w:rsidR="00A176FE" w:rsidRPr="00AE4429">
        <w:rPr>
          <w:shd w:val="clear" w:color="auto" w:fill="FFFFFF"/>
        </w:rPr>
        <w:t>JIT (Just In Time)</w:t>
      </w:r>
      <w:bookmarkEnd w:id="15"/>
    </w:p>
    <w:p w14:paraId="3BA5BBCB" w14:textId="37697B57" w:rsidR="00CC65B8" w:rsidRDefault="00FE436D"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O</w:t>
      </w:r>
      <w:r w:rsidR="00F67031" w:rsidRPr="00D7426C">
        <w:rPr>
          <w:rFonts w:cstheme="minorHAnsi"/>
          <w:color w:val="000000" w:themeColor="text1"/>
          <w:highlight w:val="green"/>
          <w:shd w:val="clear" w:color="auto" w:fill="FFFFFF"/>
        </w:rPr>
        <w:t>proti C++ není</w:t>
      </w:r>
      <w:r w:rsidR="00364604" w:rsidRPr="00D7426C">
        <w:rPr>
          <w:rFonts w:cstheme="minorHAnsi"/>
          <w:color w:val="000000" w:themeColor="text1"/>
          <w:highlight w:val="green"/>
          <w:shd w:val="clear" w:color="auto" w:fill="FFFFFF"/>
        </w:rPr>
        <w:t xml:space="preserve"> kód</w:t>
      </w:r>
      <w:r w:rsidR="00F67031" w:rsidRPr="00D7426C">
        <w:rPr>
          <w:rFonts w:cstheme="minorHAnsi"/>
          <w:color w:val="000000" w:themeColor="text1"/>
          <w:highlight w:val="green"/>
          <w:shd w:val="clear" w:color="auto" w:fill="FFFFFF"/>
        </w:rPr>
        <w:t xml:space="preserve"> kompilován přímo do strojového kódu, ale do</w:t>
      </w:r>
      <w:r w:rsidR="00F83F3E" w:rsidRPr="00D7426C">
        <w:rPr>
          <w:rFonts w:cstheme="minorHAnsi"/>
          <w:color w:val="000000" w:themeColor="text1"/>
          <w:highlight w:val="green"/>
          <w:shd w:val="clear" w:color="auto" w:fill="FFFFFF"/>
        </w:rPr>
        <w:t xml:space="preserve"> vysokoúrovňového platformě nezávislého kódu nazývaného</w:t>
      </w:r>
      <w:r w:rsidR="00F67031" w:rsidRPr="00D7426C">
        <w:rPr>
          <w:rFonts w:cstheme="minorHAnsi"/>
          <w:color w:val="000000" w:themeColor="text1"/>
          <w:highlight w:val="green"/>
          <w:shd w:val="clear" w:color="auto" w:fill="FFFFFF"/>
        </w:rPr>
        <w:t xml:space="preserve"> </w:t>
      </w:r>
      <w:proofErr w:type="spellStart"/>
      <w:r w:rsidR="00F67031" w:rsidRPr="00D7426C">
        <w:rPr>
          <w:rFonts w:cstheme="minorHAnsi"/>
          <w:color w:val="000000" w:themeColor="text1"/>
          <w:highlight w:val="green"/>
          <w:shd w:val="clear" w:color="auto" w:fill="FFFFFF"/>
        </w:rPr>
        <w:t>bytecod</w:t>
      </w:r>
      <w:r w:rsidR="00F83F3E" w:rsidRPr="00D7426C">
        <w:rPr>
          <w:rFonts w:cstheme="minorHAnsi"/>
          <w:color w:val="000000" w:themeColor="text1"/>
          <w:highlight w:val="green"/>
          <w:shd w:val="clear" w:color="auto" w:fill="FFFFFF"/>
        </w:rPr>
        <w:t>e</w:t>
      </w:r>
      <w:proofErr w:type="spellEnd"/>
      <w:r w:rsidR="00F67031" w:rsidRPr="00D7426C">
        <w:rPr>
          <w:rFonts w:cstheme="minorHAnsi"/>
          <w:color w:val="000000" w:themeColor="text1"/>
          <w:highlight w:val="green"/>
          <w:shd w:val="clear" w:color="auto" w:fill="FFFFFF"/>
        </w:rPr>
        <w:t>, který je spouštěn ve virtuálním stroji (</w:t>
      </w:r>
      <w:r w:rsidR="004334D7" w:rsidRPr="00D7426C">
        <w:rPr>
          <w:rFonts w:cstheme="minorHAnsi"/>
          <w:color w:val="000000" w:themeColor="text1"/>
          <w:highlight w:val="green"/>
          <w:shd w:val="clear" w:color="auto" w:fill="FFFFFF"/>
          <w:lang w:val="en-US"/>
        </w:rPr>
        <w:t>Java Virtual Machine</w:t>
      </w:r>
      <w:r w:rsidR="004334D7" w:rsidRPr="00D7426C">
        <w:rPr>
          <w:rFonts w:cstheme="minorHAnsi"/>
          <w:color w:val="000000" w:themeColor="text1"/>
          <w:highlight w:val="green"/>
          <w:shd w:val="clear" w:color="auto" w:fill="FFFFFF"/>
        </w:rPr>
        <w:t xml:space="preserve"> neboli </w:t>
      </w:r>
      <w:r w:rsidR="00F67031" w:rsidRPr="00D7426C">
        <w:rPr>
          <w:rFonts w:cstheme="minorHAnsi"/>
          <w:color w:val="000000" w:themeColor="text1"/>
          <w:highlight w:val="green"/>
          <w:shd w:val="clear" w:color="auto" w:fill="FFFFFF"/>
        </w:rPr>
        <w:t>JVM), což umožňuje, aby stejný program bylo možné spustit na všech operačních systémech v 32bitové i 64bitové verzi</w:t>
      </w:r>
      <w:sdt>
        <w:sdtPr>
          <w:rPr>
            <w:rFonts w:cstheme="minorHAnsi"/>
            <w:color w:val="000000"/>
            <w:highlight w:val="green"/>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D7426C">
            <w:rPr>
              <w:color w:val="000000"/>
              <w:highlight w:val="green"/>
            </w:rPr>
            <w:t>[9]</w:t>
          </w:r>
        </w:sdtContent>
      </w:sdt>
      <w:r w:rsidR="00F67031" w:rsidRPr="00D7426C">
        <w:rPr>
          <w:rFonts w:cstheme="minorHAnsi"/>
          <w:color w:val="000000" w:themeColor="text1"/>
          <w:highlight w:val="green"/>
          <w:shd w:val="clear" w:color="auto" w:fill="FFFFFF"/>
        </w:rPr>
        <w:t>, ale ke spuštění programu musí být na zařízení naistalována odpovídající verze</w:t>
      </w:r>
      <w:r w:rsidR="009B39F8" w:rsidRPr="00D7426C">
        <w:rPr>
          <w:rFonts w:cstheme="minorHAnsi"/>
          <w:color w:val="000000" w:themeColor="text1"/>
          <w:highlight w:val="green"/>
          <w:shd w:val="clear" w:color="auto" w:fill="FFFFFF"/>
        </w:rPr>
        <w:t xml:space="preserve"> JVM</w:t>
      </w:r>
      <w:r w:rsidR="00F67031" w:rsidRPr="00D7426C">
        <w:rPr>
          <w:rFonts w:cstheme="minorHAnsi"/>
          <w:color w:val="000000" w:themeColor="text1"/>
          <w:highlight w:val="green"/>
          <w:shd w:val="clear" w:color="auto" w:fill="FFFFFF"/>
        </w:rPr>
        <w:t xml:space="preserve">. Nevýhodou </w:t>
      </w:r>
      <w:proofErr w:type="spellStart"/>
      <w:r w:rsidR="00F67031" w:rsidRPr="00D7426C">
        <w:rPr>
          <w:rFonts w:cstheme="minorHAnsi"/>
          <w:color w:val="000000" w:themeColor="text1"/>
          <w:highlight w:val="green"/>
          <w:shd w:val="clear" w:color="auto" w:fill="FFFFFF"/>
        </w:rPr>
        <w:t>bytecodu</w:t>
      </w:r>
      <w:proofErr w:type="spellEnd"/>
      <w:r w:rsidR="00F67031" w:rsidRPr="00D7426C">
        <w:rPr>
          <w:rFonts w:cstheme="minorHAnsi"/>
          <w:color w:val="000000" w:themeColor="text1"/>
          <w:highlight w:val="green"/>
          <w:shd w:val="clear" w:color="auto" w:fill="FFFFFF"/>
        </w:rPr>
        <w:t xml:space="preserve"> je jeho výpočetní náročnost, neboť je překládán do strojového kódu v momentě, kdy je spouštěn. Díky </w:t>
      </w:r>
      <w:r w:rsidR="00F67031" w:rsidRPr="00D7426C">
        <w:rPr>
          <w:rFonts w:cstheme="minorHAnsi"/>
          <w:color w:val="000000" w:themeColor="text1"/>
          <w:highlight w:val="green"/>
          <w:shd w:val="clear" w:color="auto" w:fill="FFFFFF"/>
          <w:lang w:val="en-US"/>
        </w:rPr>
        <w:t>just in time</w:t>
      </w:r>
      <w:r w:rsidR="00F67031" w:rsidRPr="00D7426C">
        <w:rPr>
          <w:rFonts w:cstheme="minorHAnsi"/>
          <w:color w:val="000000" w:themeColor="text1"/>
          <w:highlight w:val="green"/>
          <w:shd w:val="clear" w:color="auto" w:fill="FFFFFF"/>
        </w:rPr>
        <w:t xml:space="preserve"> (JIT) překladu je</w:t>
      </w:r>
      <w:r w:rsidR="009E27D5">
        <w:rPr>
          <w:rFonts w:cstheme="minorHAnsi"/>
          <w:color w:val="000000" w:themeColor="text1"/>
          <w:highlight w:val="green"/>
          <w:shd w:val="clear" w:color="auto" w:fill="FFFFFF"/>
        </w:rPr>
        <w:t xml:space="preserve"> ovšem</w:t>
      </w:r>
      <w:r w:rsidR="00F67031" w:rsidRPr="00D7426C">
        <w:rPr>
          <w:rFonts w:cstheme="minorHAnsi"/>
          <w:color w:val="000000" w:themeColor="text1"/>
          <w:highlight w:val="green"/>
          <w:shd w:val="clear" w:color="auto" w:fill="FFFFFF"/>
        </w:rPr>
        <w:t xml:space="preserve"> možné provést optimalizaci pro konkrétní CPU a tím dosáhnout vyšší rychlosti</w:t>
      </w:r>
      <w:r w:rsidR="000543FF" w:rsidRPr="00D7426C">
        <w:rPr>
          <w:rFonts w:cstheme="minorHAnsi"/>
          <w:color w:val="000000" w:themeColor="text1"/>
          <w:highlight w:val="green"/>
          <w:shd w:val="clear" w:color="auto" w:fill="FFFFFF"/>
        </w:rPr>
        <w:t>, než jaké dosahují programy napsané například v C nebo C++ a zkompilované na počítači, který je starší než ten, kde je spouštěn.</w:t>
      </w:r>
      <w:sdt>
        <w:sdtPr>
          <w:rPr>
            <w:rFonts w:cstheme="minorHAnsi"/>
            <w:color w:val="000000"/>
            <w:highlight w:val="green"/>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D7426C">
            <w:rPr>
              <w:color w:val="000000"/>
              <w:highlight w:val="green"/>
            </w:rPr>
            <w:t>[20]</w:t>
          </w:r>
        </w:sdtContent>
      </w:sdt>
      <w:r w:rsidR="00F67031" w:rsidRPr="00D7426C">
        <w:rPr>
          <w:rFonts w:cstheme="minorHAnsi"/>
          <w:color w:val="000000" w:themeColor="text1"/>
          <w:highlight w:val="green"/>
          <w:shd w:val="clear" w:color="auto" w:fill="FFFFFF"/>
        </w:rPr>
        <w:t>.</w:t>
      </w:r>
    </w:p>
    <w:p w14:paraId="56EAA14F" w14:textId="47300A2A" w:rsidR="00A176FE" w:rsidRDefault="00A176FE" w:rsidP="00A176FE">
      <w:pPr>
        <w:pStyle w:val="Nadpis3"/>
        <w:rPr>
          <w:shd w:val="clear" w:color="auto" w:fill="FFFFFF"/>
        </w:rPr>
      </w:pPr>
      <w:bookmarkStart w:id="16" w:name="_Toc127993270"/>
      <w:r>
        <w:rPr>
          <w:shd w:val="clear" w:color="auto" w:fill="FFFFFF"/>
        </w:rPr>
        <w:t xml:space="preserve">3.2.2 </w:t>
      </w:r>
      <w:r w:rsidRPr="00AE4429">
        <w:t>přístup k paměti a ovládání hardware</w:t>
      </w:r>
      <w:bookmarkEnd w:id="16"/>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Java neumožňuje pracovat s pointery, neboť správu paměti zajišťuje </w:t>
      </w:r>
      <w:r w:rsidRPr="00D7426C">
        <w:rPr>
          <w:rFonts w:cstheme="minorHAnsi"/>
          <w:color w:val="000000" w:themeColor="text1"/>
          <w:highlight w:val="green"/>
          <w:shd w:val="clear" w:color="auto" w:fill="FFFFFF"/>
          <w:lang w:val="en-US"/>
        </w:rPr>
        <w:t>run time</w:t>
      </w:r>
      <w:sdt>
        <w:sdtPr>
          <w:rPr>
            <w:rFonts w:cstheme="minorHAnsi"/>
            <w:color w:val="000000"/>
            <w:highlight w:val="green"/>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Jelikož program nepřistupuje k paměti přímo je možné zajistit, že nebude zasahovat do paměti ostatních programů, což by mohlo způsobit pád systému či neoprávněný přístup k citlivým údajům</w:t>
      </w:r>
      <w:sdt>
        <w:sdtPr>
          <w:rPr>
            <w:rFonts w:cstheme="minorHAnsi"/>
            <w:color w:val="000000"/>
            <w:highlight w:val="green"/>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D7426C">
            <w:rPr>
              <w:color w:val="000000"/>
              <w:highlight w:val="green"/>
            </w:rPr>
            <w:t>[21]</w:t>
          </w:r>
        </w:sdtContent>
      </w:sdt>
      <w:r w:rsidRPr="00D7426C">
        <w:rPr>
          <w:rFonts w:cstheme="minorHAnsi"/>
          <w:color w:val="000000" w:themeColor="text1"/>
          <w:highlight w:val="green"/>
          <w:shd w:val="clear" w:color="auto" w:fill="FFFFFF"/>
        </w:rPr>
        <w:t>.</w:t>
      </w:r>
      <w:r w:rsidR="00AB5D60" w:rsidRPr="00D7426C">
        <w:rPr>
          <w:rFonts w:cstheme="minorHAnsi"/>
          <w:color w:val="000000" w:themeColor="text1"/>
          <w:highlight w:val="green"/>
          <w:shd w:val="clear" w:color="auto" w:fill="FFFFFF"/>
        </w:rPr>
        <w:t xml:space="preserve"> P</w:t>
      </w:r>
      <w:r w:rsidR="00AB5D60" w:rsidRPr="00D7426C">
        <w:rPr>
          <w:color w:val="000000" w:themeColor="text1"/>
          <w:highlight w:val="green"/>
        </w:rPr>
        <w:t>omocí J</w:t>
      </w:r>
      <w:r w:rsidR="00AB5D60" w:rsidRPr="00D7426C">
        <w:rPr>
          <w:rFonts w:cstheme="minorHAnsi"/>
          <w:color w:val="000000" w:themeColor="text1"/>
          <w:highlight w:val="green"/>
          <w:shd w:val="clear" w:color="auto" w:fill="FFFFFF"/>
        </w:rPr>
        <w:t xml:space="preserve">ava ME </w:t>
      </w:r>
      <w:r w:rsidR="00AB5D60" w:rsidRPr="00D7426C">
        <w:rPr>
          <w:rFonts w:cstheme="minorHAnsi"/>
          <w:color w:val="000000" w:themeColor="text1"/>
          <w:highlight w:val="green"/>
          <w:shd w:val="clear" w:color="auto" w:fill="FFFFFF"/>
          <w:lang w:val="en-US"/>
        </w:rPr>
        <w:t>Embedded</w:t>
      </w:r>
      <w:r w:rsidR="00AB5D60" w:rsidRPr="00D7426C">
        <w:rPr>
          <w:rFonts w:cstheme="minorHAnsi"/>
          <w:color w:val="000000" w:themeColor="text1"/>
          <w:highlight w:val="green"/>
          <w:shd w:val="clear" w:color="auto" w:fill="FFFFFF"/>
        </w:rPr>
        <w:t xml:space="preserve"> je možné ovládat i jednočipové počítače, ale je podporováno pouze </w:t>
      </w:r>
      <w:r w:rsidR="00AB5D60" w:rsidRPr="00D7426C">
        <w:rPr>
          <w:rFonts w:cstheme="minorHAnsi"/>
          <w:color w:val="000000" w:themeColor="text1"/>
          <w:highlight w:val="green"/>
          <w:shd w:val="clear" w:color="auto" w:fill="FFFFFF"/>
          <w:lang w:val="en-US"/>
        </w:rPr>
        <w:t>Raspberry</w:t>
      </w:r>
      <w:r w:rsidR="00AB5D60" w:rsidRPr="00D7426C">
        <w:rPr>
          <w:rFonts w:cstheme="minorHAnsi"/>
          <w:color w:val="000000" w:themeColor="text1"/>
          <w:highlight w:val="green"/>
          <w:shd w:val="clear" w:color="auto" w:fill="FFFFFF"/>
        </w:rPr>
        <w:t xml:space="preserve"> </w:t>
      </w:r>
      <w:r w:rsidR="00AB5D60" w:rsidRPr="00D7426C">
        <w:rPr>
          <w:rFonts w:cstheme="minorHAnsi"/>
          <w:color w:val="000000" w:themeColor="text1"/>
          <w:highlight w:val="green"/>
          <w:shd w:val="clear" w:color="auto" w:fill="FFFFFF"/>
          <w:lang w:val="en-US"/>
        </w:rPr>
        <w:t>Pi</w:t>
      </w:r>
      <w:r w:rsidR="00AB5D60" w:rsidRPr="00D7426C">
        <w:rPr>
          <w:rFonts w:cstheme="minorHAnsi"/>
          <w:color w:val="000000" w:themeColor="text1"/>
          <w:highlight w:val="green"/>
          <w:shd w:val="clear" w:color="auto" w:fill="FFFFFF"/>
        </w:rPr>
        <w:t xml:space="preserve"> Model B a </w:t>
      </w:r>
      <w:r w:rsidR="001B573A" w:rsidRPr="00D7426C">
        <w:rPr>
          <w:rFonts w:cstheme="minorHAnsi"/>
          <w:color w:val="000000" w:themeColor="text1"/>
          <w:highlight w:val="green"/>
          <w:shd w:val="clear" w:color="auto" w:fill="FFFFFF"/>
        </w:rPr>
        <w:t>dva</w:t>
      </w:r>
      <w:r w:rsidR="00AB5D60" w:rsidRPr="00D7426C">
        <w:rPr>
          <w:rFonts w:cstheme="minorHAnsi"/>
          <w:color w:val="000000" w:themeColor="text1"/>
          <w:highlight w:val="green"/>
          <w:shd w:val="clear" w:color="auto" w:fill="FFFFFF"/>
        </w:rPr>
        <w:t xml:space="preserve"> čipy od STMicroelectronics</w:t>
      </w:r>
      <w:sdt>
        <w:sdtPr>
          <w:rPr>
            <w:rFonts w:cstheme="minorHAnsi"/>
            <w:color w:val="000000"/>
            <w:highlight w:val="green"/>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D7426C">
            <w:rPr>
              <w:color w:val="000000"/>
              <w:highlight w:val="green"/>
            </w:rPr>
            <w:t>[22]</w:t>
          </w:r>
        </w:sdtContent>
      </w:sdt>
      <w:r w:rsidR="00AB5D60" w:rsidRPr="00D7426C">
        <w:rPr>
          <w:rFonts w:cstheme="minorHAnsi"/>
          <w:color w:val="000000" w:themeColor="text1"/>
          <w:highlight w:val="green"/>
          <w:shd w:val="clear" w:color="auto" w:fill="FFFFFF"/>
        </w:rPr>
        <w:t>.</w:t>
      </w:r>
    </w:p>
    <w:p w14:paraId="18263440" w14:textId="44E77AB6" w:rsidR="00CC65B8" w:rsidRDefault="00CC65B8" w:rsidP="00CC65B8">
      <w:pPr>
        <w:pStyle w:val="Nadpis3"/>
        <w:rPr>
          <w:shd w:val="clear" w:color="auto" w:fill="FFFFFF"/>
        </w:rPr>
      </w:pPr>
      <w:bookmarkStart w:id="17" w:name="_Toc127993271"/>
      <w:r w:rsidRPr="00AE4429">
        <w:rPr>
          <w:shd w:val="clear" w:color="auto" w:fill="FFFFFF"/>
        </w:rPr>
        <w:t>3.2.</w:t>
      </w:r>
      <w:r w:rsidR="00596F08">
        <w:rPr>
          <w:shd w:val="clear" w:color="auto" w:fill="FFFFFF"/>
        </w:rPr>
        <w:t>3</w:t>
      </w:r>
      <w:r w:rsidR="00FE436D" w:rsidRPr="00AE4429">
        <w:rPr>
          <w:shd w:val="clear" w:color="auto" w:fill="FFFFFF"/>
        </w:rPr>
        <w:t xml:space="preserve"> výhody</w:t>
      </w:r>
      <w:bookmarkEnd w:id="17"/>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7426C">
        <w:rPr>
          <w:rFonts w:cstheme="minorHAnsi"/>
          <w:color w:val="000000" w:themeColor="text1"/>
          <w:highlight w:val="green"/>
          <w:shd w:val="clear" w:color="auto" w:fill="FFFFFF"/>
        </w:rPr>
        <w:t xml:space="preserve">Na rozdíl od C++ Java nepoužívá </w:t>
      </w:r>
      <w:proofErr w:type="spellStart"/>
      <w:r w:rsidR="00BD3FC3" w:rsidRPr="00D7426C">
        <w:rPr>
          <w:rFonts w:cstheme="minorHAnsi"/>
          <w:color w:val="000000" w:themeColor="text1"/>
          <w:highlight w:val="green"/>
          <w:shd w:val="clear" w:color="auto" w:fill="FFFFFF"/>
        </w:rPr>
        <w:t>headery</w:t>
      </w:r>
      <w:proofErr w:type="spellEnd"/>
      <w:r w:rsidR="00BD3FC3" w:rsidRPr="00D7426C">
        <w:rPr>
          <w:rFonts w:cstheme="minorHAnsi"/>
          <w:color w:val="000000" w:themeColor="text1"/>
          <w:highlight w:val="green"/>
          <w:shd w:val="clear" w:color="auto" w:fill="FFFFFF"/>
        </w:rPr>
        <w:t xml:space="preserve"> a pro použití třídy v jiném souboru stačí, aby se nacházely ve stejném </w:t>
      </w:r>
      <w:r w:rsidR="00BD3FC3" w:rsidRPr="00D7426C">
        <w:rPr>
          <w:rFonts w:cstheme="minorHAnsi"/>
          <w:i/>
          <w:iCs/>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nebo na příslušný </w:t>
      </w:r>
      <w:r w:rsidR="00BD3FC3" w:rsidRPr="00D7426C">
        <w:rPr>
          <w:rFonts w:cstheme="minorHAnsi"/>
          <w:color w:val="000000" w:themeColor="text1"/>
          <w:highlight w:val="green"/>
          <w:shd w:val="clear" w:color="auto" w:fill="FFFFFF"/>
          <w:lang w:val="en-US"/>
        </w:rPr>
        <w:t>namespace</w:t>
      </w:r>
      <w:r w:rsidR="00BD3FC3" w:rsidRPr="00D7426C">
        <w:rPr>
          <w:rFonts w:cstheme="minorHAnsi"/>
          <w:color w:val="000000" w:themeColor="text1"/>
          <w:highlight w:val="green"/>
          <w:shd w:val="clear" w:color="auto" w:fill="FFFFFF"/>
        </w:rPr>
        <w:t xml:space="preserve"> přidat referenci.</w:t>
      </w:r>
      <w:r w:rsidR="00AB43AF" w:rsidRPr="00D7426C">
        <w:rPr>
          <w:rFonts w:cstheme="minorHAnsi"/>
          <w:color w:val="000000" w:themeColor="text1"/>
          <w:highlight w:val="green"/>
          <w:shd w:val="clear" w:color="auto" w:fill="FFFFFF"/>
        </w:rPr>
        <w:t xml:space="preserve"> Oproti C++ má Java </w:t>
      </w:r>
      <w:r w:rsidR="00AB43AF" w:rsidRPr="00D7426C">
        <w:rPr>
          <w:rFonts w:cstheme="minorHAnsi"/>
          <w:color w:val="000000" w:themeColor="text1"/>
          <w:highlight w:val="green"/>
          <w:shd w:val="clear" w:color="auto" w:fill="FFFFFF"/>
          <w:lang w:val="en-US"/>
        </w:rPr>
        <w:t>Garbage Collector</w:t>
      </w:r>
      <w:r w:rsidR="00AB43AF" w:rsidRPr="00D7426C">
        <w:rPr>
          <w:rFonts w:cstheme="minorHAnsi"/>
          <w:color w:val="000000" w:themeColor="text1"/>
          <w:highlight w:val="green"/>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highlight w:val="green"/>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D7426C">
            <w:rPr>
              <w:color w:val="000000"/>
              <w:highlight w:val="green"/>
            </w:rPr>
            <w:t>[23]</w:t>
          </w:r>
        </w:sdtContent>
      </w:sdt>
      <w:r w:rsidR="00AB43AF" w:rsidRPr="00D7426C">
        <w:rPr>
          <w:rFonts w:cstheme="minorHAnsi"/>
          <w:color w:val="000000" w:themeColor="text1"/>
          <w:highlight w:val="green"/>
          <w:shd w:val="clear" w:color="auto" w:fill="FFFFFF"/>
        </w:rPr>
        <w:t>. Doba potřebná ke smazání „mrtvých“ objektů zaleží na počtu „živých“ a velikosti paměti</w:t>
      </w:r>
      <w:sdt>
        <w:sdtPr>
          <w:rPr>
            <w:rFonts w:cstheme="minorHAnsi"/>
            <w:color w:val="000000"/>
            <w:highlight w:val="green"/>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D7426C">
            <w:rPr>
              <w:color w:val="000000"/>
              <w:highlight w:val="green"/>
            </w:rPr>
            <w:t>[24, 25]</w:t>
          </w:r>
        </w:sdtContent>
      </w:sdt>
      <w:r w:rsidR="00AB43AF" w:rsidRPr="00D7426C">
        <w:rPr>
          <w:rFonts w:cstheme="minorHAnsi"/>
          <w:color w:val="000000" w:themeColor="text1"/>
          <w:highlight w:val="green"/>
          <w:shd w:val="clear" w:color="auto" w:fill="FFFFFF"/>
        </w:rPr>
        <w:t xml:space="preserve">. </w:t>
      </w:r>
      <w:r w:rsidR="00EA3A56" w:rsidRPr="00D7426C">
        <w:rPr>
          <w:rFonts w:cstheme="minorHAnsi"/>
          <w:color w:val="000000" w:themeColor="text1"/>
          <w:highlight w:val="green"/>
          <w:shd w:val="clear" w:color="auto" w:fill="FFFFFF"/>
        </w:rPr>
        <w:t xml:space="preserve">Java má pro GUI </w:t>
      </w:r>
      <w:r w:rsidR="00903483" w:rsidRPr="00D7426C">
        <w:rPr>
          <w:rFonts w:cstheme="minorHAnsi"/>
          <w:color w:val="000000" w:themeColor="text1"/>
          <w:highlight w:val="green"/>
          <w:shd w:val="clear" w:color="auto" w:fill="FFFFFF"/>
        </w:rPr>
        <w:t>dvě</w:t>
      </w:r>
      <w:r w:rsidR="00EA3A56" w:rsidRPr="00D7426C">
        <w:rPr>
          <w:rFonts w:cstheme="minorHAnsi"/>
          <w:color w:val="000000" w:themeColor="text1"/>
          <w:highlight w:val="green"/>
          <w:shd w:val="clear" w:color="auto" w:fill="FFFFFF"/>
        </w:rPr>
        <w:t xml:space="preserve"> </w:t>
      </w:r>
      <w:r w:rsidR="00B65120" w:rsidRPr="00D7426C">
        <w:rPr>
          <w:rFonts w:cstheme="minorHAnsi"/>
          <w:color w:val="000000" w:themeColor="text1"/>
          <w:highlight w:val="green"/>
          <w:shd w:val="clear" w:color="auto" w:fill="FFFFFF"/>
        </w:rPr>
        <w:t>knihovny, jimiž jsou</w:t>
      </w:r>
      <w:r w:rsidR="00EA3A56" w:rsidRPr="00D7426C">
        <w:rPr>
          <w:rFonts w:cstheme="minorHAnsi"/>
          <w:color w:val="000000" w:themeColor="text1"/>
          <w:highlight w:val="green"/>
          <w:shd w:val="clear" w:color="auto" w:fill="FFFFFF"/>
        </w:rPr>
        <w:t xml:space="preserve"> </w:t>
      </w:r>
      <w:proofErr w:type="spellStart"/>
      <w:r w:rsidR="00EA3A56" w:rsidRPr="00D7426C">
        <w:rPr>
          <w:rFonts w:cstheme="minorHAnsi"/>
          <w:i/>
          <w:iCs/>
          <w:color w:val="000000" w:themeColor="text1"/>
          <w:highlight w:val="green"/>
          <w:shd w:val="clear" w:color="auto" w:fill="FFFFFF"/>
        </w:rPr>
        <w:t>awt</w:t>
      </w:r>
      <w:proofErr w:type="spellEnd"/>
      <w:r w:rsidR="00EA3A56" w:rsidRPr="00D7426C">
        <w:rPr>
          <w:rFonts w:cstheme="minorHAnsi"/>
          <w:color w:val="000000" w:themeColor="text1"/>
          <w:highlight w:val="green"/>
          <w:shd w:val="clear" w:color="auto" w:fill="FFFFFF"/>
        </w:rPr>
        <w:t xml:space="preserve"> a odlehčený </w:t>
      </w:r>
      <w:r w:rsidR="00EA3A56" w:rsidRPr="00D7426C">
        <w:rPr>
          <w:rFonts w:cstheme="minorHAnsi"/>
          <w:i/>
          <w:iCs/>
          <w:color w:val="000000" w:themeColor="text1"/>
          <w:highlight w:val="green"/>
          <w:shd w:val="clear" w:color="auto" w:fill="FFFFFF"/>
        </w:rPr>
        <w:t>swing</w:t>
      </w:r>
      <w:sdt>
        <w:sdtPr>
          <w:rPr>
            <w:rFonts w:cstheme="minorHAnsi"/>
            <w:iCs/>
            <w:color w:val="000000"/>
            <w:highlight w:val="green"/>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D7426C">
            <w:rPr>
              <w:color w:val="000000"/>
              <w:highlight w:val="green"/>
            </w:rPr>
            <w:t>[26, 27]</w:t>
          </w:r>
        </w:sdtContent>
      </w:sdt>
      <w:r w:rsidR="00EA3A56" w:rsidRPr="00D7426C">
        <w:rPr>
          <w:rFonts w:cstheme="minorHAnsi"/>
          <w:color w:val="000000" w:themeColor="text1"/>
          <w:highlight w:val="green"/>
          <w:shd w:val="clear" w:color="auto" w:fill="FFFFFF"/>
        </w:rPr>
        <w:t>.</w:t>
      </w:r>
      <w:r w:rsidR="00EA3A56">
        <w:rPr>
          <w:rFonts w:cstheme="minorHAnsi"/>
          <w:color w:val="000000" w:themeColor="text1"/>
          <w:shd w:val="clear" w:color="auto" w:fill="FFFFFF"/>
        </w:rPr>
        <w:t xml:space="preserve"> </w:t>
      </w:r>
    </w:p>
    <w:p w14:paraId="69ADAEAB" w14:textId="71609EFC" w:rsidR="00FE436D" w:rsidRPr="00AE4429" w:rsidRDefault="00FE436D" w:rsidP="00FE436D">
      <w:pPr>
        <w:pStyle w:val="Nadpis3"/>
        <w:rPr>
          <w:shd w:val="clear" w:color="auto" w:fill="FFFFFF"/>
        </w:rPr>
      </w:pPr>
      <w:bookmarkStart w:id="18" w:name="_Toc127993272"/>
      <w:r w:rsidRPr="00AE4429">
        <w:rPr>
          <w:shd w:val="clear" w:color="auto" w:fill="FFFFFF"/>
        </w:rPr>
        <w:t>3.2.</w:t>
      </w:r>
      <w:r w:rsidR="00596F08">
        <w:rPr>
          <w:shd w:val="clear" w:color="auto" w:fill="FFFFFF"/>
        </w:rPr>
        <w:t>4</w:t>
      </w:r>
      <w:r w:rsidRPr="00AE4429">
        <w:rPr>
          <w:shd w:val="clear" w:color="auto" w:fill="FFFFFF"/>
        </w:rPr>
        <w:t xml:space="preserve"> nevýhody</w:t>
      </w:r>
      <w:bookmarkEnd w:id="18"/>
    </w:p>
    <w:p w14:paraId="71BBA9B5" w14:textId="740E18AA"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w:t>
      </w:r>
      <w:r w:rsidRPr="00D7426C">
        <w:rPr>
          <w:rFonts w:cstheme="minorHAnsi"/>
          <w:color w:val="000000" w:themeColor="text1"/>
          <w:highlight w:val="green"/>
          <w:shd w:val="clear" w:color="auto" w:fill="FFFFFF"/>
        </w:rPr>
        <w:t>Stejně jako</w:t>
      </w:r>
      <w:r w:rsidR="00DF6C3B" w:rsidRPr="00D7426C">
        <w:rPr>
          <w:rFonts w:cstheme="minorHAnsi"/>
          <w:color w:val="000000" w:themeColor="text1"/>
          <w:highlight w:val="green"/>
          <w:shd w:val="clear" w:color="auto" w:fill="FFFFFF"/>
        </w:rPr>
        <w:t xml:space="preserve"> u</w:t>
      </w:r>
      <w:r w:rsidRPr="00D7426C">
        <w:rPr>
          <w:rFonts w:cstheme="minorHAnsi"/>
          <w:color w:val="000000" w:themeColor="text1"/>
          <w:highlight w:val="green"/>
          <w:shd w:val="clear" w:color="auto" w:fill="FFFFFF"/>
        </w:rPr>
        <w:t xml:space="preserve"> C++ je zde možné využívat přetěžování metod, ale signaturu tvoří kromě parametrů i návratový typ</w:t>
      </w:r>
      <w:r w:rsidR="00A165C2" w:rsidRPr="00D7426C">
        <w:rPr>
          <w:rFonts w:cstheme="minorHAnsi"/>
          <w:color w:val="000000" w:themeColor="text1"/>
          <w:highlight w:val="green"/>
          <w:shd w:val="clear" w:color="auto" w:fill="FFFFFF"/>
        </w:rPr>
        <w:t>, avšak</w:t>
      </w:r>
      <w:r w:rsidRPr="00D7426C">
        <w:rPr>
          <w:rFonts w:cstheme="minorHAnsi"/>
          <w:color w:val="000000" w:themeColor="text1"/>
          <w:highlight w:val="green"/>
          <w:shd w:val="clear" w:color="auto" w:fill="FFFFFF"/>
        </w:rPr>
        <w:t xml:space="preserve"> </w:t>
      </w:r>
      <w:r w:rsidR="00A165C2" w:rsidRPr="00D7426C">
        <w:rPr>
          <w:rFonts w:cstheme="minorHAnsi"/>
          <w:color w:val="000000" w:themeColor="text1"/>
          <w:highlight w:val="green"/>
          <w:shd w:val="clear" w:color="auto" w:fill="FFFFFF"/>
        </w:rPr>
        <w:t>o</w:t>
      </w:r>
      <w:r w:rsidRPr="00D7426C">
        <w:rPr>
          <w:rFonts w:cstheme="minorHAnsi"/>
          <w:color w:val="000000" w:themeColor="text1"/>
          <w:highlight w:val="green"/>
          <w:shd w:val="clear" w:color="auto" w:fill="FFFFFF"/>
        </w:rPr>
        <w:t>proti C++ a C</w:t>
      </w:r>
      <w:r w:rsidR="00683FED" w:rsidRPr="00D7426C">
        <w:rPr>
          <w:rFonts w:cstheme="minorHAnsi"/>
          <w:color w:val="000000" w:themeColor="text1"/>
          <w:highlight w:val="green"/>
          <w:shd w:val="clear" w:color="auto" w:fill="FFFFFF"/>
        </w:rPr>
        <w:t># Java</w:t>
      </w:r>
      <w:r w:rsidRPr="00D7426C">
        <w:rPr>
          <w:rFonts w:cstheme="minorHAnsi"/>
          <w:color w:val="000000" w:themeColor="text1"/>
          <w:highlight w:val="green"/>
          <w:shd w:val="clear" w:color="auto" w:fill="FFFFFF"/>
        </w:rPr>
        <w:t xml:space="preserve"> neumí přetěžovat operátory</w:t>
      </w:r>
      <w:sdt>
        <w:sdtPr>
          <w:rPr>
            <w:rFonts w:cstheme="minorHAnsi"/>
            <w:color w:val="000000"/>
            <w:highlight w:val="green"/>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D7426C">
            <w:rPr>
              <w:color w:val="000000"/>
              <w:highlight w:val="green"/>
            </w:rPr>
            <w:t>[19]</w:t>
          </w:r>
        </w:sdtContent>
      </w:sdt>
      <w:r w:rsidRPr="00D7426C">
        <w:rPr>
          <w:rFonts w:cstheme="minorHAnsi"/>
          <w:color w:val="000000" w:themeColor="text1"/>
          <w:highlight w:val="green"/>
          <w:shd w:val="clear" w:color="auto" w:fill="FFFFFF"/>
        </w:rPr>
        <w:t xml:space="preserve">. </w:t>
      </w:r>
      <w:r w:rsidR="00760D9F" w:rsidRPr="00D7426C">
        <w:rPr>
          <w:rFonts w:cstheme="minorHAnsi"/>
          <w:color w:val="000000" w:themeColor="text1"/>
          <w:highlight w:val="green"/>
          <w:shd w:val="clear" w:color="auto" w:fill="FFFFFF"/>
        </w:rPr>
        <w:t xml:space="preserve">Další nevýhoda Javy je, že za generický typ, který se nejčastěji využívá u </w:t>
      </w:r>
      <w:r w:rsidR="00760D9F" w:rsidRPr="00D7426C">
        <w:rPr>
          <w:rFonts w:cstheme="minorHAnsi"/>
          <w:i/>
          <w:iCs/>
          <w:color w:val="000000" w:themeColor="text1"/>
          <w:highlight w:val="green"/>
          <w:shd w:val="clear" w:color="auto" w:fill="FFFFFF"/>
          <w:lang w:val="en-US"/>
        </w:rPr>
        <w:t>Collection</w:t>
      </w:r>
      <w:r w:rsidR="00760D9F" w:rsidRPr="00D7426C">
        <w:rPr>
          <w:rFonts w:cstheme="minorHAnsi"/>
          <w:color w:val="000000" w:themeColor="text1"/>
          <w:highlight w:val="green"/>
          <w:shd w:val="clear" w:color="auto" w:fill="FFFFFF"/>
        </w:rPr>
        <w:t xml:space="preserve"> (např. </w:t>
      </w:r>
      <w:proofErr w:type="spellStart"/>
      <w:r w:rsidR="00760D9F" w:rsidRPr="00D7426C">
        <w:rPr>
          <w:rFonts w:cstheme="minorHAnsi"/>
          <w:i/>
          <w:iCs/>
          <w:color w:val="000000" w:themeColor="text1"/>
          <w:highlight w:val="green"/>
          <w:shd w:val="clear" w:color="auto" w:fill="FFFFFF"/>
        </w:rPr>
        <w:t>ArrayList</w:t>
      </w:r>
      <w:proofErr w:type="spellEnd"/>
      <w:r w:rsidR="00760D9F" w:rsidRPr="00D7426C">
        <w:rPr>
          <w:rFonts w:cstheme="minorHAnsi"/>
          <w:color w:val="000000" w:themeColor="text1"/>
          <w:highlight w:val="green"/>
          <w:shd w:val="clear" w:color="auto" w:fill="FFFFFF"/>
        </w:rPr>
        <w:t xml:space="preserve">) není možné dosadit primitivní datový typ, takže například </w:t>
      </w:r>
      <w:r w:rsidR="009059ED" w:rsidRPr="00D7426C">
        <w:rPr>
          <w:rFonts w:cstheme="minorHAnsi"/>
          <w:color w:val="000000" w:themeColor="text1"/>
          <w:highlight w:val="green"/>
          <w:shd w:val="clear" w:color="auto" w:fill="FFFFFF"/>
        </w:rPr>
        <w:t xml:space="preserve">pro přidání </w:t>
      </w:r>
      <w:proofErr w:type="spellStart"/>
      <w:r w:rsidR="00760D9F" w:rsidRPr="00D7426C">
        <w:rPr>
          <w:rFonts w:cstheme="minorHAnsi"/>
          <w:i/>
          <w:iCs/>
          <w:color w:val="000000" w:themeColor="text1"/>
          <w:highlight w:val="green"/>
          <w:shd w:val="clear" w:color="auto" w:fill="FFFFFF"/>
        </w:rPr>
        <w:t>int</w:t>
      </w:r>
      <w:proofErr w:type="spellEnd"/>
      <w:r w:rsidR="00760D9F" w:rsidRPr="00D7426C">
        <w:rPr>
          <w:rFonts w:cstheme="minorHAnsi"/>
          <w:color w:val="000000" w:themeColor="text1"/>
          <w:highlight w:val="green"/>
          <w:shd w:val="clear" w:color="auto" w:fill="FFFFFF"/>
        </w:rPr>
        <w:t xml:space="preserve"> </w:t>
      </w:r>
      <w:r w:rsidR="009059ED" w:rsidRPr="00D7426C">
        <w:rPr>
          <w:rFonts w:cstheme="minorHAnsi"/>
          <w:color w:val="000000" w:themeColor="text1"/>
          <w:highlight w:val="green"/>
          <w:shd w:val="clear" w:color="auto" w:fill="FFFFFF"/>
        </w:rPr>
        <w:t xml:space="preserve">do seznamu </w:t>
      </w:r>
      <w:r w:rsidR="00760D9F" w:rsidRPr="00D7426C">
        <w:rPr>
          <w:rFonts w:cstheme="minorHAnsi"/>
          <w:color w:val="000000" w:themeColor="text1"/>
          <w:highlight w:val="green"/>
          <w:shd w:val="clear" w:color="auto" w:fill="FFFFFF"/>
        </w:rPr>
        <w:t xml:space="preserve">je třeba vytvořit </w:t>
      </w:r>
      <w:r w:rsidR="009059ED" w:rsidRPr="00D7426C">
        <w:rPr>
          <w:rFonts w:cstheme="minorHAnsi"/>
          <w:color w:val="000000" w:themeColor="text1"/>
          <w:highlight w:val="green"/>
          <w:shd w:val="clear" w:color="auto" w:fill="FFFFFF"/>
        </w:rPr>
        <w:t xml:space="preserve">nový </w:t>
      </w:r>
      <w:r w:rsidR="00760D9F" w:rsidRPr="00D7426C">
        <w:rPr>
          <w:rFonts w:cstheme="minorHAnsi"/>
          <w:color w:val="000000" w:themeColor="text1"/>
          <w:highlight w:val="green"/>
          <w:shd w:val="clear" w:color="auto" w:fill="FFFFFF"/>
        </w:rPr>
        <w:t xml:space="preserve">objekt typu </w:t>
      </w:r>
      <w:r w:rsidR="00760D9F" w:rsidRPr="00D7426C">
        <w:rPr>
          <w:rFonts w:cstheme="minorHAnsi"/>
          <w:i/>
          <w:iCs/>
          <w:color w:val="000000" w:themeColor="text1"/>
          <w:highlight w:val="green"/>
          <w:shd w:val="clear" w:color="auto" w:fill="FFFFFF"/>
          <w:lang w:val="en-US"/>
        </w:rPr>
        <w:t>Integer</w:t>
      </w:r>
      <w:r w:rsidR="009059ED" w:rsidRPr="00D7426C">
        <w:rPr>
          <w:rFonts w:cstheme="minorHAnsi"/>
          <w:i/>
          <w:iCs/>
          <w:color w:val="000000" w:themeColor="text1"/>
          <w:highlight w:val="green"/>
          <w:shd w:val="clear" w:color="auto" w:fill="FFFFFF"/>
          <w:lang w:val="en-US"/>
        </w:rPr>
        <w:t xml:space="preserve"> </w:t>
      </w:r>
      <w:r w:rsidR="009059ED" w:rsidRPr="00D7426C">
        <w:rPr>
          <w:rFonts w:cstheme="minorHAnsi"/>
          <w:color w:val="000000" w:themeColor="text1"/>
          <w:highlight w:val="green"/>
          <w:shd w:val="clear" w:color="auto" w:fill="FFFFFF"/>
        </w:rPr>
        <w:t>s jeho hodnotou</w:t>
      </w:r>
      <w:sdt>
        <w:sdtPr>
          <w:rPr>
            <w:rFonts w:cstheme="minorHAnsi"/>
            <w:iCs/>
            <w:color w:val="000000"/>
            <w:highlight w:val="green"/>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D7426C">
            <w:rPr>
              <w:color w:val="000000"/>
              <w:highlight w:val="green"/>
            </w:rPr>
            <w:t>[28]</w:t>
          </w:r>
        </w:sdtContent>
      </w:sdt>
      <w:r w:rsidR="00760D9F" w:rsidRPr="00D7426C">
        <w:rPr>
          <w:rFonts w:cstheme="minorHAnsi"/>
          <w:color w:val="000000" w:themeColor="text1"/>
          <w:highlight w:val="green"/>
          <w:shd w:val="clear" w:color="auto" w:fill="FFFFFF"/>
        </w:rPr>
        <w:t>.</w:t>
      </w:r>
      <w:r w:rsidR="00D748F3" w:rsidRPr="00D7426C">
        <w:rPr>
          <w:rFonts w:cstheme="minorHAnsi"/>
          <w:color w:val="000000" w:themeColor="text1"/>
          <w:highlight w:val="green"/>
          <w:shd w:val="clear" w:color="auto" w:fill="FFFFFF"/>
        </w:rPr>
        <w:t xml:space="preserve"> </w:t>
      </w:r>
      <w:r w:rsidR="00F67031" w:rsidRPr="00D7426C">
        <w:rPr>
          <w:rFonts w:cstheme="minorHAnsi"/>
          <w:color w:val="000000" w:themeColor="text1"/>
          <w:highlight w:val="green"/>
          <w:shd w:val="clear" w:color="auto" w:fill="FFFFFF"/>
        </w:rPr>
        <w:t>Java nemá datový typ pro bezznaménková celá čísla (</w:t>
      </w:r>
      <w:proofErr w:type="spellStart"/>
      <w:r w:rsidR="00F67031" w:rsidRPr="00D7426C">
        <w:rPr>
          <w:rFonts w:cstheme="minorHAnsi"/>
          <w:i/>
          <w:iCs/>
          <w:color w:val="000000" w:themeColor="text1"/>
          <w:highlight w:val="green"/>
          <w:shd w:val="clear" w:color="auto" w:fill="FFFFFF"/>
        </w:rPr>
        <w:t>uint</w:t>
      </w:r>
      <w:proofErr w:type="spellEnd"/>
      <w:r w:rsidR="00F67031" w:rsidRPr="00D7426C">
        <w:rPr>
          <w:rFonts w:cstheme="minorHAnsi"/>
          <w:color w:val="000000" w:themeColor="text1"/>
          <w:highlight w:val="green"/>
          <w:shd w:val="clear" w:color="auto" w:fill="FFFFFF"/>
        </w:rPr>
        <w:t>)</w:t>
      </w:r>
      <w:sdt>
        <w:sdtPr>
          <w:rPr>
            <w:rFonts w:cstheme="minorHAnsi"/>
            <w:color w:val="000000"/>
            <w:highlight w:val="green"/>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D7426C">
            <w:rPr>
              <w:color w:val="000000"/>
              <w:highlight w:val="green"/>
            </w:rPr>
            <w:t>[19]</w:t>
          </w:r>
        </w:sdtContent>
      </w:sdt>
      <w:r w:rsidR="00F67031" w:rsidRPr="00D7426C">
        <w:rPr>
          <w:rFonts w:cstheme="minorHAnsi"/>
          <w:color w:val="000000" w:themeColor="text1"/>
          <w:highlight w:val="green"/>
          <w:shd w:val="clear" w:color="auto" w:fill="FFFFFF"/>
        </w:rPr>
        <w:t xml:space="preserve">, takže je k dispozici pouze polovina rozsahu a pokud je potřeba zapsat hodnotu nad </w:t>
      </w:r>
      <w:r w:rsidR="006404D6">
        <w:rPr>
          <w:rFonts w:cstheme="minorHAnsi"/>
          <w:color w:val="000000" w:themeColor="text1"/>
          <w:highlight w:val="green"/>
          <w:shd w:val="clear" w:color="auto" w:fill="FFFFFF"/>
        </w:rPr>
        <w:t>dvě</w:t>
      </w:r>
      <w:r w:rsidR="00F67031" w:rsidRPr="00D7426C">
        <w:rPr>
          <w:rFonts w:cstheme="minorHAnsi"/>
          <w:color w:val="000000" w:themeColor="text1"/>
          <w:highlight w:val="green"/>
          <w:shd w:val="clear" w:color="auto" w:fill="FFFFFF"/>
        </w:rPr>
        <w:t xml:space="preserve"> miliardy (2</w:t>
      </w:r>
      <w:r w:rsidR="00F67031" w:rsidRPr="00D7426C">
        <w:rPr>
          <w:rFonts w:cstheme="minorHAnsi"/>
          <w:color w:val="000000" w:themeColor="text1"/>
          <w:highlight w:val="green"/>
          <w:shd w:val="clear" w:color="auto" w:fill="FFFFFF"/>
          <w:vertAlign w:val="superscript"/>
        </w:rPr>
        <w:t>31</w:t>
      </w:r>
      <w:r w:rsidR="00F67031" w:rsidRPr="00D7426C">
        <w:rPr>
          <w:rFonts w:cstheme="minorHAnsi"/>
          <w:color w:val="000000" w:themeColor="text1"/>
          <w:highlight w:val="green"/>
          <w:shd w:val="clear" w:color="auto" w:fill="FFFFFF"/>
        </w:rPr>
        <w:t xml:space="preserve">) musí se použít </w:t>
      </w:r>
      <w:r w:rsidR="00F67031" w:rsidRPr="00D7426C">
        <w:rPr>
          <w:rFonts w:cstheme="minorHAnsi"/>
          <w:i/>
          <w:iCs/>
          <w:color w:val="000000" w:themeColor="text1"/>
          <w:highlight w:val="green"/>
          <w:shd w:val="clear" w:color="auto" w:fill="FFFFFF"/>
        </w:rPr>
        <w:t>long</w:t>
      </w:r>
      <w:r w:rsidR="00F67031" w:rsidRPr="00D7426C">
        <w:rPr>
          <w:rFonts w:cstheme="minorHAnsi"/>
          <w:color w:val="000000" w:themeColor="text1"/>
          <w:highlight w:val="green"/>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9" w:name="_Toc127993273"/>
      <w:bookmarkStart w:id="20" w:name="_Hlk76031714"/>
      <w:r w:rsidRPr="00621687">
        <w:rPr>
          <w:rFonts w:asciiTheme="minorHAnsi" w:hAnsiTheme="minorHAnsi" w:cstheme="minorHAnsi"/>
          <w:shd w:val="clear" w:color="auto" w:fill="FFFFFF"/>
        </w:rPr>
        <w:t>3.3 C#</w:t>
      </w:r>
      <w:bookmarkEnd w:id="19"/>
    </w:p>
    <w:bookmarkEnd w:id="20"/>
    <w:p w14:paraId="55DADEF7" w14:textId="354482D8" w:rsidR="00994485" w:rsidRDefault="00F67031" w:rsidP="00F957BB">
      <w:pPr>
        <w:ind w:left="1416" w:firstLine="708"/>
        <w:jc w:val="both"/>
        <w:rPr>
          <w:rFonts w:cstheme="minorHAnsi"/>
        </w:rPr>
      </w:pPr>
      <w:r w:rsidRPr="00D7426C">
        <w:rPr>
          <w:rFonts w:cstheme="minorHAnsi"/>
          <w:highlight w:val="green"/>
        </w:rPr>
        <w:t xml:space="preserve">C# je </w:t>
      </w:r>
      <w:r w:rsidR="00013516" w:rsidRPr="00D7426C">
        <w:rPr>
          <w:rFonts w:cstheme="minorHAnsi"/>
          <w:highlight w:val="green"/>
        </w:rPr>
        <w:t xml:space="preserve">plně </w:t>
      </w:r>
      <w:r w:rsidRPr="00D7426C">
        <w:rPr>
          <w:rFonts w:cstheme="minorHAnsi"/>
          <w:highlight w:val="green"/>
        </w:rPr>
        <w:t xml:space="preserve">objektový jazyk </w:t>
      </w:r>
      <w:r w:rsidR="002D50CA" w:rsidRPr="00D7426C">
        <w:rPr>
          <w:rFonts w:cstheme="minorHAnsi"/>
          <w:highlight w:val="green"/>
        </w:rPr>
        <w:t>a hlavní zástupce</w:t>
      </w:r>
      <w:r w:rsidRPr="00D7426C">
        <w:rPr>
          <w:rFonts w:cstheme="minorHAnsi"/>
          <w:highlight w:val="green"/>
        </w:rPr>
        <w:t xml:space="preserve"> rodiny </w:t>
      </w:r>
      <w:r w:rsidR="00041243" w:rsidRPr="00D7426C">
        <w:rPr>
          <w:rFonts w:cstheme="minorHAnsi"/>
          <w:highlight w:val="green"/>
        </w:rPr>
        <w:t>Microsoft .NET</w:t>
      </w:r>
      <w:r w:rsidR="00D63288" w:rsidRPr="00D7426C">
        <w:rPr>
          <w:rFonts w:cstheme="minorHAnsi"/>
          <w:highlight w:val="green"/>
        </w:rPr>
        <w:t>, který spojuje to nejlepší z C++ a Javy.</w:t>
      </w:r>
      <w:r w:rsidR="000C6410" w:rsidRPr="00D7426C">
        <w:rPr>
          <w:rFonts w:cstheme="minorHAnsi"/>
          <w:highlight w:val="green"/>
        </w:rPr>
        <w:t xml:space="preserve"> Ačkoliv vznikl původně pro Windows v posledních letech s přibývajícími frameworky postupně nahrazuje Javu ve vývoji mobilních aplikací (</w:t>
      </w:r>
      <w:proofErr w:type="spellStart"/>
      <w:r w:rsidR="000C6410" w:rsidRPr="00D7426C">
        <w:rPr>
          <w:rFonts w:cstheme="minorHAnsi"/>
          <w:highlight w:val="green"/>
        </w:rPr>
        <w:t>Xamarin</w:t>
      </w:r>
      <w:proofErr w:type="spellEnd"/>
      <w:r w:rsidR="000C6410" w:rsidRPr="00D7426C">
        <w:rPr>
          <w:rFonts w:cstheme="minorHAnsi"/>
          <w:highlight w:val="green"/>
        </w:rPr>
        <w:t xml:space="preserve"> a MAUI), PHP v </w:t>
      </w:r>
      <w:proofErr w:type="spellStart"/>
      <w:r w:rsidR="000C6410" w:rsidRPr="00D7426C">
        <w:rPr>
          <w:rFonts w:cstheme="minorHAnsi"/>
          <w:highlight w:val="green"/>
        </w:rPr>
        <w:t>back</w:t>
      </w:r>
      <w:proofErr w:type="spellEnd"/>
      <w:r w:rsidR="000C6410" w:rsidRPr="00D7426C">
        <w:rPr>
          <w:rFonts w:cstheme="minorHAnsi"/>
          <w:highlight w:val="green"/>
        </w:rPr>
        <w:t>-endu (ASP .NET) a JavaScript na front-endu (</w:t>
      </w:r>
      <w:proofErr w:type="spellStart"/>
      <w:r w:rsidR="000C6410" w:rsidRPr="00D7426C">
        <w:rPr>
          <w:rFonts w:cstheme="minorHAnsi"/>
          <w:highlight w:val="green"/>
        </w:rPr>
        <w:t>Blaz</w:t>
      </w:r>
      <w:r w:rsidR="00654A51" w:rsidRPr="00D7426C">
        <w:rPr>
          <w:rFonts w:cstheme="minorHAnsi"/>
          <w:highlight w:val="green"/>
        </w:rPr>
        <w:t>o</w:t>
      </w:r>
      <w:r w:rsidR="000C6410" w:rsidRPr="00D7426C">
        <w:rPr>
          <w:rFonts w:cstheme="minorHAnsi"/>
          <w:highlight w:val="green"/>
        </w:rPr>
        <w:t>r</w:t>
      </w:r>
      <w:proofErr w:type="spellEnd"/>
      <w:r w:rsidR="000C6410" w:rsidRPr="00D7426C">
        <w:rPr>
          <w:rFonts w:cstheme="minorHAnsi"/>
          <w:highlight w:val="green"/>
        </w:rPr>
        <w:t>) webových aplikací.</w:t>
      </w:r>
    </w:p>
    <w:p w14:paraId="04450448" w14:textId="60054BA3" w:rsidR="00994485" w:rsidRPr="00AE4429" w:rsidRDefault="00994485" w:rsidP="00994485">
      <w:pPr>
        <w:pStyle w:val="Nadpis3"/>
      </w:pPr>
      <w:bookmarkStart w:id="21" w:name="_Toc127993274"/>
      <w:r w:rsidRPr="00AE4429">
        <w:lastRenderedPageBreak/>
        <w:t>3.3.1 Microsoft .NET</w:t>
      </w:r>
      <w:bookmarkEnd w:id="21"/>
    </w:p>
    <w:p w14:paraId="27ED1E90" w14:textId="74F67FDD" w:rsidR="00EA46C8" w:rsidRDefault="00F47482" w:rsidP="00FA6348">
      <w:pPr>
        <w:jc w:val="both"/>
        <w:rPr>
          <w:rFonts w:cstheme="minorHAnsi"/>
        </w:rPr>
      </w:pPr>
      <w:r w:rsidRPr="00D7426C">
        <w:rPr>
          <w:rFonts w:cstheme="minorHAnsi"/>
          <w:highlight w:val="green"/>
        </w:rPr>
        <w:t>Microsoft .NET</w:t>
      </w:r>
      <w:r w:rsidR="00974BBA" w:rsidRPr="00D7426C">
        <w:rPr>
          <w:rFonts w:cstheme="minorHAnsi"/>
          <w:highlight w:val="green"/>
        </w:rPr>
        <w:t xml:space="preserve"> </w:t>
      </w:r>
      <w:r w:rsidR="000156CD" w:rsidRPr="00D7426C">
        <w:rPr>
          <w:rFonts w:cstheme="minorHAnsi"/>
          <w:highlight w:val="green"/>
        </w:rPr>
        <w:t xml:space="preserve">je </w:t>
      </w:r>
      <w:r w:rsidR="00974BBA" w:rsidRPr="00D7426C">
        <w:rPr>
          <w:rFonts w:cstheme="minorHAnsi"/>
          <w:highlight w:val="green"/>
        </w:rPr>
        <w:t>prostředí a rodina jazyků, které ho využívají.</w:t>
      </w:r>
      <w:r w:rsidR="00C84E8F" w:rsidRPr="00D7426C">
        <w:rPr>
          <w:rFonts w:cstheme="minorHAnsi"/>
          <w:highlight w:val="green"/>
        </w:rPr>
        <w:t xml:space="preserve"> Tyto jazyky jsou vzájemně kompatibilní díky požadavkům na </w:t>
      </w:r>
      <w:r w:rsidR="00255726" w:rsidRPr="00D7426C">
        <w:rPr>
          <w:rFonts w:cstheme="minorHAnsi"/>
          <w:highlight w:val="green"/>
        </w:rPr>
        <w:t>CTS (</w:t>
      </w:r>
      <w:proofErr w:type="spellStart"/>
      <w:r w:rsidR="00EA44B2" w:rsidRPr="00D7426C">
        <w:rPr>
          <w:rFonts w:cstheme="minorHAnsi"/>
          <w:highlight w:val="green"/>
        </w:rPr>
        <w:t>Common</w:t>
      </w:r>
      <w:proofErr w:type="spellEnd"/>
      <w:r w:rsidR="00EA44B2" w:rsidRPr="00D7426C">
        <w:rPr>
          <w:rFonts w:cstheme="minorHAnsi"/>
          <w:highlight w:val="green"/>
        </w:rPr>
        <w:t xml:space="preserve"> Type </w:t>
      </w:r>
      <w:proofErr w:type="spellStart"/>
      <w:r w:rsidR="00EA44B2" w:rsidRPr="00D7426C">
        <w:rPr>
          <w:rFonts w:cstheme="minorHAnsi"/>
          <w:highlight w:val="green"/>
        </w:rPr>
        <w:t>Specification</w:t>
      </w:r>
      <w:proofErr w:type="spellEnd"/>
      <w:r w:rsidR="00255726" w:rsidRPr="00D7426C">
        <w:rPr>
          <w:rFonts w:cstheme="minorHAnsi"/>
          <w:highlight w:val="green"/>
        </w:rPr>
        <w:t>), CLS</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Specification</w:t>
      </w:r>
      <w:proofErr w:type="spellEnd"/>
      <w:r w:rsidR="00255726" w:rsidRPr="00D7426C">
        <w:rPr>
          <w:rFonts w:cstheme="minorHAnsi"/>
          <w:highlight w:val="green"/>
        </w:rPr>
        <w:t>), CLR</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Runtime</w:t>
      </w:r>
      <w:r w:rsidR="00255726" w:rsidRPr="00D7426C">
        <w:rPr>
          <w:rFonts w:cstheme="minorHAnsi"/>
          <w:highlight w:val="green"/>
        </w:rPr>
        <w:t>) a CLI</w:t>
      </w:r>
      <w:r w:rsidR="00070DD8" w:rsidRPr="00D7426C">
        <w:rPr>
          <w:rFonts w:cstheme="minorHAnsi"/>
          <w:highlight w:val="green"/>
        </w:rPr>
        <w:t xml:space="preserve"> </w:t>
      </w:r>
      <w:r w:rsidR="00255726" w:rsidRPr="00D7426C">
        <w:rPr>
          <w:rFonts w:cstheme="minorHAnsi"/>
          <w:highlight w:val="green"/>
        </w:rPr>
        <w:t>(</w:t>
      </w:r>
      <w:proofErr w:type="spellStart"/>
      <w:r w:rsidR="00EA44B2" w:rsidRPr="00D7426C">
        <w:rPr>
          <w:rFonts w:cstheme="minorHAnsi"/>
          <w:highlight w:val="green"/>
        </w:rPr>
        <w:t>Common</w:t>
      </w:r>
      <w:proofErr w:type="spellEnd"/>
      <w:r w:rsidR="00EA44B2" w:rsidRPr="00D7426C">
        <w:rPr>
          <w:rFonts w:cstheme="minorHAnsi"/>
          <w:highlight w:val="green"/>
        </w:rPr>
        <w:t xml:space="preserve"> </w:t>
      </w:r>
      <w:proofErr w:type="spellStart"/>
      <w:r w:rsidR="00EA44B2" w:rsidRPr="00D7426C">
        <w:rPr>
          <w:rFonts w:cstheme="minorHAnsi"/>
          <w:highlight w:val="green"/>
        </w:rPr>
        <w:t>Language</w:t>
      </w:r>
      <w:proofErr w:type="spellEnd"/>
      <w:r w:rsidR="00EA44B2" w:rsidRPr="00D7426C">
        <w:rPr>
          <w:rFonts w:cstheme="minorHAnsi"/>
          <w:highlight w:val="green"/>
        </w:rPr>
        <w:t xml:space="preserve"> </w:t>
      </w:r>
      <w:proofErr w:type="spellStart"/>
      <w:r w:rsidR="00EA44B2" w:rsidRPr="00D7426C">
        <w:rPr>
          <w:rFonts w:cstheme="minorHAnsi"/>
          <w:highlight w:val="green"/>
        </w:rPr>
        <w:t>Infrastructure</w:t>
      </w:r>
      <w:proofErr w:type="spellEnd"/>
      <w:r w:rsidR="00255726" w:rsidRPr="00D7426C">
        <w:rPr>
          <w:rFonts w:cstheme="minorHAnsi"/>
          <w:highlight w:val="green"/>
        </w:rPr>
        <w:t>)</w:t>
      </w:r>
      <w:r w:rsidR="00483D10" w:rsidRPr="00D7426C">
        <w:rPr>
          <w:rFonts w:cstheme="minorHAnsi"/>
          <w:highlight w:val="green"/>
        </w:rPr>
        <w:t>.</w:t>
      </w:r>
      <w:r w:rsidR="00CC0438" w:rsidRPr="00D7426C">
        <w:rPr>
          <w:rFonts w:cstheme="minorHAnsi"/>
          <w:highlight w:val="green"/>
        </w:rPr>
        <w:t xml:space="preserve"> </w:t>
      </w:r>
      <w:r w:rsidR="00483D10" w:rsidRPr="00D7426C">
        <w:rPr>
          <w:rFonts w:cstheme="minorHAnsi"/>
          <w:highlight w:val="green"/>
        </w:rPr>
        <w:t xml:space="preserve">Hlavní úlohou CLR je správa paměti a vláken. Mimo toho také kontroluje typovou bezpečnost. </w:t>
      </w:r>
      <w:r w:rsidR="00CC0438" w:rsidRPr="00D7426C">
        <w:rPr>
          <w:rFonts w:cstheme="minorHAnsi"/>
          <w:highlight w:val="green"/>
        </w:rPr>
        <w:t xml:space="preserve">CTS zajišťují, že všechny jazyky mají stejnou definici datových typů a nemůže se tak stát, aby jednou byl </w:t>
      </w:r>
      <w:proofErr w:type="spellStart"/>
      <w:r w:rsidR="00CC0438" w:rsidRPr="00D7426C">
        <w:rPr>
          <w:rFonts w:cstheme="minorHAnsi"/>
          <w:i/>
          <w:iCs/>
          <w:highlight w:val="green"/>
        </w:rPr>
        <w:t>int</w:t>
      </w:r>
      <w:proofErr w:type="spellEnd"/>
      <w:r w:rsidR="00CC0438" w:rsidRPr="00D7426C">
        <w:rPr>
          <w:rFonts w:cstheme="minorHAnsi"/>
          <w:highlight w:val="green"/>
        </w:rPr>
        <w:t xml:space="preserve"> reprezentován třiceti dvěma bity a podruhé pouze šestnácti. </w:t>
      </w:r>
      <w:r w:rsidR="00255726" w:rsidRPr="00D7426C">
        <w:rPr>
          <w:rFonts w:cstheme="minorHAnsi"/>
          <w:highlight w:val="green"/>
        </w:rPr>
        <w:t>Součástí těchto požad</w:t>
      </w:r>
      <w:r w:rsidR="00070DD8" w:rsidRPr="00D7426C">
        <w:rPr>
          <w:rFonts w:cstheme="minorHAnsi"/>
          <w:highlight w:val="green"/>
        </w:rPr>
        <w:t>a</w:t>
      </w:r>
      <w:r w:rsidR="00255726" w:rsidRPr="00D7426C">
        <w:rPr>
          <w:rFonts w:cstheme="minorHAnsi"/>
          <w:highlight w:val="green"/>
        </w:rPr>
        <w:t xml:space="preserve">vků je, že veškeré referenční i hodnotové datové typy jsou potomky třídy </w:t>
      </w:r>
      <w:proofErr w:type="spellStart"/>
      <w:r w:rsidR="00255726" w:rsidRPr="00D7426C">
        <w:rPr>
          <w:rFonts w:cstheme="minorHAnsi"/>
          <w:i/>
          <w:iCs/>
          <w:highlight w:val="green"/>
          <w:lang w:val="en-US"/>
        </w:rPr>
        <w:t>System.Object</w:t>
      </w:r>
      <w:proofErr w:type="spellEnd"/>
      <w:r w:rsidR="00255726" w:rsidRPr="00D7426C">
        <w:rPr>
          <w:rFonts w:cstheme="minorHAnsi"/>
          <w:highlight w:val="green"/>
        </w:rPr>
        <w:t xml:space="preserve"> a tím pádem jsou všechny .NET jazyky plně objektové.</w:t>
      </w:r>
      <w:r w:rsidR="00CC0438" w:rsidRPr="00D7426C">
        <w:rPr>
          <w:rFonts w:cstheme="minorHAnsi"/>
          <w:highlight w:val="green"/>
        </w:rPr>
        <w:t xml:space="preserve"> CLS zajiš</w:t>
      </w:r>
      <w:r w:rsidR="00FA6348" w:rsidRPr="00D7426C">
        <w:rPr>
          <w:rFonts w:cstheme="minorHAnsi"/>
          <w:highlight w:val="green"/>
        </w:rPr>
        <w:t xml:space="preserve">ťuje, aby všechny jazyky byli kompilovatelné do </w:t>
      </w:r>
      <w:proofErr w:type="spellStart"/>
      <w:r w:rsidR="00FA6348" w:rsidRPr="00D7426C">
        <w:rPr>
          <w:rFonts w:cstheme="minorHAnsi"/>
          <w:highlight w:val="green"/>
        </w:rPr>
        <w:t>bytecodu</w:t>
      </w:r>
      <w:proofErr w:type="spellEnd"/>
      <w:r w:rsidR="00FA6348" w:rsidRPr="00D7426C">
        <w:rPr>
          <w:rFonts w:cstheme="minorHAnsi"/>
          <w:highlight w:val="green"/>
        </w:rPr>
        <w:t xml:space="preserve"> označovaného jako MSIL (</w:t>
      </w:r>
      <w:r w:rsidR="00FA6348" w:rsidRPr="00D7426C">
        <w:rPr>
          <w:rFonts w:cstheme="minorHAnsi"/>
          <w:highlight w:val="green"/>
          <w:lang w:val="en-US"/>
        </w:rPr>
        <w:t>Microsoft Intermediate Language</w:t>
      </w:r>
      <w:r w:rsidR="00FA6348" w:rsidRPr="00D7426C">
        <w:rPr>
          <w:rFonts w:cstheme="minorHAnsi"/>
          <w:highlight w:val="green"/>
        </w:rPr>
        <w:t xml:space="preserve">), což umožňuje v jednom programu kombinovat knihovny napsané v C#, </w:t>
      </w:r>
      <w:r w:rsidR="00FA6348" w:rsidRPr="00D7426C">
        <w:rPr>
          <w:rFonts w:cstheme="minorHAnsi"/>
          <w:highlight w:val="green"/>
          <w:lang w:val="en-US"/>
        </w:rPr>
        <w:t>Visual Basic</w:t>
      </w:r>
      <w:r w:rsidR="00FA6348" w:rsidRPr="00D7426C">
        <w:rPr>
          <w:rFonts w:cstheme="minorHAnsi"/>
          <w:highlight w:val="green"/>
        </w:rPr>
        <w:t xml:space="preserve">, F#, C++/CLI nebo jiném z více než </w:t>
      </w:r>
      <w:r w:rsidR="00B87C5F" w:rsidRPr="00D7426C">
        <w:rPr>
          <w:rFonts w:cstheme="minorHAnsi"/>
          <w:highlight w:val="green"/>
        </w:rPr>
        <w:t>dvaceti</w:t>
      </w:r>
      <w:r w:rsidR="00FA6348" w:rsidRPr="00D7426C">
        <w:rPr>
          <w:rFonts w:cstheme="minorHAnsi"/>
          <w:highlight w:val="green"/>
        </w:rPr>
        <w:t xml:space="preserve"> jazyků</w:t>
      </w:r>
      <w:r w:rsidR="00EA46C8" w:rsidRPr="00D7426C">
        <w:rPr>
          <w:rFonts w:cstheme="minorHAnsi"/>
          <w:color w:val="000000"/>
          <w:highlight w:val="green"/>
        </w:rPr>
        <w:t xml:space="preserve"> </w:t>
      </w:r>
      <w:sdt>
        <w:sdtPr>
          <w:rPr>
            <w:rFonts w:cstheme="minorHAnsi"/>
            <w:color w:val="000000"/>
            <w:highlight w:val="green"/>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D7426C">
            <w:rPr>
              <w:color w:val="000000"/>
              <w:highlight w:val="green"/>
            </w:rPr>
            <w:t>[11, 29, 30]</w:t>
          </w:r>
        </w:sdtContent>
      </w:sdt>
      <w:r w:rsidR="00EB3CED" w:rsidRPr="00D7426C">
        <w:rPr>
          <w:rFonts w:cstheme="minorHAnsi"/>
          <w:highlight w:val="green"/>
        </w:rPr>
        <w:t>.</w:t>
      </w:r>
      <w:r w:rsidR="00EB3CED">
        <w:rPr>
          <w:rFonts w:cstheme="minorHAnsi"/>
        </w:rPr>
        <w:t xml:space="preserve"> </w:t>
      </w:r>
    </w:p>
    <w:p w14:paraId="6377EB46" w14:textId="652E6B05" w:rsidR="001A2C51" w:rsidRDefault="007F01BE" w:rsidP="00FA6348">
      <w:pPr>
        <w:jc w:val="both"/>
        <w:rPr>
          <w:rFonts w:cstheme="minorHAnsi"/>
        </w:rPr>
      </w:pPr>
      <w:r w:rsidRPr="00D7426C">
        <w:rPr>
          <w:rFonts w:cstheme="minorHAnsi"/>
          <w:highlight w:val="green"/>
        </w:rPr>
        <w:t>MSIL je objektový nízko úrovňový jazyk, který t</w:t>
      </w:r>
      <w:r w:rsidR="00AA76F5" w:rsidRPr="00D7426C">
        <w:rPr>
          <w:rFonts w:cstheme="minorHAnsi"/>
          <w:highlight w:val="green"/>
        </w:rPr>
        <w:t xml:space="preserve">ak jako většinu </w:t>
      </w:r>
      <w:proofErr w:type="spellStart"/>
      <w:r w:rsidR="00AA76F5" w:rsidRPr="00D7426C">
        <w:rPr>
          <w:rFonts w:cstheme="minorHAnsi"/>
          <w:highlight w:val="green"/>
        </w:rPr>
        <w:t>bytecode</w:t>
      </w:r>
      <w:proofErr w:type="spellEnd"/>
      <w:r w:rsidR="00AA76F5" w:rsidRPr="00D7426C">
        <w:rPr>
          <w:rFonts w:cstheme="minorHAnsi"/>
          <w:highlight w:val="green"/>
        </w:rPr>
        <w:t xml:space="preserve"> je možné kompilovat v režimu JIT (Just In Time), ale navíc také podporuje AOT (</w:t>
      </w:r>
      <w:r w:rsidR="00AA76F5" w:rsidRPr="00D7426C">
        <w:rPr>
          <w:rFonts w:cstheme="minorHAnsi"/>
          <w:highlight w:val="green"/>
          <w:lang w:val="en-US"/>
        </w:rPr>
        <w:t>Ahead Of Time</w:t>
      </w:r>
      <w:r w:rsidR="00AA76F5" w:rsidRPr="00D7426C">
        <w:rPr>
          <w:rFonts w:cstheme="minorHAnsi"/>
          <w:highlight w:val="green"/>
        </w:rPr>
        <w:t xml:space="preserve">), kdy se výsledný soubor chová podobně, jako </w:t>
      </w:r>
      <w:r w:rsidR="003D0E1E" w:rsidRPr="00D7426C">
        <w:rPr>
          <w:rFonts w:cstheme="minorHAnsi"/>
          <w:highlight w:val="green"/>
        </w:rPr>
        <w:t>v případě</w:t>
      </w:r>
      <w:r w:rsidR="00AA76F5" w:rsidRPr="00D7426C">
        <w:rPr>
          <w:rFonts w:cstheme="minorHAnsi"/>
          <w:highlight w:val="green"/>
        </w:rPr>
        <w:t xml:space="preserve"> C++</w:t>
      </w:r>
      <w:r w:rsidR="003C5601" w:rsidRPr="00D7426C">
        <w:rPr>
          <w:rFonts w:cstheme="minorHAnsi"/>
          <w:highlight w:val="green"/>
        </w:rPr>
        <w:t>,</w:t>
      </w:r>
      <w:r w:rsidR="00AA76F5" w:rsidRPr="00D7426C">
        <w:rPr>
          <w:rFonts w:cstheme="minorHAnsi"/>
          <w:highlight w:val="green"/>
        </w:rPr>
        <w:t xml:space="preserve"> a </w:t>
      </w:r>
      <w:r w:rsidR="000156CD" w:rsidRPr="00D7426C">
        <w:rPr>
          <w:rFonts w:cstheme="minorHAnsi"/>
          <w:highlight w:val="green"/>
        </w:rPr>
        <w:t xml:space="preserve">je </w:t>
      </w:r>
      <w:r w:rsidR="00AA76F5" w:rsidRPr="00D7426C">
        <w:rPr>
          <w:rFonts w:cstheme="minorHAnsi"/>
          <w:highlight w:val="green"/>
        </w:rPr>
        <w:t xml:space="preserve">tedy nutné </w:t>
      </w:r>
      <w:r w:rsidR="00806273" w:rsidRPr="00D7426C">
        <w:rPr>
          <w:rFonts w:cstheme="minorHAnsi"/>
          <w:highlight w:val="green"/>
        </w:rPr>
        <w:t>ho sestavit</w:t>
      </w:r>
      <w:r w:rsidR="00DE4946" w:rsidRPr="00D7426C">
        <w:rPr>
          <w:rFonts w:cstheme="minorHAnsi"/>
          <w:highlight w:val="green"/>
        </w:rPr>
        <w:t xml:space="preserve"> pro každý systém a architekturu, kde chceme program spouštět</w:t>
      </w:r>
      <w:sdt>
        <w:sdtPr>
          <w:rPr>
            <w:rFonts w:cstheme="minorHAnsi"/>
            <w:color w:val="000000"/>
            <w:highlight w:val="green"/>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D7426C">
            <w:rPr>
              <w:rFonts w:cstheme="minorHAnsi"/>
              <w:color w:val="000000"/>
              <w:highlight w:val="green"/>
            </w:rPr>
            <w:t>[29]</w:t>
          </w:r>
        </w:sdtContent>
      </w:sdt>
      <w:r w:rsidR="00DE4946" w:rsidRPr="00D7426C">
        <w:rPr>
          <w:rFonts w:cstheme="minorHAnsi"/>
          <w:highlight w:val="green"/>
        </w:rPr>
        <w:t>.</w:t>
      </w:r>
      <w:r w:rsidR="00E672DC" w:rsidRPr="00D7426C">
        <w:rPr>
          <w:rFonts w:cstheme="minorHAnsi"/>
          <w:highlight w:val="green"/>
        </w:rPr>
        <w:t xml:space="preserve"> Výhodou předem zkompilované aplikace je rychlejší start</w:t>
      </w:r>
      <w:r w:rsidR="00330CB5" w:rsidRPr="00D7426C">
        <w:rPr>
          <w:rFonts w:cstheme="minorHAnsi"/>
          <w:highlight w:val="green"/>
        </w:rPr>
        <w:t xml:space="preserve"> a pro složitější programy i výrazný nárůst výkonu, ovšem za cenu většího souboru, neboť obsahuje také MSIL, který je v některých případech potřeba</w:t>
      </w:r>
      <w:sdt>
        <w:sdtPr>
          <w:rPr>
            <w:rFonts w:cstheme="minorHAnsi"/>
            <w:color w:val="000000"/>
            <w:highlight w:val="green"/>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D7426C">
            <w:rPr>
              <w:rFonts w:cstheme="minorHAnsi"/>
              <w:color w:val="000000"/>
              <w:highlight w:val="green"/>
            </w:rPr>
            <w:t>[31]</w:t>
          </w:r>
        </w:sdtContent>
      </w:sdt>
      <w:r w:rsidR="00330CB5" w:rsidRPr="00D7426C">
        <w:rPr>
          <w:rFonts w:cstheme="minorHAnsi"/>
          <w:highlight w:val="green"/>
        </w:rPr>
        <w:t>.</w:t>
      </w:r>
      <w:r w:rsidR="008A410F" w:rsidRPr="00D7426C">
        <w:rPr>
          <w:rFonts w:cstheme="minorHAnsi"/>
          <w:highlight w:val="green"/>
        </w:rPr>
        <w:t xml:space="preserve"> při generování AOT jsou využívány nástroje </w:t>
      </w:r>
      <w:proofErr w:type="spellStart"/>
      <w:r w:rsidR="008A410F" w:rsidRPr="00D7426C">
        <w:rPr>
          <w:rFonts w:cstheme="minorHAnsi"/>
          <w:highlight w:val="green"/>
        </w:rPr>
        <w:t>NGen</w:t>
      </w:r>
      <w:proofErr w:type="spellEnd"/>
      <w:r w:rsidR="008A410F" w:rsidRPr="00D7426C">
        <w:rPr>
          <w:rFonts w:cstheme="minorHAnsi"/>
          <w:highlight w:val="green"/>
        </w:rPr>
        <w:t xml:space="preserve"> </w:t>
      </w:r>
      <w:r w:rsidR="00977492" w:rsidRPr="00D7426C">
        <w:rPr>
          <w:rFonts w:cstheme="minorHAnsi"/>
          <w:highlight w:val="green"/>
        </w:rPr>
        <w:t>(</w:t>
      </w:r>
      <w:r w:rsidR="00977492" w:rsidRPr="00D7426C">
        <w:rPr>
          <w:rFonts w:cstheme="minorHAnsi"/>
          <w:highlight w:val="green"/>
          <w:lang w:val="en-US"/>
        </w:rPr>
        <w:t>Native Image Generator)</w:t>
      </w:r>
      <w:r w:rsidR="00977492" w:rsidRPr="00D7426C">
        <w:rPr>
          <w:rFonts w:cstheme="minorHAnsi"/>
          <w:highlight w:val="green"/>
        </w:rPr>
        <w:t xml:space="preserve"> </w:t>
      </w:r>
      <w:r w:rsidR="008A410F" w:rsidRPr="00D7426C">
        <w:rPr>
          <w:rFonts w:cstheme="minorHAnsi"/>
          <w:highlight w:val="green"/>
        </w:rPr>
        <w:t xml:space="preserve">pro .NET Framework a Crossgen2 pro .NET </w:t>
      </w:r>
      <w:proofErr w:type="spellStart"/>
      <w:r w:rsidR="008A410F" w:rsidRPr="00D7426C">
        <w:rPr>
          <w:rFonts w:cstheme="minorHAnsi"/>
          <w:highlight w:val="green"/>
        </w:rPr>
        <w:t>Core</w:t>
      </w:r>
      <w:proofErr w:type="spellEnd"/>
      <w:r w:rsidR="008A410F" w:rsidRPr="00D7426C">
        <w:rPr>
          <w:rFonts w:cstheme="minorHAnsi"/>
          <w:highlight w:val="green"/>
        </w:rPr>
        <w:t>.</w:t>
      </w:r>
      <w:r w:rsidR="00977492" w:rsidRPr="00D7426C">
        <w:rPr>
          <w:rFonts w:cstheme="minorHAnsi"/>
          <w:highlight w:val="green"/>
        </w:rPr>
        <w:t xml:space="preserve"> Výstupy těchto nástrojů se nazývají nativní obrazy a jsou instalovány do NIC (</w:t>
      </w:r>
      <w:r w:rsidR="00977492" w:rsidRPr="00D7426C">
        <w:rPr>
          <w:rFonts w:cstheme="minorHAnsi"/>
          <w:highlight w:val="green"/>
          <w:lang w:val="en-US"/>
        </w:rPr>
        <w:t>Native Image Cache</w:t>
      </w:r>
      <w:r w:rsidR="00977492" w:rsidRPr="00D7426C">
        <w:rPr>
          <w:rFonts w:cstheme="minorHAnsi"/>
          <w:highlight w:val="green"/>
        </w:rPr>
        <w:t>), kam jsou přidávány i závislosti, které je možno používat více obrazy, čímž se eliminuje duplicita. Kompilaci je možné spustit na počítači programátora, nebo až při instalaci programu. Vytvoření obrazu u uživatele má výhodu, že kód bude optimalizován pro jeho procesor a bude tak dosahovat nejvyššího možného výkonu.</w:t>
      </w:r>
      <w:r w:rsidR="00AE44C5" w:rsidRPr="00D7426C">
        <w:rPr>
          <w:rFonts w:cstheme="minorHAnsi"/>
          <w:highlight w:val="green"/>
        </w:rPr>
        <w:t xml:space="preserve"> </w:t>
      </w:r>
      <w:sdt>
        <w:sdtPr>
          <w:rPr>
            <w:rFonts w:cstheme="minorHAnsi"/>
            <w:color w:val="000000"/>
            <w:highlight w:val="green"/>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D7426C">
            <w:rPr>
              <w:rFonts w:cstheme="minorHAnsi"/>
              <w:color w:val="000000"/>
              <w:highlight w:val="green"/>
            </w:rPr>
            <w:t>[11, 32, 33]</w:t>
          </w:r>
        </w:sdtContent>
      </w:sdt>
      <w:r w:rsidR="0036057F" w:rsidRPr="00D7426C">
        <w:rPr>
          <w:rFonts w:cstheme="minorHAnsi"/>
          <w:color w:val="000000"/>
          <w:highlight w:val="green"/>
        </w:rPr>
        <w:t xml:space="preserve"> Další výhodou AOT je, že není potřeba, aby byl překlad co nejrychlejší, takže má dost času provést optimalizace</w:t>
      </w:r>
      <w:sdt>
        <w:sdtPr>
          <w:rPr>
            <w:rFonts w:cstheme="minorHAnsi"/>
            <w:color w:val="000000"/>
            <w:highlight w:val="green"/>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D7426C">
            <w:rPr>
              <w:rFonts w:cstheme="minorHAnsi"/>
              <w:color w:val="000000"/>
              <w:highlight w:val="green"/>
            </w:rPr>
            <w:t>[34]</w:t>
          </w:r>
        </w:sdtContent>
      </w:sdt>
      <w:r w:rsidR="0036057F" w:rsidRPr="00D7426C">
        <w:rPr>
          <w:rFonts w:cstheme="minorHAnsi"/>
          <w:color w:val="000000"/>
          <w:highlight w:val="green"/>
        </w:rPr>
        <w:t>.</w:t>
      </w:r>
    </w:p>
    <w:p w14:paraId="29449222" w14:textId="1D411F0F" w:rsidR="00054794" w:rsidRDefault="00F67031" w:rsidP="00F957BB">
      <w:pPr>
        <w:ind w:left="1416" w:firstLine="708"/>
        <w:jc w:val="both"/>
        <w:rPr>
          <w:color w:val="000000"/>
        </w:rPr>
      </w:pPr>
      <w:r w:rsidRPr="00D7426C">
        <w:rPr>
          <w:rFonts w:cstheme="minorHAnsi"/>
          <w:highlight w:val="green"/>
        </w:rPr>
        <w:t>Velkou výhodou je, že .NET runtime je od Windows Vista součást operačního systému, takže je aktualizován společně se systémem</w:t>
      </w:r>
      <w:sdt>
        <w:sdtPr>
          <w:rPr>
            <w:rFonts w:cstheme="minorHAnsi"/>
            <w:color w:val="000000"/>
            <w:highlight w:val="green"/>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D7426C">
            <w:rPr>
              <w:rFonts w:cstheme="minorHAnsi"/>
              <w:color w:val="000000"/>
              <w:highlight w:val="green"/>
            </w:rPr>
            <w:t>[35]</w:t>
          </w:r>
        </w:sdtContent>
      </w:sdt>
      <w:r w:rsidRPr="00D7426C">
        <w:rPr>
          <w:rFonts w:cstheme="minorHAnsi"/>
          <w:highlight w:val="green"/>
        </w:rPr>
        <w:t>, díky čemuž uživatel nemusí nic instalovat.</w:t>
      </w:r>
      <w:r w:rsidR="00670FEE" w:rsidRPr="00D7426C">
        <w:rPr>
          <w:rFonts w:cstheme="minorHAnsi"/>
          <w:highlight w:val="green"/>
        </w:rPr>
        <w:t xml:space="preserve"> </w:t>
      </w:r>
      <w:r w:rsidR="00635056" w:rsidRPr="00D7426C">
        <w:rPr>
          <w:rFonts w:cstheme="minorHAnsi"/>
          <w:highlight w:val="green"/>
        </w:rPr>
        <w:t>Prostředí .NET bylo původně určeno pouze pro platformy Microsoftu (Windows a Xbox), což se změnilo až v roce 201</w:t>
      </w:r>
      <w:r w:rsidR="0025731D" w:rsidRPr="00D7426C">
        <w:rPr>
          <w:rFonts w:cstheme="minorHAnsi"/>
          <w:highlight w:val="green"/>
        </w:rPr>
        <w:t>4</w:t>
      </w:r>
      <w:r w:rsidR="00635056" w:rsidRPr="00D7426C">
        <w:rPr>
          <w:rFonts w:cstheme="minorHAnsi"/>
          <w:highlight w:val="green"/>
        </w:rPr>
        <w:t xml:space="preserve"> vydáním .NET </w:t>
      </w:r>
      <w:proofErr w:type="spellStart"/>
      <w:r w:rsidR="00635056" w:rsidRPr="00D7426C">
        <w:rPr>
          <w:rFonts w:cstheme="minorHAnsi"/>
          <w:highlight w:val="green"/>
        </w:rPr>
        <w:t>Core</w:t>
      </w:r>
      <w:proofErr w:type="spellEnd"/>
      <w:sdt>
        <w:sdtPr>
          <w:rPr>
            <w:rFonts w:cstheme="minorHAnsi"/>
            <w:color w:val="000000"/>
            <w:highlight w:val="green"/>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D7426C">
            <w:rPr>
              <w:rFonts w:cstheme="minorHAnsi"/>
              <w:color w:val="000000"/>
              <w:highlight w:val="green"/>
            </w:rPr>
            <w:t>[29]</w:t>
          </w:r>
        </w:sdtContent>
      </w:sdt>
      <w:r w:rsidR="00B84366" w:rsidRPr="00D7426C">
        <w:rPr>
          <w:rFonts w:cstheme="minorHAnsi"/>
          <w:highlight w:val="green"/>
        </w:rPr>
        <w:t xml:space="preserve">, </w:t>
      </w:r>
      <w:r w:rsidR="00635056" w:rsidRPr="00D7426C">
        <w:rPr>
          <w:rFonts w:cstheme="minorHAnsi"/>
          <w:color w:val="FF0000"/>
          <w:highlight w:val="green"/>
        </w:rPr>
        <w:t>ovšem s GUI pro ostatní systémy se vývojáři museli spoléhat na třetí strany</w:t>
      </w:r>
      <w:r w:rsidR="00635056" w:rsidRPr="00D7426C">
        <w:rPr>
          <w:rFonts w:cstheme="minorHAnsi"/>
          <w:highlight w:val="green"/>
        </w:rPr>
        <w:t>. V roce 202</w:t>
      </w:r>
      <w:r w:rsidR="00910660" w:rsidRPr="00D7426C">
        <w:rPr>
          <w:rFonts w:cstheme="minorHAnsi"/>
          <w:highlight w:val="green"/>
        </w:rPr>
        <w:t>2</w:t>
      </w:r>
      <w:r w:rsidR="00635056" w:rsidRPr="00D7426C">
        <w:rPr>
          <w:rFonts w:cstheme="minorHAnsi"/>
          <w:highlight w:val="green"/>
        </w:rPr>
        <w:t xml:space="preserve"> bylo vydáno</w:t>
      </w:r>
      <w:r w:rsidR="005E74DA" w:rsidRPr="00D7426C">
        <w:rPr>
          <w:rFonts w:cstheme="minorHAnsi"/>
          <w:highlight w:val="green"/>
        </w:rPr>
        <w:t xml:space="preserve"> </w:t>
      </w:r>
      <w:r w:rsidR="00635056" w:rsidRPr="00D7426C">
        <w:rPr>
          <w:rFonts w:cstheme="minorHAnsi"/>
          <w:highlight w:val="green"/>
        </w:rPr>
        <w:t xml:space="preserve">.NET MAUI umožňující </w:t>
      </w:r>
      <w:r w:rsidR="005E74DA" w:rsidRPr="00D7426C">
        <w:rPr>
          <w:rFonts w:cstheme="minorHAnsi"/>
          <w:highlight w:val="green"/>
        </w:rPr>
        <w:t>vytvořit</w:t>
      </w:r>
      <w:r w:rsidR="00635056" w:rsidRPr="00D7426C">
        <w:rPr>
          <w:rFonts w:cstheme="minorHAnsi"/>
          <w:highlight w:val="green"/>
        </w:rPr>
        <w:t xml:space="preserve"> jednu aplikaci na </w:t>
      </w:r>
      <w:r w:rsidR="00065AD7" w:rsidRPr="00D7426C">
        <w:rPr>
          <w:rFonts w:cstheme="minorHAnsi"/>
          <w:highlight w:val="green"/>
        </w:rPr>
        <w:t>Windows, Android, iOS a macOS</w:t>
      </w:r>
      <w:r w:rsidR="00635056" w:rsidRPr="00D7426C">
        <w:rPr>
          <w:rFonts w:cstheme="minorHAnsi"/>
          <w:highlight w:val="green"/>
        </w:rPr>
        <w:t xml:space="preserve"> s minimálními zásahy do kódu.</w:t>
      </w:r>
      <w:sdt>
        <w:sdtPr>
          <w:rPr>
            <w:rFonts w:cstheme="minorHAnsi"/>
            <w:color w:val="000000"/>
            <w:highlight w:val="green"/>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D7426C">
            <w:rPr>
              <w:color w:val="000000"/>
              <w:highlight w:val="green"/>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2" w:name="_Toc127993275"/>
      <w:r w:rsidRPr="00AE4429">
        <w:t>3.3.2 přístup k paměti a ovládání hardware</w:t>
      </w:r>
      <w:bookmarkEnd w:id="22"/>
    </w:p>
    <w:p w14:paraId="2B8226B5" w14:textId="4EF02A96" w:rsidR="00054794" w:rsidRDefault="00054794" w:rsidP="00054794">
      <w:pPr>
        <w:ind w:firstLine="708"/>
      </w:pPr>
      <w:r w:rsidRPr="00D7426C">
        <w:rPr>
          <w:rFonts w:cstheme="minorHAnsi"/>
          <w:color w:val="000000" w:themeColor="text1"/>
          <w:highlight w:val="green"/>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D7426C">
        <w:rPr>
          <w:rFonts w:cstheme="minorHAnsi"/>
          <w:color w:val="000000" w:themeColor="text1"/>
          <w:highlight w:val="green"/>
          <w:shd w:val="clear" w:color="auto" w:fill="FFFFFF"/>
        </w:rPr>
        <w:t>vy</w:t>
      </w:r>
      <w:r w:rsidRPr="00D7426C">
        <w:rPr>
          <w:rFonts w:cstheme="minorHAnsi"/>
          <w:color w:val="000000" w:themeColor="text1"/>
          <w:highlight w:val="green"/>
          <w:shd w:val="clear" w:color="auto" w:fill="FFFFFF"/>
        </w:rPr>
        <w:t xml:space="preserve">značeného </w:t>
      </w:r>
      <w:r w:rsidR="005270D6" w:rsidRPr="00D7426C">
        <w:rPr>
          <w:rFonts w:cstheme="minorHAnsi"/>
          <w:color w:val="000000" w:themeColor="text1"/>
          <w:highlight w:val="green"/>
          <w:shd w:val="clear" w:color="auto" w:fill="FFFFFF"/>
        </w:rPr>
        <w:t>pomocí preprocesorů</w:t>
      </w:r>
      <w:r w:rsidRPr="00D7426C">
        <w:rPr>
          <w:rFonts w:cstheme="minorHAnsi"/>
          <w:color w:val="000000" w:themeColor="text1"/>
          <w:highlight w:val="green"/>
          <w:shd w:val="clear" w:color="auto" w:fill="FFFFFF"/>
        </w:rPr>
        <w:t xml:space="preserve"> </w:t>
      </w:r>
      <w:r w:rsidRPr="00D7426C">
        <w:rPr>
          <w:rFonts w:cstheme="minorHAnsi"/>
          <w:i/>
          <w:iCs/>
          <w:color w:val="000000" w:themeColor="text1"/>
          <w:highlight w:val="green"/>
          <w:shd w:val="clear" w:color="auto" w:fill="FFFFFF"/>
          <w:lang w:val="en-US"/>
        </w:rPr>
        <w:t>unsafe</w:t>
      </w:r>
      <w:r w:rsidRPr="00D7426C">
        <w:rPr>
          <w:rFonts w:cstheme="minorHAnsi"/>
          <w:color w:val="000000" w:themeColor="text1"/>
          <w:highlight w:val="green"/>
          <w:shd w:val="clear" w:color="auto" w:fill="FFFFFF"/>
        </w:rPr>
        <w:t>. Kód uvnitř toho bloku se podobá tomu, který by se napsal v C++ nebo C</w:t>
      </w:r>
      <w:sdt>
        <w:sdtPr>
          <w:rPr>
            <w:rFonts w:cstheme="minorHAnsi"/>
            <w:color w:val="000000"/>
            <w:highlight w:val="green"/>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D7426C">
            <w:rPr>
              <w:color w:val="000000"/>
              <w:highlight w:val="green"/>
            </w:rPr>
            <w:t>[37]</w:t>
          </w:r>
        </w:sdtContent>
      </w:sdt>
      <w:r w:rsidRPr="00D7426C">
        <w:rPr>
          <w:rFonts w:cstheme="minorHAnsi"/>
          <w:color w:val="000000" w:themeColor="text1"/>
          <w:highlight w:val="green"/>
          <w:shd w:val="clear" w:color="auto" w:fill="FFFFFF"/>
        </w:rPr>
        <w:t xml:space="preserve">. </w:t>
      </w:r>
      <w:r w:rsidRPr="00D7426C">
        <w:rPr>
          <w:rFonts w:cstheme="minorHAnsi"/>
          <w:highlight w:val="green"/>
        </w:rPr>
        <w:t xml:space="preserve">Ačkoliv C# oficiálně neumožňuje ovládání jednočipových počítačů, existují rozšíření třetích stran, jako například </w:t>
      </w:r>
      <w:proofErr w:type="spellStart"/>
      <w:r w:rsidRPr="00D7426C">
        <w:rPr>
          <w:rFonts w:cstheme="minorHAnsi"/>
          <w:highlight w:val="green"/>
        </w:rPr>
        <w:t>nanoFramework</w:t>
      </w:r>
      <w:proofErr w:type="spellEnd"/>
      <w:r w:rsidRPr="00D7426C">
        <w:rPr>
          <w:rFonts w:cstheme="minorHAnsi"/>
          <w:highlight w:val="green"/>
        </w:rPr>
        <w:t xml:space="preserve"> nebo</w:t>
      </w:r>
      <w:r w:rsidR="002D371E" w:rsidRPr="00D7426C">
        <w:rPr>
          <w:rFonts w:cstheme="minorHAnsi"/>
          <w:highlight w:val="green"/>
        </w:rPr>
        <w:t xml:space="preserve"> placené</w:t>
      </w:r>
      <w:r w:rsidRPr="00D7426C">
        <w:rPr>
          <w:rFonts w:cstheme="minorHAnsi"/>
          <w:highlight w:val="green"/>
        </w:rPr>
        <w:t xml:space="preserve"> </w:t>
      </w:r>
      <w:proofErr w:type="spellStart"/>
      <w:r w:rsidRPr="00D7426C">
        <w:rPr>
          <w:rFonts w:cstheme="minorHAnsi"/>
          <w:highlight w:val="green"/>
        </w:rPr>
        <w:t>visualmicro</w:t>
      </w:r>
      <w:proofErr w:type="spellEnd"/>
      <w:r w:rsidR="002D371E" w:rsidRPr="00D7426C">
        <w:rPr>
          <w:rFonts w:cstheme="minorHAnsi"/>
          <w:highlight w:val="green"/>
        </w:rPr>
        <w:t xml:space="preserve">, </w:t>
      </w:r>
      <w:r w:rsidRPr="00D7426C">
        <w:rPr>
          <w:rFonts w:cstheme="minorHAnsi"/>
          <w:highlight w:val="green"/>
        </w:rPr>
        <w:t>které podporují čipy založené na ARM architektuře</w:t>
      </w:r>
      <w:sdt>
        <w:sdtPr>
          <w:rPr>
            <w:rFonts w:cstheme="minorHAnsi"/>
            <w:color w:val="000000"/>
            <w:highlight w:val="green"/>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D7426C">
            <w:rPr>
              <w:color w:val="000000"/>
              <w:highlight w:val="green"/>
            </w:rPr>
            <w:t>[38, 39]</w:t>
          </w:r>
        </w:sdtContent>
      </w:sdt>
      <w:r w:rsidRPr="00D7426C">
        <w:rPr>
          <w:rFonts w:cstheme="minorHAnsi"/>
          <w:highlight w:val="green"/>
        </w:rPr>
        <w:t>.</w:t>
      </w:r>
    </w:p>
    <w:p w14:paraId="7FF6EE3C" w14:textId="22E3E651" w:rsidR="00054794" w:rsidRPr="00054794" w:rsidRDefault="00054794" w:rsidP="00054794">
      <w:pPr>
        <w:pStyle w:val="Nadpis3"/>
      </w:pPr>
      <w:bookmarkStart w:id="23" w:name="_Toc127993276"/>
      <w:r w:rsidRPr="00AE4429">
        <w:t>3.3.3</w:t>
      </w:r>
      <w:r w:rsidR="004E2A30" w:rsidRPr="00AE4429">
        <w:t xml:space="preserve"> porovnání s Javou</w:t>
      </w:r>
      <w:bookmarkEnd w:id="23"/>
    </w:p>
    <w:p w14:paraId="6A154486" w14:textId="7E7EDAD1" w:rsidR="004E2A30" w:rsidRDefault="00BD3FC3" w:rsidP="004E2A30">
      <w:pPr>
        <w:ind w:left="1416" w:firstLine="708"/>
        <w:jc w:val="both"/>
        <w:rPr>
          <w:rFonts w:cstheme="minorHAnsi"/>
        </w:rPr>
      </w:pPr>
      <w:r w:rsidRPr="00D7426C">
        <w:rPr>
          <w:rFonts w:cstheme="minorHAnsi"/>
          <w:color w:val="000000" w:themeColor="text1"/>
          <w:highlight w:val="green"/>
          <w:shd w:val="clear" w:color="auto" w:fill="FFFFFF"/>
        </w:rPr>
        <w:t xml:space="preserve">Stejně jako u Javy je zde viditelnost tříd řízena pomocí </w:t>
      </w:r>
      <w:r w:rsidRPr="00D7426C">
        <w:rPr>
          <w:rFonts w:cstheme="minorHAnsi"/>
          <w:i/>
          <w:iCs/>
          <w:highlight w:val="green"/>
          <w:shd w:val="clear" w:color="auto" w:fill="FFFFFF"/>
          <w:lang w:val="en-US"/>
        </w:rPr>
        <w:t>namespace</w:t>
      </w:r>
      <w:r w:rsidRPr="00D7426C">
        <w:rPr>
          <w:rFonts w:cstheme="minorHAnsi"/>
          <w:highlight w:val="green"/>
          <w:shd w:val="clear" w:color="auto" w:fill="FFFFFF"/>
        </w:rPr>
        <w:t xml:space="preserve">. </w:t>
      </w:r>
      <w:r w:rsidR="00B96EF0" w:rsidRPr="00D7426C">
        <w:rPr>
          <w:rFonts w:cstheme="minorHAnsi"/>
          <w:highlight w:val="green"/>
          <w:shd w:val="clear" w:color="auto" w:fill="FFFFFF"/>
        </w:rPr>
        <w:t>Při přetěžování metod je signatura dána typem a pořadím parametrů</w:t>
      </w:r>
      <w:r w:rsidR="00E11909" w:rsidRPr="00D7426C">
        <w:rPr>
          <w:rFonts w:cstheme="minorHAnsi"/>
          <w:highlight w:val="green"/>
          <w:shd w:val="clear" w:color="auto" w:fill="FFFFFF"/>
        </w:rPr>
        <w:t>,</w:t>
      </w:r>
      <w:r w:rsidR="00B96EF0" w:rsidRPr="00D7426C">
        <w:rPr>
          <w:rFonts w:cstheme="minorHAnsi"/>
          <w:highlight w:val="green"/>
          <w:shd w:val="clear" w:color="auto" w:fill="FFFFFF"/>
        </w:rPr>
        <w:t xml:space="preserve"> a</w:t>
      </w:r>
      <w:r w:rsidR="00E11909" w:rsidRPr="00D7426C">
        <w:rPr>
          <w:rFonts w:cstheme="minorHAnsi"/>
          <w:highlight w:val="green"/>
          <w:shd w:val="clear" w:color="auto" w:fill="FFFFFF"/>
        </w:rPr>
        <w:t>le</w:t>
      </w:r>
      <w:r w:rsidR="00B96EF0" w:rsidRPr="00D7426C">
        <w:rPr>
          <w:rFonts w:cstheme="minorHAnsi"/>
          <w:highlight w:val="green"/>
          <w:shd w:val="clear" w:color="auto" w:fill="FFFFFF"/>
        </w:rPr>
        <w:t xml:space="preserve"> oproti Javě </w:t>
      </w:r>
      <w:r w:rsidR="00B96EF0" w:rsidRPr="00D7426C">
        <w:rPr>
          <w:rFonts w:cstheme="minorHAnsi"/>
          <w:highlight w:val="green"/>
          <w:shd w:val="clear" w:color="auto" w:fill="FFFFFF"/>
        </w:rPr>
        <w:lastRenderedPageBreak/>
        <w:t>umí přetěžovat i operátory</w:t>
      </w:r>
      <w:sdt>
        <w:sdtPr>
          <w:rPr>
            <w:rFonts w:cstheme="minorHAnsi"/>
            <w:color w:val="000000"/>
            <w:highlight w:val="green"/>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D7426C">
            <w:rPr>
              <w:color w:val="000000"/>
              <w:highlight w:val="green"/>
            </w:rPr>
            <w:t>[40]</w:t>
          </w:r>
        </w:sdtContent>
      </w:sdt>
      <w:r w:rsidR="00B96EF0" w:rsidRPr="00D7426C">
        <w:rPr>
          <w:rFonts w:cstheme="minorHAnsi"/>
          <w:color w:val="000000" w:themeColor="text1"/>
          <w:highlight w:val="green"/>
          <w:shd w:val="clear" w:color="auto" w:fill="FFFFFF"/>
        </w:rPr>
        <w:t xml:space="preserve">. C# dokáže primitivní datové typy (např. </w:t>
      </w:r>
      <w:r w:rsidR="00B96EF0" w:rsidRPr="00D7426C">
        <w:rPr>
          <w:rFonts w:cstheme="minorHAnsi"/>
          <w:i/>
          <w:iCs/>
          <w:color w:val="000000" w:themeColor="text1"/>
          <w:highlight w:val="green"/>
          <w:shd w:val="clear" w:color="auto" w:fill="FFFFFF"/>
          <w:lang w:val="en-US"/>
        </w:rPr>
        <w:t>int</w:t>
      </w:r>
      <w:r w:rsidR="00B96EF0" w:rsidRPr="00D7426C">
        <w:rPr>
          <w:rFonts w:cstheme="minorHAnsi"/>
          <w:color w:val="000000" w:themeColor="text1"/>
          <w:highlight w:val="green"/>
          <w:shd w:val="clear" w:color="auto" w:fill="FFFFFF"/>
        </w:rPr>
        <w:t>) automaticky měnit na objekty</w:t>
      </w:r>
      <w:sdt>
        <w:sdtPr>
          <w:rPr>
            <w:rFonts w:cstheme="minorHAnsi"/>
            <w:color w:val="000000"/>
            <w:highlight w:val="green"/>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D7426C">
            <w:rPr>
              <w:color w:val="000000"/>
              <w:highlight w:val="green"/>
            </w:rPr>
            <w:t>[30]</w:t>
          </w:r>
        </w:sdtContent>
      </w:sdt>
      <w:r w:rsidR="00B96EF0" w:rsidRPr="00D7426C">
        <w:rPr>
          <w:rFonts w:cstheme="minorHAnsi"/>
          <w:color w:val="000000" w:themeColor="text1"/>
          <w:highlight w:val="green"/>
          <w:shd w:val="clear" w:color="auto" w:fill="FFFFFF"/>
        </w:rPr>
        <w:t>.</w:t>
      </w:r>
      <w:r w:rsidR="004E2A30" w:rsidRPr="00D7426C">
        <w:rPr>
          <w:rFonts w:cstheme="minorHAnsi"/>
          <w:color w:val="000000" w:themeColor="text1"/>
          <w:highlight w:val="green"/>
          <w:shd w:val="clear" w:color="auto" w:fill="FFFFFF"/>
        </w:rPr>
        <w:t xml:space="preserve"> </w:t>
      </w:r>
      <w:r w:rsidR="00F67031" w:rsidRPr="00D7426C">
        <w:rPr>
          <w:rFonts w:cstheme="minorHAnsi"/>
          <w:highlight w:val="green"/>
        </w:rPr>
        <w:t xml:space="preserve">Tak jako Java i C# má </w:t>
      </w:r>
      <w:r w:rsidR="00F67031" w:rsidRPr="00D7426C">
        <w:rPr>
          <w:rFonts w:cstheme="minorHAnsi"/>
          <w:color w:val="000000" w:themeColor="text1"/>
          <w:highlight w:val="green"/>
          <w:shd w:val="clear" w:color="auto" w:fill="FFFFFF"/>
          <w:lang w:val="en-US"/>
        </w:rPr>
        <w:t xml:space="preserve">Garbage Collector, </w:t>
      </w:r>
      <w:r w:rsidR="00F67031" w:rsidRPr="00D7426C">
        <w:rPr>
          <w:rFonts w:cstheme="minorHAnsi"/>
          <w:color w:val="000000" w:themeColor="text1"/>
          <w:highlight w:val="green"/>
          <w:shd w:val="clear" w:color="auto" w:fill="FFFFFF"/>
        </w:rPr>
        <w:t>který za programátora uvolňuje paměť. K jeho spuštění dochází při nedostatku paměti, nebo překročení stanoveného limitu</w:t>
      </w:r>
      <w:sdt>
        <w:sdtPr>
          <w:rPr>
            <w:rFonts w:cstheme="minorHAnsi"/>
            <w:color w:val="000000"/>
            <w:highlight w:val="green"/>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D7426C">
            <w:rPr>
              <w:color w:val="000000"/>
              <w:highlight w:val="green"/>
            </w:rPr>
            <w:t>[41, 42]</w:t>
          </w:r>
        </w:sdtContent>
      </w:sdt>
      <w:r w:rsidR="00F67031" w:rsidRPr="00D7426C">
        <w:rPr>
          <w:rFonts w:cstheme="minorHAnsi"/>
          <w:color w:val="000000" w:themeColor="text1"/>
          <w:highlight w:val="green"/>
          <w:shd w:val="clear" w:color="auto" w:fill="FFFFFF"/>
        </w:rPr>
        <w:t>.</w:t>
      </w:r>
      <w:r w:rsidR="004E2A30" w:rsidRPr="00D7426C">
        <w:rPr>
          <w:rFonts w:cstheme="minorHAnsi"/>
          <w:highlight w:val="green"/>
        </w:rPr>
        <w:t xml:space="preserve"> 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4" w:name="_Toc127993277"/>
      <w:r w:rsidRPr="00AE4429">
        <w:rPr>
          <w:shd w:val="clear" w:color="auto" w:fill="FFFFFF"/>
        </w:rPr>
        <w:t>3.3.4 podobnosti s C++</w:t>
      </w:r>
      <w:bookmarkEnd w:id="24"/>
    </w:p>
    <w:p w14:paraId="2B520A7F" w14:textId="391F1B49" w:rsidR="00BB42B5" w:rsidRDefault="001946D2" w:rsidP="00BB42B5">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Tak</w:t>
      </w:r>
      <w:r w:rsidR="00F67031" w:rsidRPr="00D7426C">
        <w:rPr>
          <w:rFonts w:cstheme="minorHAnsi"/>
          <w:color w:val="000000" w:themeColor="text1"/>
          <w:highlight w:val="green"/>
          <w:shd w:val="clear" w:color="auto" w:fill="FFFFFF"/>
        </w:rPr>
        <w:t xml:space="preserve"> </w:t>
      </w:r>
      <w:r w:rsidR="00E050F9" w:rsidRPr="00D7426C">
        <w:rPr>
          <w:rFonts w:cstheme="minorHAnsi"/>
          <w:color w:val="000000" w:themeColor="text1"/>
          <w:highlight w:val="green"/>
          <w:shd w:val="clear" w:color="auto" w:fill="FFFFFF"/>
        </w:rPr>
        <w:t>jako</w:t>
      </w:r>
      <w:r w:rsidR="00F67031" w:rsidRPr="00D7426C">
        <w:rPr>
          <w:rFonts w:cstheme="minorHAnsi"/>
          <w:color w:val="000000" w:themeColor="text1"/>
          <w:highlight w:val="green"/>
          <w:shd w:val="clear" w:color="auto" w:fill="FFFFFF"/>
        </w:rPr>
        <w:t xml:space="preserve"> C++ </w:t>
      </w:r>
      <w:r w:rsidR="00E050F9" w:rsidRPr="00D7426C">
        <w:rPr>
          <w:rFonts w:cstheme="minorHAnsi"/>
          <w:color w:val="000000" w:themeColor="text1"/>
          <w:highlight w:val="green"/>
          <w:shd w:val="clear" w:color="auto" w:fill="FFFFFF"/>
        </w:rPr>
        <w:t>má i C#</w:t>
      </w:r>
      <w:r w:rsidR="00F67031" w:rsidRPr="00D7426C">
        <w:rPr>
          <w:rFonts w:cstheme="minorHAnsi"/>
          <w:color w:val="000000" w:themeColor="text1"/>
          <w:highlight w:val="green"/>
          <w:shd w:val="clear" w:color="auto" w:fill="FFFFFF"/>
        </w:rPr>
        <w:t xml:space="preserve"> struktury, které by se daly označit jako hodnotová verze objektu, ale mají omezené možnosti. Například nemohou mít hodnotu </w:t>
      </w:r>
      <w:r w:rsidR="00F67031" w:rsidRPr="00D7426C">
        <w:rPr>
          <w:rFonts w:cstheme="minorHAnsi"/>
          <w:i/>
          <w:iCs/>
          <w:color w:val="000000" w:themeColor="text1"/>
          <w:highlight w:val="green"/>
          <w:shd w:val="clear" w:color="auto" w:fill="FFFFFF"/>
          <w:lang w:val="en-US"/>
        </w:rPr>
        <w:t>null</w:t>
      </w:r>
      <w:r w:rsidR="00F67031" w:rsidRPr="00D7426C">
        <w:rPr>
          <w:rFonts w:cstheme="minorHAnsi"/>
          <w:color w:val="000000" w:themeColor="text1"/>
          <w:highlight w:val="green"/>
          <w:shd w:val="clear" w:color="auto" w:fill="FFFFFF"/>
        </w:rPr>
        <w:t>, používat dědičnost a mít proměnné inicializované při deklaraci</w:t>
      </w:r>
      <w:sdt>
        <w:sdtPr>
          <w:rPr>
            <w:rFonts w:cstheme="minorHAnsi"/>
            <w:color w:val="000000"/>
            <w:highlight w:val="green"/>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D7426C">
            <w:rPr>
              <w:color w:val="000000"/>
              <w:highlight w:val="green"/>
            </w:rPr>
            <w:t>[37]</w:t>
          </w:r>
        </w:sdtContent>
      </w:sdt>
      <w:r w:rsidR="00F67031" w:rsidRPr="00D7426C">
        <w:rPr>
          <w:rFonts w:cstheme="minorHAnsi"/>
          <w:color w:val="000000" w:themeColor="text1"/>
          <w:highlight w:val="green"/>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7426C">
        <w:rPr>
          <w:rFonts w:cstheme="minorHAnsi"/>
          <w:highlight w:val="green"/>
        </w:rPr>
        <w:t xml:space="preserve">Podobně jako má C++ pointery na funkce, v C# jsou využíváni delegáti, kteří slouží k předávání metod v parametru, nebo umožňují dynamicky měnit volanou funkci. Delegáty je možné sloučit do </w:t>
      </w:r>
      <w:proofErr w:type="spellStart"/>
      <w:r w:rsidRPr="00D7426C">
        <w:rPr>
          <w:rFonts w:cstheme="minorHAnsi"/>
          <w:i/>
          <w:iCs/>
          <w:highlight w:val="green"/>
        </w:rPr>
        <w:t>MulticastDelegate</w:t>
      </w:r>
      <w:proofErr w:type="spellEnd"/>
      <w:r w:rsidRPr="00D7426C">
        <w:rPr>
          <w:rFonts w:cstheme="minorHAnsi"/>
          <w:highlight w:val="green"/>
        </w:rPr>
        <w:t>, který obsahuje jejich seznam a při volání je postupně provádí</w:t>
      </w:r>
      <w:sdt>
        <w:sdtPr>
          <w:rPr>
            <w:rFonts w:cstheme="minorHAnsi"/>
            <w:color w:val="000000"/>
            <w:highlight w:val="green"/>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D7426C">
            <w:rPr>
              <w:color w:val="000000"/>
              <w:highlight w:val="green"/>
            </w:rPr>
            <w:t>[43–45]</w:t>
          </w:r>
        </w:sdtContent>
      </w:sdt>
      <w:r w:rsidRPr="00D7426C">
        <w:rPr>
          <w:rFonts w:cstheme="minorHAnsi"/>
          <w:highlight w:val="green"/>
        </w:rPr>
        <w:t xml:space="preserve">. Další jejich využití jsou eventy (např. kliknutí na tlačítko), kde metody, které na něj reagují, musí být typu </w:t>
      </w:r>
      <w:r w:rsidRPr="00D7426C">
        <w:rPr>
          <w:rFonts w:cstheme="minorHAnsi"/>
          <w:i/>
          <w:iCs/>
          <w:highlight w:val="green"/>
          <w:lang w:val="en-US"/>
        </w:rPr>
        <w:t>void</w:t>
      </w:r>
      <w:r w:rsidRPr="00D7426C">
        <w:rPr>
          <w:rFonts w:cstheme="minorHAnsi"/>
          <w:highlight w:val="green"/>
        </w:rPr>
        <w:t xml:space="preserve"> a mít parametry typu </w:t>
      </w:r>
      <w:r w:rsidR="00C2150F" w:rsidRPr="00D7426C">
        <w:rPr>
          <w:rFonts w:cstheme="minorHAnsi"/>
          <w:highlight w:val="green"/>
          <w:lang w:val="en-US"/>
        </w:rPr>
        <w:t>O</w:t>
      </w:r>
      <w:r w:rsidRPr="00D7426C">
        <w:rPr>
          <w:rFonts w:cstheme="minorHAnsi"/>
          <w:highlight w:val="green"/>
          <w:lang w:val="en-US"/>
        </w:rPr>
        <w:t>bje</w:t>
      </w:r>
      <w:r w:rsidR="00C2150F" w:rsidRPr="00D7426C">
        <w:rPr>
          <w:rFonts w:cstheme="minorHAnsi"/>
          <w:highlight w:val="green"/>
          <w:lang w:val="en-US"/>
        </w:rPr>
        <w:t>c</w:t>
      </w:r>
      <w:r w:rsidRPr="00D7426C">
        <w:rPr>
          <w:rFonts w:cstheme="minorHAnsi"/>
          <w:highlight w:val="green"/>
          <w:lang w:val="en-US"/>
        </w:rPr>
        <w:t>t</w:t>
      </w:r>
      <w:r w:rsidRPr="00D7426C">
        <w:rPr>
          <w:rFonts w:cstheme="minorHAnsi"/>
          <w:highlight w:val="green"/>
        </w:rPr>
        <w:t xml:space="preserve"> a </w:t>
      </w:r>
      <w:proofErr w:type="spellStart"/>
      <w:r w:rsidRPr="00D7426C">
        <w:rPr>
          <w:rFonts w:cstheme="minorHAnsi"/>
          <w:i/>
          <w:iCs/>
          <w:highlight w:val="green"/>
        </w:rPr>
        <w:t>EventArgs</w:t>
      </w:r>
      <w:proofErr w:type="spellEnd"/>
      <w:r w:rsidRPr="00D7426C">
        <w:rPr>
          <w:rFonts w:cstheme="minorHAnsi"/>
          <w:highlight w:val="green"/>
        </w:rPr>
        <w:t xml:space="preserve"> nebo jeho potomka. První parametr říká, jaký objekt event vyvolal a druhý obsahuje podrobnosti, jako například jaká je poloha kurzoru</w:t>
      </w:r>
      <w:sdt>
        <w:sdtPr>
          <w:rPr>
            <w:rFonts w:cstheme="minorHAnsi"/>
            <w:color w:val="000000"/>
            <w:highlight w:val="green"/>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D7426C">
            <w:rPr>
              <w:color w:val="000000"/>
              <w:highlight w:val="green"/>
            </w:rPr>
            <w:t>[46, 47]</w:t>
          </w:r>
        </w:sdtContent>
      </w:sdt>
      <w:r w:rsidRPr="00D7426C">
        <w:rPr>
          <w:rFonts w:cstheme="minorHAnsi"/>
          <w:highlight w:val="green"/>
        </w:rPr>
        <w:t>.</w:t>
      </w:r>
      <w:r w:rsidRPr="00D20F7B">
        <w:rPr>
          <w:rFonts w:cstheme="minorHAnsi"/>
        </w:rPr>
        <w:t xml:space="preserve"> </w:t>
      </w:r>
    </w:p>
    <w:p w14:paraId="3C54DB5B" w14:textId="36578989" w:rsidR="00BB42B5" w:rsidRDefault="00BB42B5" w:rsidP="00BB42B5">
      <w:pPr>
        <w:pStyle w:val="Nadpis3"/>
        <w:rPr>
          <w:shd w:val="clear" w:color="auto" w:fill="FFFFFF"/>
        </w:rPr>
      </w:pPr>
      <w:bookmarkStart w:id="25" w:name="_Toc127993278"/>
      <w:r w:rsidRPr="00AE4429">
        <w:rPr>
          <w:shd w:val="clear" w:color="auto" w:fill="FFFFFF"/>
        </w:rPr>
        <w:t>3.3.5 modifikátory parametrů metod</w:t>
      </w:r>
      <w:bookmarkEnd w:id="25"/>
    </w:p>
    <w:p w14:paraId="5C891D16" w14:textId="3C3AB253" w:rsidR="00635056" w:rsidRDefault="001946D2" w:rsidP="00F957BB">
      <w:pPr>
        <w:ind w:left="1416" w:firstLine="708"/>
        <w:jc w:val="both"/>
        <w:rPr>
          <w:rFonts w:cstheme="minorHAnsi"/>
          <w:color w:val="000000" w:themeColor="text1"/>
          <w:shd w:val="clear" w:color="auto" w:fill="FFFFFF"/>
        </w:rPr>
      </w:pPr>
      <w:r w:rsidRPr="00D7426C">
        <w:rPr>
          <w:rFonts w:cstheme="minorHAnsi"/>
          <w:color w:val="000000" w:themeColor="text1"/>
          <w:highlight w:val="green"/>
          <w:shd w:val="clear" w:color="auto" w:fill="FFFFFF"/>
        </w:rPr>
        <w:t xml:space="preserve">U parametru metody je možné použít klíčové slovo </w:t>
      </w:r>
      <w:r w:rsidRPr="00D7426C">
        <w:rPr>
          <w:rFonts w:cstheme="minorHAnsi"/>
          <w:i/>
          <w:iCs/>
          <w:color w:val="000000" w:themeColor="text1"/>
          <w:highlight w:val="green"/>
          <w:shd w:val="clear" w:color="auto" w:fill="FFFFFF"/>
          <w:lang w:val="en-US"/>
        </w:rPr>
        <w:t>out</w:t>
      </w:r>
      <w:r w:rsidRPr="00D7426C">
        <w:rPr>
          <w:rFonts w:cstheme="minorHAnsi"/>
          <w:color w:val="000000" w:themeColor="text1"/>
          <w:highlight w:val="green"/>
          <w:shd w:val="clear" w:color="auto" w:fill="FFFFFF"/>
        </w:rPr>
        <w:t xml:space="preserve">, které ho změní na výstupní hodnotu, což umožňuje vracet více než jednu hodnotu bez nutnosti použít pole objektů, ze kterého by se poté postupně přiřazovaly do příslušných proměnných, nebo vracet </w:t>
      </w:r>
      <w:r w:rsidRPr="00D7426C">
        <w:rPr>
          <w:rFonts w:cstheme="minorHAnsi"/>
          <w:color w:val="000000" w:themeColor="text1"/>
          <w:highlight w:val="green"/>
          <w:shd w:val="clear" w:color="auto" w:fill="FFFFFF"/>
          <w:lang w:val="en-US"/>
        </w:rPr>
        <w:t>bool</w:t>
      </w:r>
      <w:r w:rsidRPr="00D7426C">
        <w:rPr>
          <w:rFonts w:cstheme="minorHAnsi"/>
          <w:color w:val="000000" w:themeColor="text1"/>
          <w:highlight w:val="green"/>
          <w:shd w:val="clear" w:color="auto" w:fill="FFFFFF"/>
        </w:rPr>
        <w:t xml:space="preserve">, pokud metoda proběhla úspěšně, a tuto hodnotu předávat výstupním parametrem. Dále je možné využít modifikátory </w:t>
      </w:r>
      <w:r w:rsidRPr="00D7426C">
        <w:rPr>
          <w:rFonts w:cstheme="minorHAnsi"/>
          <w:i/>
          <w:iCs/>
          <w:color w:val="000000" w:themeColor="text1"/>
          <w:highlight w:val="green"/>
          <w:shd w:val="clear" w:color="auto" w:fill="FFFFFF"/>
          <w:lang w:val="en-US"/>
        </w:rPr>
        <w:t>ref</w:t>
      </w:r>
      <w:r w:rsidRPr="00D7426C">
        <w:rPr>
          <w:rFonts w:cstheme="minorHAnsi"/>
          <w:color w:val="000000" w:themeColor="text1"/>
          <w:highlight w:val="green"/>
          <w:shd w:val="clear" w:color="auto" w:fill="FFFFFF"/>
        </w:rPr>
        <w:t xml:space="preserve">, který mění hodnotovou proměnnou na referenční, a </w:t>
      </w:r>
      <w:r w:rsidRPr="00D7426C">
        <w:rPr>
          <w:rFonts w:cstheme="minorHAnsi"/>
          <w:i/>
          <w:iCs/>
          <w:color w:val="000000" w:themeColor="text1"/>
          <w:highlight w:val="green"/>
          <w:shd w:val="clear" w:color="auto" w:fill="FFFFFF"/>
        </w:rPr>
        <w:t>in</w:t>
      </w:r>
      <w:r w:rsidRPr="00D7426C">
        <w:rPr>
          <w:rFonts w:cstheme="minorHAnsi"/>
          <w:color w:val="000000" w:themeColor="text1"/>
          <w:highlight w:val="green"/>
          <w:shd w:val="clear" w:color="auto" w:fill="FFFFFF"/>
        </w:rPr>
        <w:t>, který brání úpravám hodnoty</w:t>
      </w:r>
      <w:sdt>
        <w:sdtPr>
          <w:rPr>
            <w:rFonts w:cstheme="minorHAnsi"/>
            <w:color w:val="000000"/>
            <w:highlight w:val="green"/>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D7426C">
            <w:rPr>
              <w:color w:val="000000"/>
              <w:highlight w:val="green"/>
            </w:rPr>
            <w:t>[48]</w:t>
          </w:r>
        </w:sdtContent>
      </w:sdt>
      <w:r w:rsidRPr="00D7426C">
        <w:rPr>
          <w:rFonts w:cstheme="minorHAnsi"/>
          <w:color w:val="000000" w:themeColor="text1"/>
          <w:highlight w:val="green"/>
          <w:shd w:val="clear" w:color="auto" w:fill="FFFFFF"/>
        </w:rPr>
        <w:t>.</w:t>
      </w:r>
    </w:p>
    <w:p w14:paraId="54F024BB" w14:textId="0E341E73" w:rsidR="00A04576" w:rsidRDefault="00A04576" w:rsidP="00A04576">
      <w:pPr>
        <w:pStyle w:val="Nadpis3"/>
        <w:rPr>
          <w:shd w:val="clear" w:color="auto" w:fill="FFFFFF"/>
        </w:rPr>
      </w:pPr>
      <w:bookmarkStart w:id="26" w:name="_Toc127993279"/>
      <w:r w:rsidRPr="00AE4429">
        <w:rPr>
          <w:shd w:val="clear" w:color="auto" w:fill="FFFFFF"/>
        </w:rPr>
        <w:t>3.3.6</w:t>
      </w:r>
      <w:r w:rsidR="004E2A30" w:rsidRPr="00AE4429">
        <w:rPr>
          <w:shd w:val="clear" w:color="auto" w:fill="FFFFFF"/>
        </w:rPr>
        <w:t xml:space="preserve"> nové funkce</w:t>
      </w:r>
      <w:bookmarkEnd w:id="26"/>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D7426C">
        <w:rPr>
          <w:rFonts w:cstheme="minorHAnsi"/>
          <w:color w:val="000000" w:themeColor="text1"/>
          <w:highlight w:val="green"/>
          <w:shd w:val="clear" w:color="auto" w:fill="FFFFFF"/>
        </w:rPr>
        <w:t xml:space="preserve">Mezi novinky, které C# přináší patří </w:t>
      </w:r>
      <w:r w:rsidR="00D42A76" w:rsidRPr="00D7426C">
        <w:rPr>
          <w:rFonts w:cstheme="minorHAnsi"/>
          <w:i/>
          <w:iCs/>
          <w:highlight w:val="green"/>
          <w:lang w:val="en-US"/>
        </w:rPr>
        <w:t>properties</w:t>
      </w:r>
      <w:r w:rsidR="00D42A76" w:rsidRPr="00D7426C">
        <w:rPr>
          <w:rFonts w:cstheme="minorHAnsi"/>
          <w:highlight w:val="green"/>
        </w:rPr>
        <w:t xml:space="preserve">, umožňující zabalit </w:t>
      </w:r>
      <w:r w:rsidR="00D42A76" w:rsidRPr="00D7426C">
        <w:rPr>
          <w:rFonts w:cstheme="minorHAnsi"/>
          <w:i/>
          <w:iCs/>
          <w:highlight w:val="green"/>
          <w:lang w:val="en-US"/>
        </w:rPr>
        <w:t>get</w:t>
      </w:r>
      <w:r w:rsidR="00D42A76" w:rsidRPr="00D7426C">
        <w:rPr>
          <w:rFonts w:cstheme="minorHAnsi"/>
          <w:highlight w:val="green"/>
        </w:rPr>
        <w:t xml:space="preserve"> a </w:t>
      </w:r>
      <w:r w:rsidR="00D42A76" w:rsidRPr="00D7426C">
        <w:rPr>
          <w:rFonts w:cstheme="minorHAnsi"/>
          <w:i/>
          <w:iCs/>
          <w:highlight w:val="green"/>
        </w:rPr>
        <w:t>set</w:t>
      </w:r>
      <w:r w:rsidR="00D42A76" w:rsidRPr="00D7426C">
        <w:rPr>
          <w:rFonts w:cstheme="minorHAnsi"/>
          <w:highlight w:val="green"/>
        </w:rPr>
        <w:t xml:space="preserve"> pod jeden název, se kterým se při volání pracuje jako by se jednalo o proměnnou</w:t>
      </w:r>
      <w:sdt>
        <w:sdtPr>
          <w:rPr>
            <w:rFonts w:cstheme="minorHAnsi"/>
            <w:color w:val="000000"/>
            <w:highlight w:val="green"/>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D7426C">
            <w:rPr>
              <w:color w:val="000000"/>
              <w:highlight w:val="green"/>
            </w:rPr>
            <w:t>[49]</w:t>
          </w:r>
        </w:sdtContent>
      </w:sdt>
      <w:r w:rsidR="00D42A76" w:rsidRPr="00D7426C">
        <w:rPr>
          <w:rFonts w:cstheme="minorHAnsi"/>
          <w:highlight w:val="green"/>
        </w:rPr>
        <w:t xml:space="preserve">. Další nová funkce je modifikátor </w:t>
      </w:r>
      <w:r w:rsidR="00D42A76" w:rsidRPr="00D7426C">
        <w:rPr>
          <w:rFonts w:cstheme="minorHAnsi"/>
          <w:i/>
          <w:iCs/>
          <w:highlight w:val="green"/>
          <w:lang w:val="en-US"/>
        </w:rPr>
        <w:t>partial</w:t>
      </w:r>
      <w:r w:rsidR="00D42A76" w:rsidRPr="00D7426C">
        <w:rPr>
          <w:rFonts w:cstheme="minorHAnsi"/>
          <w:highlight w:val="green"/>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D7426C">
        <w:rPr>
          <w:rFonts w:cstheme="minorHAnsi"/>
          <w:highlight w:val="green"/>
          <w:lang w:val="en-US"/>
        </w:rPr>
        <w:t>Form</w:t>
      </w:r>
      <w:r w:rsidR="00D42A76" w:rsidRPr="00D7426C">
        <w:rPr>
          <w:rFonts w:cstheme="minorHAnsi"/>
          <w:highlight w:val="green"/>
        </w:rPr>
        <w:t xml:space="preserve">, jehož grafická část je generována </w:t>
      </w:r>
      <w:r w:rsidR="00D42A76" w:rsidRPr="00D7426C">
        <w:rPr>
          <w:rFonts w:cstheme="minorHAnsi"/>
          <w:highlight w:val="green"/>
          <w:lang w:val="en-US"/>
        </w:rPr>
        <w:t>Visual</w:t>
      </w:r>
      <w:r w:rsidR="00D42A76" w:rsidRPr="00D7426C">
        <w:rPr>
          <w:rFonts w:cstheme="minorHAnsi"/>
          <w:highlight w:val="green"/>
        </w:rPr>
        <w:t xml:space="preserve"> Studiem</w:t>
      </w:r>
      <w:sdt>
        <w:sdtPr>
          <w:rPr>
            <w:rFonts w:cstheme="minorHAnsi"/>
            <w:color w:val="000000"/>
            <w:highlight w:val="green"/>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D7426C">
            <w:rPr>
              <w:color w:val="000000"/>
              <w:highlight w:val="green"/>
            </w:rPr>
            <w:t>[50]</w:t>
          </w:r>
        </w:sdtContent>
      </w:sdt>
      <w:r w:rsidR="00D42A76" w:rsidRPr="00D7426C">
        <w:rPr>
          <w:rFonts w:cstheme="minorHAnsi"/>
          <w:highlight w:val="green"/>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7" w:name="_Toc127993280"/>
      <w:bookmarkStart w:id="28" w:name="_Hlk76031728"/>
      <w:r w:rsidRPr="00621687">
        <w:rPr>
          <w:rFonts w:asciiTheme="minorHAnsi" w:hAnsiTheme="minorHAnsi" w:cstheme="minorHAnsi"/>
        </w:rPr>
        <w:t>3.4 výběr</w:t>
      </w:r>
      <w:bookmarkEnd w:id="27"/>
    </w:p>
    <w:bookmarkEnd w:id="28"/>
    <w:p w14:paraId="6F372DC1" w14:textId="0A66AC37" w:rsidR="00F67031" w:rsidRDefault="00F67031" w:rsidP="00E5179E">
      <w:pPr>
        <w:ind w:left="1416" w:firstLine="708"/>
        <w:jc w:val="both"/>
        <w:rPr>
          <w:rFonts w:cstheme="minorHAnsi"/>
        </w:rPr>
      </w:pPr>
      <w:r w:rsidRPr="00286AB8">
        <w:rPr>
          <w:rFonts w:cstheme="minorHAnsi"/>
          <w:highlight w:val="green"/>
        </w:rPr>
        <w:t xml:space="preserve">V </w:t>
      </w:r>
      <w:r w:rsidRPr="00286AB8">
        <w:rPr>
          <w:rFonts w:cstheme="minorHAnsi"/>
          <w:highlight w:val="green"/>
        </w:rPr>
        <w:fldChar w:fldCharType="begin"/>
      </w:r>
      <w:r w:rsidRPr="00286AB8">
        <w:rPr>
          <w:rFonts w:cstheme="minorHAnsi"/>
          <w:highlight w:val="green"/>
        </w:rPr>
        <w:instrText xml:space="preserve"> REF _Ref71064704 \h  \* MERGEFORMAT </w:instrText>
      </w:r>
      <w:r w:rsidRPr="00286AB8">
        <w:rPr>
          <w:rFonts w:cstheme="minorHAnsi"/>
          <w:highlight w:val="green"/>
        </w:rPr>
      </w:r>
      <w:r w:rsidRPr="00286AB8">
        <w:rPr>
          <w:rFonts w:cstheme="minorHAnsi"/>
          <w:highlight w:val="green"/>
        </w:rPr>
        <w:fldChar w:fldCharType="separate"/>
      </w:r>
      <w:r w:rsidR="00DE0860" w:rsidRPr="00DE0860">
        <w:rPr>
          <w:rFonts w:cstheme="minorHAnsi"/>
          <w:highlight w:val="green"/>
        </w:rPr>
        <w:t xml:space="preserve">Tab. </w:t>
      </w:r>
      <w:r w:rsidR="00DE0860" w:rsidRPr="00DE0860">
        <w:rPr>
          <w:rFonts w:cstheme="minorHAnsi"/>
          <w:noProof/>
          <w:highlight w:val="green"/>
        </w:rPr>
        <w:t>1</w:t>
      </w:r>
      <w:r w:rsidRPr="00286AB8">
        <w:rPr>
          <w:rFonts w:cstheme="minorHAnsi"/>
          <w:highlight w:val="green"/>
        </w:rPr>
        <w:fldChar w:fldCharType="end"/>
      </w:r>
      <w:r w:rsidRPr="00286AB8">
        <w:rPr>
          <w:rFonts w:cstheme="minorHAnsi"/>
          <w:highlight w:val="green"/>
        </w:rPr>
        <w:t xml:space="preserve"> je přehled vlastností porovnávaných jazyků, kde zeleně jsou označeny výhody, červeně nevýhody a žlutě body, kde záleží na situaci. Například když je potřeba maximální rychlost, může být </w:t>
      </w:r>
      <w:r w:rsidRPr="00286AB8">
        <w:rPr>
          <w:rFonts w:cstheme="minorHAnsi"/>
          <w:highlight w:val="green"/>
          <w:lang w:val="en-US"/>
        </w:rPr>
        <w:t>Garbage Collector</w:t>
      </w:r>
      <w:r w:rsidRPr="00286AB8">
        <w:rPr>
          <w:rFonts w:cstheme="minorHAnsi"/>
          <w:highlight w:val="green"/>
        </w:rPr>
        <w:t xml:space="preserve"> nevýhodou, ale zajišťuje že program nebude v paměti nechávat data bez reference a spotřebovávat tak zbytečně více </w:t>
      </w:r>
      <w:proofErr w:type="gramStart"/>
      <w:r w:rsidRPr="00286AB8">
        <w:rPr>
          <w:rFonts w:cstheme="minorHAnsi"/>
          <w:highlight w:val="green"/>
        </w:rPr>
        <w:t>paměti,</w:t>
      </w:r>
      <w:proofErr w:type="gramEnd"/>
      <w:r w:rsidRPr="00286AB8">
        <w:rPr>
          <w:rFonts w:cstheme="minorHAnsi"/>
          <w:highlight w:val="green"/>
        </w:rPr>
        <w:t xml:space="preserve"> než potřebuje. Z porovnání je vidět, že C# umožňuje snazší </w:t>
      </w:r>
      <w:r w:rsidRPr="00286AB8">
        <w:rPr>
          <w:rFonts w:cstheme="minorHAnsi"/>
          <w:highlight w:val="green"/>
        </w:rPr>
        <w:lastRenderedPageBreak/>
        <w:t xml:space="preserve">implementaci knihovny, jelikož není potřeba importovat </w:t>
      </w:r>
      <w:r w:rsidRPr="00286AB8">
        <w:rPr>
          <w:rFonts w:cstheme="minorHAnsi"/>
          <w:highlight w:val="green"/>
          <w:lang w:val="en-US"/>
        </w:rPr>
        <w:t>header</w:t>
      </w:r>
      <w:r w:rsidRPr="00286AB8">
        <w:rPr>
          <w:rFonts w:cstheme="minorHAnsi"/>
          <w:highlight w:val="green"/>
        </w:rPr>
        <w:t xml:space="preserve"> pro každou použitou třídu a má snazší práci s eventy.</w:t>
      </w:r>
    </w:p>
    <w:p w14:paraId="37705C8E" w14:textId="6376AB01" w:rsidR="004F797D" w:rsidRDefault="00FC0301" w:rsidP="004F797D">
      <w:pPr>
        <w:ind w:left="1416" w:firstLine="708"/>
        <w:jc w:val="both"/>
        <w:rPr>
          <w:rFonts w:cstheme="minorHAnsi"/>
        </w:rPr>
      </w:pPr>
      <w:r w:rsidRPr="009A7414">
        <w:rPr>
          <w:rFonts w:cstheme="minorHAnsi"/>
          <w:highlight w:val="green"/>
        </w:rPr>
        <w:t>Jelikož jsou všechny 3 porovnávané jazyky objektové nebude mít volba na návrh logiky výrazný vliv</w:t>
      </w:r>
      <w:r w:rsidR="003D29F0" w:rsidRPr="009A7414">
        <w:rPr>
          <w:rFonts w:cstheme="minorHAnsi"/>
          <w:highlight w:val="green"/>
        </w:rPr>
        <w:t xml:space="preserve"> a rozdíly budou jen v komunikaci objektů mezi sebou (event). Rozdíly se projeví při realizaci (např. p</w:t>
      </w:r>
      <w:r w:rsidR="001F299A" w:rsidRPr="009A7414">
        <w:rPr>
          <w:rFonts w:cstheme="minorHAnsi"/>
          <w:highlight w:val="green"/>
        </w:rPr>
        <w:t>ráce s pamětí, přetěžování nebo generika</w:t>
      </w:r>
      <w:r w:rsidR="003D29F0" w:rsidRPr="009A7414">
        <w:rPr>
          <w:rFonts w:cstheme="minorHAnsi"/>
          <w:highlight w:val="green"/>
        </w:rPr>
        <w:t>) a implementaci</w:t>
      </w:r>
      <w:r w:rsidR="001F299A" w:rsidRPr="009A7414">
        <w:rPr>
          <w:rFonts w:cstheme="minorHAnsi"/>
          <w:highlight w:val="green"/>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bookmarkStart w:id="29" w:name="_Hlk127553564"/>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7AD20FF" w:rsidR="00F67031" w:rsidRPr="00621687" w:rsidRDefault="00F67031" w:rsidP="00A83EAB">
      <w:pPr>
        <w:pStyle w:val="Titulek"/>
        <w:rPr>
          <w:rFonts w:cstheme="minorHAnsi"/>
        </w:rPr>
      </w:pPr>
      <w:bookmarkStart w:id="30" w:name="_Ref71064704"/>
      <w:bookmarkEnd w:id="29"/>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DE0860">
        <w:rPr>
          <w:rFonts w:cstheme="minorHAnsi"/>
          <w:noProof/>
        </w:rPr>
        <w:t>1</w:t>
      </w:r>
      <w:r>
        <w:rPr>
          <w:rFonts w:cstheme="minorHAnsi"/>
        </w:rPr>
        <w:fldChar w:fldCharType="end"/>
      </w:r>
      <w:bookmarkEnd w:id="30"/>
      <w:r w:rsidRPr="00621687">
        <w:rPr>
          <w:rFonts w:cstheme="minorHAnsi"/>
        </w:rPr>
        <w:t xml:space="preserve"> porovnání jazyků</w:t>
      </w:r>
    </w:p>
    <w:p w14:paraId="4C5F5E5E" w14:textId="77777777" w:rsidR="00F84EE9" w:rsidRDefault="00F84EE9" w:rsidP="00A64991">
      <w:pPr>
        <w:ind w:left="360"/>
        <w:rPr>
          <w:rStyle w:val="Nadpis1Char"/>
          <w:rFonts w:asciiTheme="minorHAnsi" w:hAnsiTheme="minorHAnsi" w:cstheme="minorHAnsi"/>
        </w:rPr>
      </w:pPr>
      <w:bookmarkStart w:id="31" w:name="_Hlk76031871"/>
    </w:p>
    <w:p w14:paraId="73DF068A" w14:textId="77777777" w:rsidR="00F84EE9" w:rsidRDefault="00F84EE9" w:rsidP="00A64991">
      <w:pPr>
        <w:ind w:left="360"/>
        <w:rPr>
          <w:rStyle w:val="Nadpis1Char"/>
          <w:rFonts w:asciiTheme="minorHAnsi" w:hAnsiTheme="minorHAnsi" w:cstheme="minorHAnsi"/>
        </w:rPr>
      </w:pPr>
    </w:p>
    <w:p w14:paraId="78256674" w14:textId="01B41039" w:rsidR="00F67031" w:rsidRPr="00621687" w:rsidRDefault="00F67031" w:rsidP="00A64991">
      <w:pPr>
        <w:ind w:left="360"/>
        <w:rPr>
          <w:rStyle w:val="Nadpis1Char"/>
          <w:rFonts w:asciiTheme="minorHAnsi" w:hAnsiTheme="minorHAnsi" w:cstheme="minorHAnsi"/>
        </w:rPr>
      </w:pPr>
      <w:bookmarkStart w:id="32" w:name="_Toc127993281"/>
      <w:r w:rsidRPr="00621687">
        <w:rPr>
          <w:rStyle w:val="Nadpis1Char"/>
          <w:rFonts w:asciiTheme="minorHAnsi" w:hAnsiTheme="minorHAnsi" w:cstheme="minorHAnsi"/>
        </w:rPr>
        <w:t>4. Výběr herních žánrů vhodných pro implementaci</w:t>
      </w:r>
      <w:bookmarkEnd w:id="32"/>
    </w:p>
    <w:bookmarkEnd w:id="31"/>
    <w:p w14:paraId="4DD86002" w14:textId="223025A7"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DE0860" w:rsidRPr="00F7533D">
        <w:t xml:space="preserve">Tab. </w:t>
      </w:r>
      <w:r w:rsidR="00DE0860">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lastRenderedPageBreak/>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3852B297" w:rsidR="00F67031" w:rsidRPr="001B0812" w:rsidRDefault="00F67031" w:rsidP="00A9403B">
      <w:pPr>
        <w:pStyle w:val="Titulek"/>
        <w:rPr>
          <w:rFonts w:cstheme="minorHAnsi"/>
          <w:color w:val="00B050"/>
        </w:rPr>
      </w:pPr>
      <w:bookmarkStart w:id="33" w:name="_Ref80703811"/>
      <w:r w:rsidRPr="00F7533D">
        <w:t xml:space="preserve">Tab. </w:t>
      </w:r>
      <w:fldSimple w:instr=" SEQ Tabulka \* ARABIC ">
        <w:r w:rsidR="00DE0860">
          <w:rPr>
            <w:noProof/>
          </w:rPr>
          <w:t>2</w:t>
        </w:r>
      </w:fldSimple>
      <w:bookmarkEnd w:id="33"/>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4" w:name="_Hlk76031890"/>
      <w:bookmarkStart w:id="35" w:name="_Toc127993282"/>
      <w:r w:rsidRPr="00621687">
        <w:rPr>
          <w:rStyle w:val="Nadpis2Char"/>
          <w:rFonts w:asciiTheme="minorHAnsi" w:hAnsiTheme="minorHAnsi" w:cstheme="minorHAnsi"/>
        </w:rPr>
        <w:t>4.1 RPG</w:t>
      </w:r>
      <w:bookmarkEnd w:id="34"/>
      <w:bookmarkEnd w:id="35"/>
    </w:p>
    <w:p w14:paraId="2D212D08" w14:textId="25A85FA0"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DE0860" w:rsidRPr="00F7533D">
        <w:t xml:space="preserve">Tab. </w:t>
      </w:r>
      <w:r w:rsidR="00DE0860">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6" w:name="_Toc127993283"/>
      <w:bookmarkStart w:id="37" w:name="_Hlk76031907"/>
      <w:r w:rsidRPr="00F7533D">
        <w:rPr>
          <w:rStyle w:val="Nadpis2Char"/>
          <w:rFonts w:asciiTheme="minorHAnsi" w:hAnsiTheme="minorHAnsi" w:cstheme="minorHAnsi"/>
        </w:rPr>
        <w:lastRenderedPageBreak/>
        <w:t>4.2 akční</w:t>
      </w:r>
      <w:bookmarkEnd w:id="36"/>
      <w:r w:rsidRPr="00F7533D">
        <w:rPr>
          <w:rFonts w:cstheme="minorHAnsi"/>
          <w:color w:val="000000"/>
          <w:sz w:val="20"/>
          <w:szCs w:val="20"/>
          <w:shd w:val="clear" w:color="auto" w:fill="FFFFFF"/>
        </w:rPr>
        <w:t xml:space="preserve"> </w:t>
      </w:r>
    </w:p>
    <w:bookmarkEnd w:id="37"/>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8" w:name="_Toc127993284"/>
      <w:bookmarkStart w:id="39" w:name="_Hlk76031922"/>
      <w:r w:rsidRPr="00621687">
        <w:rPr>
          <w:rFonts w:asciiTheme="minorHAnsi" w:hAnsiTheme="minorHAnsi" w:cstheme="minorHAnsi"/>
        </w:rPr>
        <w:t>4.3 strategie</w:t>
      </w:r>
      <w:bookmarkEnd w:id="38"/>
    </w:p>
    <w:bookmarkEnd w:id="39"/>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40" w:name="_Toc127993285"/>
      <w:r w:rsidRPr="00621687">
        <w:rPr>
          <w:rFonts w:asciiTheme="minorHAnsi" w:hAnsiTheme="minorHAnsi" w:cstheme="minorHAnsi"/>
          <w:shd w:val="clear" w:color="auto" w:fill="FFFFFF"/>
        </w:rPr>
        <w:t>4.4 závodní</w:t>
      </w:r>
      <w:bookmarkEnd w:id="40"/>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41" w:name="_Toc127993286"/>
      <w:r w:rsidRPr="00FD4AB2">
        <w:rPr>
          <w:rFonts w:asciiTheme="minorHAnsi" w:hAnsiTheme="minorHAnsi" w:cstheme="minorHAnsi"/>
        </w:rPr>
        <w:t>4.5 shrnutí</w:t>
      </w:r>
      <w:bookmarkEnd w:id="41"/>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w:t>
      </w:r>
      <w:r w:rsidR="001A4873" w:rsidRPr="00FE7D1B">
        <w:rPr>
          <w:rFonts w:cstheme="minorHAnsi"/>
        </w:rPr>
        <w:lastRenderedPageBreak/>
        <w:t xml:space="preserve">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2" w:name="_Toc127993287"/>
      <w:bookmarkStart w:id="43" w:name="_Hlk76031975"/>
      <w:r w:rsidRPr="00621687">
        <w:rPr>
          <w:rStyle w:val="Nadpis1Char"/>
          <w:rFonts w:asciiTheme="minorHAnsi" w:hAnsiTheme="minorHAnsi" w:cstheme="minorHAnsi"/>
        </w:rPr>
        <w:t>5. Grafické výstupy aplikací</w:t>
      </w:r>
      <w:bookmarkEnd w:id="42"/>
    </w:p>
    <w:bookmarkEnd w:id="43"/>
    <w:p w14:paraId="4426DE4A" w14:textId="63464E5D"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DE0860">
        <w:t xml:space="preserve">Obr. </w:t>
      </w:r>
      <w:r w:rsidR="00DE0860">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3ED3764D" w:rsidR="00F67031" w:rsidRDefault="00621EB4" w:rsidP="00621EB4">
      <w:pPr>
        <w:pStyle w:val="Titulek"/>
        <w:ind w:left="1416" w:firstLine="708"/>
        <w:jc w:val="both"/>
      </w:pPr>
      <w:bookmarkStart w:id="44" w:name="_Ref86178372"/>
      <w:r>
        <w:t xml:space="preserve">Obr. </w:t>
      </w:r>
      <w:fldSimple w:instr=" SEQ Obrázek \* ARABIC ">
        <w:r w:rsidR="005A2FA8">
          <w:rPr>
            <w:noProof/>
          </w:rPr>
          <w:t>3</w:t>
        </w:r>
      </w:fldSimple>
      <w:bookmarkEnd w:id="44"/>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5" w:name="_Toc127993288"/>
      <w:r w:rsidRPr="00621687">
        <w:rPr>
          <w:rFonts w:asciiTheme="minorHAnsi" w:hAnsiTheme="minorHAnsi" w:cstheme="minorHAnsi"/>
          <w:shd w:val="clear" w:color="auto" w:fill="FFFFFF"/>
        </w:rPr>
        <w:t>5.1 konzolová aplikace</w:t>
      </w:r>
      <w:bookmarkEnd w:id="45"/>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6" w:name="_Toc127993289"/>
      <w:r w:rsidRPr="00621687">
        <w:rPr>
          <w:rFonts w:asciiTheme="minorHAnsi" w:hAnsiTheme="minorHAnsi" w:cstheme="minorHAnsi"/>
        </w:rPr>
        <w:t>5.2 okenní aplikace</w:t>
      </w:r>
      <w:bookmarkEnd w:id="46"/>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7" w:name="_Toc127993290"/>
      <w:r w:rsidRPr="00F7533D">
        <w:rPr>
          <w:rFonts w:asciiTheme="minorHAnsi" w:hAnsiTheme="minorHAnsi" w:cstheme="minorHAnsi"/>
          <w:shd w:val="clear" w:color="auto" w:fill="FFFFFF"/>
        </w:rPr>
        <w:t>5.2.1 WinForm</w:t>
      </w:r>
      <w:bookmarkEnd w:id="47"/>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 xml:space="preserve">při použití vzdálené plochy, kterou není možné přenášet obraz </w:t>
      </w:r>
      <w:r w:rsidRPr="00D20F7B">
        <w:rPr>
          <w:rFonts w:cstheme="minorHAnsi"/>
          <w:color w:val="FF0000"/>
        </w:rPr>
        <w:lastRenderedPageBreak/>
        <w:t>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8" w:name="_Toc127993291"/>
      <w:r w:rsidRPr="00621687">
        <w:rPr>
          <w:rFonts w:asciiTheme="minorHAnsi" w:hAnsiTheme="minorHAnsi" w:cstheme="minorHAnsi"/>
          <w:shd w:val="clear" w:color="auto" w:fill="FFFFFF"/>
        </w:rPr>
        <w:t>5.2.2 WPF</w:t>
      </w:r>
      <w:bookmarkEnd w:id="48"/>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396A37F1"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DE0860">
        <w:t xml:space="preserve">Obr. </w:t>
      </w:r>
      <w:r w:rsidR="00DE0860">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44BF787A" w:rsidR="008F5331" w:rsidRDefault="008F5331" w:rsidP="008F5331">
      <w:pPr>
        <w:pStyle w:val="Titulek"/>
        <w:ind w:left="2832" w:firstLine="708"/>
        <w:jc w:val="both"/>
        <w:rPr>
          <w:rFonts w:cstheme="minorHAnsi"/>
          <w:color w:val="00B050"/>
        </w:rPr>
      </w:pPr>
      <w:bookmarkStart w:id="49" w:name="_Ref85442384"/>
      <w:r>
        <w:t xml:space="preserve">Obr. </w:t>
      </w:r>
      <w:fldSimple w:instr=" SEQ Obrázek \* ARABIC ">
        <w:r w:rsidR="005A2FA8">
          <w:rPr>
            <w:noProof/>
          </w:rPr>
          <w:t>4</w:t>
        </w:r>
      </w:fldSimple>
      <w:bookmarkEnd w:id="49"/>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50" w:name="_Toc127993292"/>
      <w:r w:rsidRPr="00FD4AB2">
        <w:rPr>
          <w:rFonts w:asciiTheme="minorHAnsi" w:hAnsiTheme="minorHAnsi" w:cstheme="minorHAnsi"/>
        </w:rPr>
        <w:t>5.3 mobilní aplikace</w:t>
      </w:r>
      <w:bookmarkEnd w:id="50"/>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51" w:name="_Toc127993293"/>
      <w:r w:rsidRPr="00FD4AB2">
        <w:rPr>
          <w:rFonts w:asciiTheme="minorHAnsi" w:hAnsiTheme="minorHAnsi" w:cstheme="minorHAnsi"/>
        </w:rPr>
        <w:lastRenderedPageBreak/>
        <w:t xml:space="preserve">5.3.1 </w:t>
      </w:r>
      <w:proofErr w:type="spellStart"/>
      <w:r w:rsidRPr="00FD4AB2">
        <w:rPr>
          <w:rFonts w:asciiTheme="minorHAnsi" w:hAnsiTheme="minorHAnsi" w:cstheme="minorHAnsi"/>
        </w:rPr>
        <w:t>Xamarin</w:t>
      </w:r>
      <w:bookmarkEnd w:id="51"/>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2" w:name="_Toc127993294"/>
      <w:r w:rsidRPr="00FD4AB2">
        <w:rPr>
          <w:rFonts w:asciiTheme="minorHAnsi" w:hAnsiTheme="minorHAnsi" w:cstheme="minorHAnsi"/>
        </w:rPr>
        <w:t>5.3.2 Android Studio</w:t>
      </w:r>
      <w:bookmarkEnd w:id="52"/>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3" w:name="_Toc12799329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3"/>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4" w:name="_Toc12799329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4"/>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5" w:name="_Toc12799329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5"/>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xml:space="preserve">. Objekty </w:t>
      </w:r>
      <w:r w:rsidRPr="00EF52A4">
        <w:rPr>
          <w:shd w:val="clear" w:color="auto" w:fill="FFFFFF"/>
        </w:rPr>
        <w:lastRenderedPageBreak/>
        <w:t>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6" w:name="_Toc12799329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6"/>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7" w:name="_Toc12799329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7"/>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8" w:name="_Toc12799330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8"/>
    </w:p>
    <w:p w14:paraId="6FAE1D0A" w14:textId="08D7B13F"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DE0860">
        <w:t xml:space="preserve">Tab. </w:t>
      </w:r>
      <w:r w:rsidR="00DE0860">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lastRenderedPageBreak/>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lastRenderedPageBreak/>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626F5B88" w:rsidR="00F67031" w:rsidRPr="00621687" w:rsidRDefault="00F67031" w:rsidP="00427107">
      <w:pPr>
        <w:pStyle w:val="Titulek"/>
        <w:rPr>
          <w:rFonts w:cstheme="minorHAnsi"/>
        </w:rPr>
      </w:pPr>
      <w:bookmarkStart w:id="59" w:name="_Ref75370800"/>
      <w:r>
        <w:t xml:space="preserve">Tab. </w:t>
      </w:r>
      <w:fldSimple w:instr=" SEQ Tabulka \* ARABIC ">
        <w:r w:rsidR="00DE0860">
          <w:rPr>
            <w:noProof/>
          </w:rPr>
          <w:t>3</w:t>
        </w:r>
      </w:fldSimple>
      <w:bookmarkEnd w:id="59"/>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7019C180" w:rsidR="00D00025" w:rsidRDefault="00F67031" w:rsidP="00C85D30">
      <w:pPr>
        <w:ind w:left="360"/>
        <w:rPr>
          <w:rStyle w:val="Nadpis1Char"/>
          <w:rFonts w:asciiTheme="minorHAnsi" w:hAnsiTheme="minorHAnsi" w:cstheme="minorHAnsi"/>
        </w:rPr>
      </w:pPr>
      <w:bookmarkStart w:id="60" w:name="_Toc127993301"/>
      <w:r w:rsidRPr="00621687">
        <w:rPr>
          <w:rStyle w:val="Nadpis1Char"/>
          <w:rFonts w:asciiTheme="minorHAnsi" w:hAnsiTheme="minorHAnsi" w:cstheme="minorHAnsi"/>
        </w:rPr>
        <w:t>6. Návrh aplikačního modelu</w:t>
      </w:r>
      <w:bookmarkEnd w:id="60"/>
    </w:p>
    <w:p w14:paraId="21569E0E" w14:textId="4F046C26" w:rsidR="00B0343B" w:rsidRPr="00026347" w:rsidRDefault="00823683" w:rsidP="005B0942">
      <w:pPr>
        <w:jc w:val="both"/>
        <w:rPr>
          <w:shd w:val="clear" w:color="auto" w:fill="FFFFFF"/>
        </w:rPr>
      </w:pPr>
      <w:r w:rsidRPr="00026347">
        <w:rPr>
          <w:shd w:val="clear" w:color="auto" w:fill="FFFFFF"/>
        </w:rPr>
        <w:t xml:space="preserve">Hry využívající DLL vytvořenou v této práci tvoří dvě části. První je </w:t>
      </w:r>
      <w:r w:rsidR="00681CF9" w:rsidRPr="00026347">
        <w:rPr>
          <w:shd w:val="clear" w:color="auto" w:fill="FFFFFF"/>
        </w:rPr>
        <w:t xml:space="preserve">obecná </w:t>
      </w:r>
      <w:r w:rsidRPr="00026347">
        <w:rPr>
          <w:shd w:val="clear" w:color="auto" w:fill="FFFFFF"/>
        </w:rPr>
        <w:t>logika obsažená v té</w:t>
      </w:r>
      <w:r w:rsidR="00681CF9" w:rsidRPr="00026347">
        <w:rPr>
          <w:shd w:val="clear" w:color="auto" w:fill="FFFFFF"/>
        </w:rPr>
        <w:t>to</w:t>
      </w:r>
      <w:r w:rsidRPr="00026347">
        <w:rPr>
          <w:shd w:val="clear" w:color="auto" w:fill="FFFFFF"/>
        </w:rPr>
        <w:t xml:space="preserve"> knihovně</w:t>
      </w:r>
      <w:r w:rsidR="00681CF9" w:rsidRPr="00026347">
        <w:rPr>
          <w:shd w:val="clear" w:color="auto" w:fill="FFFFFF"/>
        </w:rPr>
        <w:t>.</w:t>
      </w:r>
      <w:r w:rsidRPr="00026347">
        <w:rPr>
          <w:shd w:val="clear" w:color="auto" w:fill="FFFFFF"/>
        </w:rPr>
        <w:t xml:space="preserve"> </w:t>
      </w:r>
      <w:r w:rsidR="00681CF9" w:rsidRPr="00026347">
        <w:rPr>
          <w:shd w:val="clear" w:color="auto" w:fill="FFFFFF"/>
        </w:rPr>
        <w:t>D</w:t>
      </w:r>
      <w:r w:rsidRPr="00026347">
        <w:rPr>
          <w:shd w:val="clear" w:color="auto" w:fill="FFFFFF"/>
        </w:rPr>
        <w:t xml:space="preserve">ruhá </w:t>
      </w:r>
      <w:r w:rsidR="00681CF9" w:rsidRPr="00026347">
        <w:rPr>
          <w:shd w:val="clear" w:color="auto" w:fill="FFFFFF"/>
        </w:rPr>
        <w:t xml:space="preserve">část </w:t>
      </w:r>
      <w:r w:rsidRPr="00026347">
        <w:rPr>
          <w:shd w:val="clear" w:color="auto" w:fill="FFFFFF"/>
        </w:rPr>
        <w:t>je uživatelské rozhraní</w:t>
      </w:r>
      <w:r w:rsidR="00681CF9" w:rsidRPr="00026347">
        <w:rPr>
          <w:shd w:val="clear" w:color="auto" w:fill="FFFFFF"/>
        </w:rPr>
        <w:t xml:space="preserve"> a upřesnění chování</w:t>
      </w:r>
      <w:r w:rsidR="00ED79A5" w:rsidRPr="00026347">
        <w:rPr>
          <w:shd w:val="clear" w:color="auto" w:fill="FFFFFF"/>
        </w:rPr>
        <w:t xml:space="preserve">, aby odpovídalo mechanikám </w:t>
      </w:r>
      <w:r w:rsidR="004B28B4" w:rsidRPr="00026347">
        <w:rPr>
          <w:shd w:val="clear" w:color="auto" w:fill="FFFFFF"/>
        </w:rPr>
        <w:t xml:space="preserve">konkrétní </w:t>
      </w:r>
      <w:r w:rsidR="00ED79A5" w:rsidRPr="00026347">
        <w:rPr>
          <w:shd w:val="clear" w:color="auto" w:fill="FFFFFF"/>
        </w:rPr>
        <w:t>hry.</w:t>
      </w:r>
      <w:r w:rsidR="005B0942" w:rsidRPr="00026347">
        <w:rPr>
          <w:shd w:val="clear" w:color="auto" w:fill="FFFFFF"/>
        </w:rPr>
        <w:t xml:space="preserve"> Na </w:t>
      </w:r>
      <w:r w:rsidR="005B0942" w:rsidRPr="00026347">
        <w:rPr>
          <w:shd w:val="clear" w:color="auto" w:fill="FFFFFF"/>
        </w:rPr>
        <w:fldChar w:fldCharType="begin"/>
      </w:r>
      <w:r w:rsidR="005B0942" w:rsidRPr="00026347">
        <w:rPr>
          <w:shd w:val="clear" w:color="auto" w:fill="FFFFFF"/>
        </w:rPr>
        <w:instrText xml:space="preserve"> REF _Ref127987606 \h </w:instrText>
      </w:r>
      <w:r w:rsidR="00642E3B" w:rsidRPr="00026347">
        <w:rPr>
          <w:shd w:val="clear" w:color="auto" w:fill="FFFFFF"/>
        </w:rPr>
        <w:instrText xml:space="preserve"> \* MERGEFORMAT </w:instrText>
      </w:r>
      <w:r w:rsidR="005B0942" w:rsidRPr="00026347">
        <w:rPr>
          <w:shd w:val="clear" w:color="auto" w:fill="FFFFFF"/>
        </w:rPr>
      </w:r>
      <w:r w:rsidR="005B0942" w:rsidRPr="00026347">
        <w:rPr>
          <w:shd w:val="clear" w:color="auto" w:fill="FFFFFF"/>
        </w:rPr>
        <w:fldChar w:fldCharType="separate"/>
      </w:r>
      <w:r w:rsidR="005B0942" w:rsidRPr="00026347">
        <w:t xml:space="preserve">Obr. </w:t>
      </w:r>
      <w:r w:rsidR="005B0942" w:rsidRPr="00026347">
        <w:rPr>
          <w:noProof/>
        </w:rPr>
        <w:t>5</w:t>
      </w:r>
      <w:r w:rsidR="005B0942" w:rsidRPr="00026347">
        <w:rPr>
          <w:shd w:val="clear" w:color="auto" w:fill="FFFFFF"/>
        </w:rPr>
        <w:fldChar w:fldCharType="end"/>
      </w:r>
      <w:r w:rsidR="005B0942" w:rsidRPr="00026347">
        <w:rPr>
          <w:shd w:val="clear" w:color="auto" w:fill="FFFFFF"/>
        </w:rPr>
        <w:t xml:space="preserve"> je vyobrazeno předpokládané použití knihovny. </w:t>
      </w:r>
      <w:r w:rsidR="00726372" w:rsidRPr="00026347">
        <w:rPr>
          <w:shd w:val="clear" w:color="auto" w:fill="FFFFFF"/>
        </w:rPr>
        <w:t>Objekty reprezentující postavy budou obsahovat instanci třídy obsahující logiku, svou reprezentaci, kterou uvidí hráč, a případně také inventář s předměty. Tyto předměty také budou obsahovat instanci třídy z knihovny a svou reprezentaci.</w:t>
      </w:r>
      <w:r w:rsidR="00450953" w:rsidRPr="00026347">
        <w:rPr>
          <w:shd w:val="clear" w:color="auto" w:fill="FFFFFF"/>
        </w:rPr>
        <w:t xml:space="preserve"> Dále postavy i předměty obsahují list instancí třídy vyjadřující například útok a obranu.</w:t>
      </w:r>
    </w:p>
    <w:p w14:paraId="4F84F5D2" w14:textId="77777777" w:rsidR="00112F07" w:rsidRDefault="004F5D29" w:rsidP="00112F07">
      <w:pPr>
        <w:keepNext/>
      </w:pPr>
      <w:r w:rsidRPr="004F5D29">
        <w:rPr>
          <w:noProof/>
          <w:shd w:val="clear" w:color="auto" w:fill="FFFFFF"/>
        </w:rPr>
        <w:drawing>
          <wp:inline distT="0" distB="0" distL="0" distR="0" wp14:anchorId="042F7631" wp14:editId="19545C1C">
            <wp:extent cx="2933700" cy="2788602"/>
            <wp:effectExtent l="0" t="0" r="0" b="0"/>
            <wp:docPr id="21" name="Obráze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ázek 21"/>
                    <pic:cNvPicPr/>
                  </pic:nvPicPr>
                  <pic:blipFill>
                    <a:blip r:embed="rId13">
                      <a:extLst>
                        <a:ext uri="{28A0092B-C50C-407E-A947-70E740481C1C}">
                          <a14:useLocalDpi xmlns:a14="http://schemas.microsoft.com/office/drawing/2010/main" val="0"/>
                        </a:ext>
                      </a:extLst>
                    </a:blip>
                    <a:stretch>
                      <a:fillRect/>
                    </a:stretch>
                  </pic:blipFill>
                  <pic:spPr>
                    <a:xfrm>
                      <a:off x="0" y="0"/>
                      <a:ext cx="2933700" cy="2788602"/>
                    </a:xfrm>
                    <a:prstGeom prst="rect">
                      <a:avLst/>
                    </a:prstGeom>
                  </pic:spPr>
                </pic:pic>
              </a:graphicData>
            </a:graphic>
          </wp:inline>
        </w:drawing>
      </w:r>
    </w:p>
    <w:p w14:paraId="6E4EA3DA" w14:textId="08143AFA" w:rsidR="00326B51" w:rsidRDefault="00112F07" w:rsidP="00112F07">
      <w:pPr>
        <w:pStyle w:val="Titulek"/>
        <w:rPr>
          <w:highlight w:val="yellow"/>
          <w:shd w:val="clear" w:color="auto" w:fill="FFFFFF"/>
        </w:rPr>
      </w:pPr>
      <w:bookmarkStart w:id="61" w:name="_Ref127987606"/>
      <w:r>
        <w:t xml:space="preserve">Obr. </w:t>
      </w:r>
      <w:fldSimple w:instr=" SEQ Obrázek \* ARABIC ">
        <w:r w:rsidR="005A2FA8">
          <w:rPr>
            <w:noProof/>
          </w:rPr>
          <w:t>5</w:t>
        </w:r>
      </w:fldSimple>
      <w:bookmarkEnd w:id="61"/>
      <w:r>
        <w:t xml:space="preserve"> relační diagram </w:t>
      </w:r>
      <w:r w:rsidR="005B0942">
        <w:t>postavy – vlastní</w:t>
      </w:r>
    </w:p>
    <w:p w14:paraId="4819F971" w14:textId="11103E08" w:rsidR="00C03E59" w:rsidRPr="00821FA6" w:rsidRDefault="0039715B" w:rsidP="00821FA6">
      <w:pPr>
        <w:ind w:left="360" w:firstLine="348"/>
        <w:jc w:val="both"/>
        <w:rPr>
          <w:rFonts w:cstheme="minorHAnsi"/>
          <w:color w:val="00B050"/>
          <w:shd w:val="clear" w:color="auto" w:fill="FFFFFF"/>
        </w:rPr>
      </w:pPr>
      <w:r w:rsidRPr="0039715B">
        <w:rPr>
          <w:rFonts w:cstheme="minorHAnsi"/>
          <w:color w:val="00B050"/>
          <w:shd w:val="clear" w:color="auto" w:fill="FFFFFF"/>
        </w:rPr>
        <w:t xml:space="preserve">// </w:t>
      </w:r>
      <w:r w:rsidR="001C55A0">
        <w:rPr>
          <w:rFonts w:cstheme="minorHAnsi"/>
          <w:color w:val="00B050"/>
          <w:shd w:val="clear" w:color="auto" w:fill="FFFFFF"/>
        </w:rPr>
        <w:t>relační diagram, dědičnost</w:t>
      </w:r>
      <w:r w:rsidRPr="0039715B">
        <w:rPr>
          <w:rFonts w:cstheme="minorHAnsi"/>
          <w:color w:val="00B050"/>
          <w:shd w:val="clear" w:color="auto" w:fill="FFFFFF"/>
        </w:rPr>
        <w:t xml:space="preserve"> + okecat</w:t>
      </w:r>
    </w:p>
    <w:p w14:paraId="55CD4A78" w14:textId="2E3FDAA9" w:rsidR="001C55A0" w:rsidRDefault="00561C65" w:rsidP="00561C65">
      <w:pPr>
        <w:pStyle w:val="Nadpis1"/>
        <w:rPr>
          <w:shd w:val="clear" w:color="auto" w:fill="FFFFFF"/>
        </w:rPr>
      </w:pPr>
      <w:bookmarkStart w:id="62" w:name="_Toc127993302"/>
      <w:r w:rsidRPr="00026347">
        <w:rPr>
          <w:shd w:val="clear" w:color="auto" w:fill="FFFFFF"/>
        </w:rPr>
        <w:t>7.</w:t>
      </w:r>
      <w:r>
        <w:rPr>
          <w:shd w:val="clear" w:color="auto" w:fill="FFFFFF"/>
        </w:rPr>
        <w:t xml:space="preserve"> </w:t>
      </w:r>
      <w:r w:rsidRPr="00561C65">
        <w:rPr>
          <w:shd w:val="clear" w:color="auto" w:fill="FFFFFF"/>
        </w:rPr>
        <w:t>Návrh vzorového řešení</w:t>
      </w:r>
      <w:bookmarkEnd w:id="62"/>
    </w:p>
    <w:p w14:paraId="2242A603" w14:textId="05B2EB55" w:rsidR="00A14853" w:rsidRDefault="00A14853" w:rsidP="00A14853">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xml:space="preserve">, obsahující logiku a je výstupem praktické části této bakalářské práce. Druhý je Windows </w:t>
      </w:r>
      <w:proofErr w:type="spellStart"/>
      <w:r w:rsidRPr="001D3DBA">
        <w:rPr>
          <w:rFonts w:cstheme="minorHAnsi"/>
          <w:color w:val="000000"/>
          <w:shd w:val="clear" w:color="auto" w:fill="FFFFFF"/>
        </w:rPr>
        <w:t>Forms</w:t>
      </w:r>
      <w:proofErr w:type="spellEnd"/>
      <w:r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Pr="001D3DBA">
        <w:rPr>
          <w:rFonts w:cstheme="minorHAnsi"/>
          <w:color w:val="000000"/>
          <w:shd w:val="clear" w:color="auto" w:fill="FFFFFF"/>
        </w:rPr>
        <w:t>, sloužící jako příklad implementace a testování základní funkčnosti jednotlivých tříd. Testovací projekt má pouze ověřit funkčnost částí knihovny a nejedná se o plnohodnotnou hru. Tomuto účelu odpovídá i uživatelské rozhraní, které není určeno uživatelům, ale slouží programátorovi jako spouštěč jeho testovacích metod a grafická reprezentace jejich výsledků</w:t>
      </w:r>
      <w:r w:rsidRPr="00383178">
        <w:rPr>
          <w:rFonts w:cstheme="minorHAnsi"/>
          <w:color w:val="000000"/>
          <w:shd w:val="clear" w:color="auto" w:fill="FFFFFF"/>
        </w:rPr>
        <w:t>.</w:t>
      </w:r>
      <w:r w:rsidRPr="005B2346">
        <w:rPr>
          <w:rFonts w:cstheme="minorHAnsi"/>
          <w:color w:val="000000"/>
          <w:shd w:val="clear" w:color="auto" w:fill="FFFFFF"/>
        </w:rPr>
        <w:t xml:space="preserve"> </w:t>
      </w:r>
    </w:p>
    <w:p w14:paraId="709529AD" w14:textId="71E79468" w:rsidR="00561C65" w:rsidRDefault="00561C65" w:rsidP="00561C65"/>
    <w:p w14:paraId="67CD4ABA" w14:textId="77777777" w:rsidR="00CE58F8" w:rsidRPr="00805307" w:rsidRDefault="00200256" w:rsidP="00805307">
      <w:pPr>
        <w:rPr>
          <w:color w:val="00B050"/>
        </w:rPr>
      </w:pPr>
      <w:r w:rsidRPr="00805307">
        <w:rPr>
          <w:color w:val="00B050"/>
        </w:rPr>
        <w:t>//</w:t>
      </w:r>
      <w:proofErr w:type="spellStart"/>
      <w:r w:rsidRPr="00805307">
        <w:rPr>
          <w:color w:val="00B050"/>
        </w:rPr>
        <w:t>kod</w:t>
      </w:r>
      <w:proofErr w:type="spellEnd"/>
    </w:p>
    <w:p w14:paraId="57D43A35" w14:textId="4CE95D64" w:rsidR="00CE58F8" w:rsidRDefault="00CE58F8" w:rsidP="00CE58F8">
      <w:pPr>
        <w:pStyle w:val="Nadpis2"/>
        <w:ind w:firstLine="708"/>
        <w:rPr>
          <w:shd w:val="clear" w:color="auto" w:fill="FFFFFF"/>
        </w:rPr>
      </w:pPr>
      <w:bookmarkStart w:id="63" w:name="_Toc127993303"/>
      <w:r w:rsidRPr="00026347">
        <w:rPr>
          <w:shd w:val="clear" w:color="auto" w:fill="FFFFFF"/>
        </w:rPr>
        <w:lastRenderedPageBreak/>
        <w:t>7.</w:t>
      </w:r>
      <w:r>
        <w:rPr>
          <w:shd w:val="clear" w:color="auto" w:fill="FFFFFF"/>
        </w:rPr>
        <w:t>1 knihovna</w:t>
      </w:r>
      <w:bookmarkEnd w:id="63"/>
    </w:p>
    <w:p w14:paraId="03C9F9CB" w14:textId="77777777" w:rsidR="00CE58F8" w:rsidRDefault="00CE58F8" w:rsidP="00CE58F8">
      <w:pPr>
        <w:ind w:left="708" w:firstLine="708"/>
        <w:jc w:val="both"/>
      </w:pPr>
      <w:r w:rsidRPr="004646F7">
        <w:t xml:space="preserve">Knihovna obsahuje třídy obsahující logiku, která je shodná v téměř všech RPG hrách. </w:t>
      </w:r>
      <w:r w:rsidRPr="001D3DBA">
        <w:t xml:space="preserve">Při návrhu bylo bráno v úvahu, že hra může být v konzoli, okně s dvourozměrnou grafikou, či trojrozměrném prostředí herního </w:t>
      </w:r>
      <w:proofErr w:type="spellStart"/>
      <w:r w:rsidRPr="001D3DBA">
        <w:t>enginu</w:t>
      </w:r>
      <w:proofErr w:type="spellEnd"/>
      <w:r w:rsidRPr="001D3DBA">
        <w:t xml:space="preserve"> a k reprezentaci jednotlivých herních objektů musí být přistupováno abstraktně.</w:t>
      </w:r>
      <w:r>
        <w:t xml:space="preserve"> </w:t>
      </w:r>
      <w:r w:rsidRPr="004646F7">
        <w:t xml:space="preserve">Metody, u kterých se očekává že se v některých hrách mohou chovat jinak, jsou nastaveny jako </w:t>
      </w:r>
      <w:r w:rsidRPr="004646F7">
        <w:rPr>
          <w:i/>
          <w:iCs/>
          <w:lang w:val="en-US"/>
        </w:rPr>
        <w:t>virtual</w:t>
      </w:r>
      <w:r w:rsidRPr="004646F7">
        <w:t>, což umožňuje jejich nahrazení v implementaci, bez výrazného ovlivnění chování zbytku knihovny. Tyto třídy by se dali rozdělit na několik skupin podle toho, jakou část logiky pokrývají.</w:t>
      </w:r>
    </w:p>
    <w:p w14:paraId="357A13BB" w14:textId="7680A1DB" w:rsidR="00200256" w:rsidRPr="00200256" w:rsidRDefault="00200256" w:rsidP="00561C65">
      <w:pPr>
        <w:rPr>
          <w:color w:val="00B050"/>
        </w:rPr>
      </w:pPr>
    </w:p>
    <w:p w14:paraId="0EC72D99" w14:textId="09F04FD5" w:rsidR="00AB4BCD" w:rsidRDefault="00561C65" w:rsidP="00AB4BCD">
      <w:pPr>
        <w:pStyle w:val="Nadpis3"/>
      </w:pPr>
      <w:bookmarkStart w:id="64" w:name="_Ref103770918"/>
      <w:bookmarkStart w:id="65" w:name="_Toc127993304"/>
      <w:r w:rsidRPr="00026347">
        <w:t>7</w:t>
      </w:r>
      <w:r w:rsidR="00AB4BCD" w:rsidRPr="00026347">
        <w:t xml:space="preserve">.1.1 </w:t>
      </w:r>
      <w:r w:rsidR="00E9240E" w:rsidRPr="00026347">
        <w:t>atributy</w:t>
      </w:r>
      <w:bookmarkEnd w:id="64"/>
      <w:bookmarkEnd w:id="65"/>
    </w:p>
    <w:p w14:paraId="54BE85BC" w14:textId="0AAD3E95" w:rsidR="00EA28B6" w:rsidRPr="00EA28B6" w:rsidRDefault="00EA28B6" w:rsidP="00AD6CA9">
      <w:pPr>
        <w:ind w:firstLine="708"/>
        <w:jc w:val="both"/>
      </w:pPr>
      <w:r w:rsidRPr="004646F7">
        <w:t>První skupina</w:t>
      </w:r>
      <w:r w:rsidR="00DE0860">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7C145103" w14:textId="6CDFDE16" w:rsidR="00AB4BCD" w:rsidRDefault="00C03E59" w:rsidP="00CB6506">
      <w:pPr>
        <w:pStyle w:val="Nadpis3"/>
      </w:pPr>
      <w:bookmarkStart w:id="66" w:name="_Toc127993305"/>
      <w:r w:rsidRPr="00026347">
        <w:t>7</w:t>
      </w:r>
      <w:r w:rsidR="00CB6506" w:rsidRPr="00026347">
        <w:t xml:space="preserve">.1.2 </w:t>
      </w:r>
      <w:proofErr w:type="spellStart"/>
      <w:r w:rsidR="00CB6506" w:rsidRPr="00026347">
        <w:t>buffy</w:t>
      </w:r>
      <w:bookmarkEnd w:id="66"/>
      <w:proofErr w:type="spellEnd"/>
    </w:p>
    <w:p w14:paraId="675B776A" w14:textId="23FE4FEE" w:rsidR="00CB6506" w:rsidRDefault="001031FB" w:rsidP="00D610F0">
      <w:pPr>
        <w:jc w:val="both"/>
      </w:pPr>
      <w:r w:rsidRPr="004646F7">
        <w:t xml:space="preserve">Tuto skupinu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343C9B7B" w14:textId="3C13869B" w:rsidR="002B5D06" w:rsidRDefault="00C03E59" w:rsidP="002B5D06">
      <w:pPr>
        <w:pStyle w:val="Nadpis3"/>
        <w:ind w:left="708" w:firstLine="708"/>
      </w:pPr>
      <w:bookmarkStart w:id="67" w:name="_Toc127993306"/>
      <w:r w:rsidRPr="00026347">
        <w:t>7</w:t>
      </w:r>
      <w:r w:rsidR="002B5D06" w:rsidRPr="00026347">
        <w:t>.1.</w:t>
      </w:r>
      <w:r w:rsidR="00D936AC" w:rsidRPr="00026347">
        <w:t>3</w:t>
      </w:r>
      <w:r w:rsidR="002B5D06" w:rsidRPr="00026347">
        <w:t xml:space="preserve"> Postavy</w:t>
      </w:r>
      <w:bookmarkEnd w:id="67"/>
    </w:p>
    <w:p w14:paraId="73B46D25" w14:textId="6630D0C7" w:rsidR="002B5D06" w:rsidRDefault="00D646A7" w:rsidP="00F01F62">
      <w:pPr>
        <w:jc w:val="both"/>
      </w:pPr>
      <w:r w:rsidRPr="001D3DBA">
        <w:t xml:space="preserve">Logiku kolem postav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w:t>
      </w:r>
      <w:r w:rsidR="00276208" w:rsidRPr="001D3DBA">
        <w:lastRenderedPageBreak/>
        <w:t>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0624B4F9" w14:textId="5E06C467" w:rsidR="00213B7D" w:rsidRDefault="00C03E59" w:rsidP="00925157">
      <w:pPr>
        <w:pStyle w:val="Nadpis3"/>
      </w:pPr>
      <w:bookmarkStart w:id="68" w:name="_Toc127993307"/>
      <w:r w:rsidRPr="00026347">
        <w:t>7</w:t>
      </w:r>
      <w:r w:rsidR="00925157" w:rsidRPr="00026347">
        <w:t>.1.4 Předměty</w:t>
      </w:r>
      <w:bookmarkEnd w:id="68"/>
    </w:p>
    <w:p w14:paraId="5DFED302" w14:textId="00F4440C" w:rsidR="00925157" w:rsidRDefault="00925157" w:rsidP="00F01F62">
      <w:pPr>
        <w:jc w:val="both"/>
      </w:pPr>
      <w:r w:rsidRPr="001D3DBA">
        <w:t>Skupinu předmět</w:t>
      </w:r>
      <w:r w:rsidR="0097042A" w:rsidRPr="001D3DBA">
        <w:t xml:space="preserve">ů </w:t>
      </w:r>
      <w:r w:rsidRPr="001D3DBA">
        <w:t xml:space="preserve">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1C4902EC" w14:textId="3711694F" w:rsidR="00925157" w:rsidRDefault="00C03E59" w:rsidP="00B4160F">
      <w:pPr>
        <w:pStyle w:val="Nadpis3"/>
      </w:pPr>
      <w:bookmarkStart w:id="69" w:name="_Toc127993308"/>
      <w:r w:rsidRPr="00026347">
        <w:t>7</w:t>
      </w:r>
      <w:r w:rsidR="00B4160F" w:rsidRPr="00026347">
        <w:t>.1.5 inventáře</w:t>
      </w:r>
      <w:bookmarkEnd w:id="69"/>
    </w:p>
    <w:p w14:paraId="7BE9DC62" w14:textId="68AD05E3" w:rsidR="00B4160F" w:rsidRPr="004646F7" w:rsidRDefault="00834CD5" w:rsidP="00D823AE">
      <w:pPr>
        <w:jc w:val="both"/>
      </w:pPr>
      <w:r w:rsidRPr="001D3DBA">
        <w:t xml:space="preserve">Logiku inventářů 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42F8F650" w14:textId="0CEDEF59" w:rsidR="00B4160F" w:rsidRDefault="00C03E59" w:rsidP="00803C7A">
      <w:pPr>
        <w:pStyle w:val="Nadpis3"/>
      </w:pPr>
      <w:bookmarkStart w:id="70" w:name="_Toc127993309"/>
      <w:r w:rsidRPr="00026347">
        <w:t>7</w:t>
      </w:r>
      <w:r w:rsidR="00803C7A" w:rsidRPr="00026347">
        <w:t>.1.6 kouzla</w:t>
      </w:r>
      <w:bookmarkEnd w:id="70"/>
    </w:p>
    <w:p w14:paraId="1091262D" w14:textId="1AA53218" w:rsidR="00803C7A" w:rsidRPr="001D3DBA" w:rsidRDefault="002944FF" w:rsidP="0083748F">
      <w:pPr>
        <w:jc w:val="both"/>
      </w:pPr>
      <w:r w:rsidRPr="001D3DBA">
        <w:t>Jelikož je většina RPG her zasazena do fantasy světa, s vysokou pravděpodobností bude potřeba logika řešící kouzla</w:t>
      </w:r>
      <w:r w:rsidR="00C063D8">
        <w:t>.</w:t>
      </w:r>
      <w:r w:rsidR="00E22A93" w:rsidRPr="001D3DBA">
        <w:t xml:space="preserve"> </w:t>
      </w:r>
      <w:r w:rsidRPr="001D3DBA">
        <w:t>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7DEAC236" w14:textId="750682AA" w:rsidR="00A21C2C" w:rsidRPr="00A21C2C" w:rsidRDefault="00C03E59" w:rsidP="00A21C2C">
      <w:pPr>
        <w:pStyle w:val="Nadpis3"/>
      </w:pPr>
      <w:bookmarkStart w:id="71" w:name="_Toc127993310"/>
      <w:r w:rsidRPr="00026347">
        <w:t>7</w:t>
      </w:r>
      <w:r w:rsidR="00A21C2C" w:rsidRPr="00026347">
        <w:t>.1.7 mapa</w:t>
      </w:r>
      <w:bookmarkEnd w:id="71"/>
    </w:p>
    <w:p w14:paraId="4B356609" w14:textId="1BD518F5"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C063D8">
        <w:rPr>
          <w:i/>
          <w:iCs/>
        </w:rPr>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w:t>
      </w:r>
      <w:r w:rsidR="00BF18BA" w:rsidRPr="001D3DBA">
        <w:lastRenderedPageBreak/>
        <w:t xml:space="preserve">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285092E" w14:textId="77777777" w:rsidR="00BD6C97" w:rsidRDefault="00BD6C97" w:rsidP="00803C7A"/>
    <w:p w14:paraId="2E08E8DE" w14:textId="5D994648" w:rsidR="00A21C2C" w:rsidRDefault="00C03E59" w:rsidP="00BD6C97">
      <w:pPr>
        <w:pStyle w:val="Nadpis3"/>
      </w:pPr>
      <w:bookmarkStart w:id="72" w:name="_Toc127993311"/>
      <w:r w:rsidRPr="00026347">
        <w:t>7</w:t>
      </w:r>
      <w:r w:rsidR="00BD6C97" w:rsidRPr="00026347">
        <w:t>.6.8 úkoly</w:t>
      </w:r>
      <w:bookmarkEnd w:id="72"/>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3A8F2744" w14:textId="55CD4C20" w:rsidR="00882C40" w:rsidRDefault="00C03E59" w:rsidP="002D4783">
      <w:pPr>
        <w:pStyle w:val="Nadpis3"/>
      </w:pPr>
      <w:bookmarkStart w:id="73" w:name="_Toc127993312"/>
      <w:r w:rsidRPr="00026347">
        <w:t>7</w:t>
      </w:r>
      <w:r w:rsidR="002D4783" w:rsidRPr="00026347">
        <w:t>.1.</w:t>
      </w:r>
      <w:r w:rsidR="00BE0C3C" w:rsidRPr="00026347">
        <w:t>9</w:t>
      </w:r>
      <w:r w:rsidR="002D4783" w:rsidRPr="00026347">
        <w:t xml:space="preserve"> </w:t>
      </w:r>
      <w:proofErr w:type="spellStart"/>
      <w:r w:rsidR="002D4783" w:rsidRPr="00026347">
        <w:t>GameManager</w:t>
      </w:r>
      <w:bookmarkEnd w:id="73"/>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10A399C5" w:rsidR="002D4783" w:rsidRDefault="002D4783" w:rsidP="002D4783"/>
    <w:p w14:paraId="6298B442" w14:textId="34660BFA" w:rsidR="00BE0C3C" w:rsidRDefault="00C03E59" w:rsidP="00BE0C3C">
      <w:pPr>
        <w:pStyle w:val="Nadpis3"/>
      </w:pPr>
      <w:bookmarkStart w:id="74" w:name="_Toc127993313"/>
      <w:r w:rsidRPr="00026347">
        <w:lastRenderedPageBreak/>
        <w:t>7</w:t>
      </w:r>
      <w:r w:rsidR="00BE0C3C" w:rsidRPr="00026347">
        <w:t>.1.10 nastavení</w:t>
      </w:r>
      <w:bookmarkEnd w:id="74"/>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6F4ECA25" w:rsidR="00BE0C3C" w:rsidRPr="00BE0C3C" w:rsidRDefault="00BE0C3C" w:rsidP="00BE0C3C"/>
    <w:p w14:paraId="5EBB63C1" w14:textId="15CBA5F9" w:rsidR="002D4783" w:rsidRDefault="00C03E59" w:rsidP="0069559A">
      <w:pPr>
        <w:pStyle w:val="Nadpis2"/>
        <w:ind w:firstLine="708"/>
      </w:pPr>
      <w:bookmarkStart w:id="75" w:name="_Toc127993314"/>
      <w:r w:rsidRPr="00026347">
        <w:t>7</w:t>
      </w:r>
      <w:r w:rsidR="00AB30A6" w:rsidRPr="00026347">
        <w:t xml:space="preserve">.2 </w:t>
      </w:r>
      <w:proofErr w:type="spellStart"/>
      <w:r w:rsidR="00C44197" w:rsidRPr="00026347">
        <w:t>TestovaniCastiKnihovny</w:t>
      </w:r>
      <w:bookmarkEnd w:id="75"/>
      <w:proofErr w:type="spellEnd"/>
    </w:p>
    <w:p w14:paraId="5F92CC72" w14:textId="77777777" w:rsidR="00E03243" w:rsidRDefault="00E03243" w:rsidP="00E03243">
      <w:pPr>
        <w:ind w:firstLine="708"/>
        <w:jc w:val="both"/>
      </w:pPr>
      <w:r w:rsidRPr="00735B26">
        <w:t xml:space="preserve">Tato část řešení slouží k ověření základní funkcionality knihovny. Je zde ukázáno vzorové použití knihovny. Nejedná se funkční hru, ale ukázku pro programátory, kteří by chtěli knihovnu použít ve svém projektu. Pro tento účel byla zvolena Windows </w:t>
      </w:r>
      <w:proofErr w:type="spellStart"/>
      <w:r w:rsidRPr="00735B26">
        <w:t>Forms</w:t>
      </w:r>
      <w:proofErr w:type="spellEnd"/>
      <w:r w:rsidRPr="00735B26">
        <w:t xml:space="preserve"> aplikace, neboť je rychlá a snadná na vývoj. Další výhoda je, že k pochopení činnosti této ukázky nemusí programátor, který tento projekt bude prohlížet, znát konkrétní technologii a jazyk či knihovnu použitou pro tvorbu uživatelského prostředí.</w:t>
      </w:r>
    </w:p>
    <w:p w14:paraId="6F4517F9" w14:textId="1475E225" w:rsidR="0069559A" w:rsidRDefault="00C77786" w:rsidP="0069559A">
      <w:pPr>
        <w:pStyle w:val="Nadpis3"/>
        <w:ind w:left="708" w:firstLine="708"/>
      </w:pPr>
      <w:bookmarkStart w:id="76" w:name="_Toc127993315"/>
      <w:r w:rsidRPr="00026347">
        <w:t>7</w:t>
      </w:r>
      <w:r w:rsidR="0069559A" w:rsidRPr="00026347">
        <w:t>.2.1</w:t>
      </w:r>
      <w:r w:rsidR="00555477" w:rsidRPr="00026347">
        <w:t xml:space="preserve"> okno</w:t>
      </w:r>
      <w:r w:rsidR="0069559A" w:rsidRPr="00026347">
        <w:t xml:space="preserve"> Form1</w:t>
      </w:r>
      <w:bookmarkEnd w:id="76"/>
    </w:p>
    <w:p w14:paraId="49140DA0" w14:textId="5FA896D6"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DE0860">
        <w:t xml:space="preserve">Obr. </w:t>
      </w:r>
      <w:r w:rsidR="00DE0860">
        <w:rPr>
          <w:noProof/>
        </w:rPr>
        <w:t>5</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r w:rsidR="00F81C8E" w:rsidRPr="00F81C8E">
        <w:rPr>
          <w:highlight w:val="yellow"/>
        </w:rPr>
        <w:t>funkčnost</w:t>
      </w:r>
      <w:r w:rsidR="00F81C8E">
        <w:t xml:space="preserv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493679" cy="2309095"/>
                    </a:xfrm>
                    <a:prstGeom prst="rect">
                      <a:avLst/>
                    </a:prstGeom>
                  </pic:spPr>
                </pic:pic>
              </a:graphicData>
            </a:graphic>
          </wp:inline>
        </w:drawing>
      </w:r>
    </w:p>
    <w:p w14:paraId="4D7B251F" w14:textId="13F3F295" w:rsidR="0069559A" w:rsidRPr="0069559A" w:rsidRDefault="0069559A" w:rsidP="0069559A">
      <w:pPr>
        <w:pStyle w:val="Titulek"/>
      </w:pPr>
      <w:bookmarkStart w:id="77" w:name="_Ref124797379"/>
      <w:bookmarkStart w:id="78" w:name="_Ref124797370"/>
      <w:r>
        <w:t xml:space="preserve">Obr. </w:t>
      </w:r>
      <w:fldSimple w:instr=" SEQ Obrázek \* ARABIC ">
        <w:r w:rsidR="005A2FA8">
          <w:rPr>
            <w:noProof/>
          </w:rPr>
          <w:t>6</w:t>
        </w:r>
      </w:fldSimple>
      <w:bookmarkEnd w:id="77"/>
      <w:r>
        <w:t xml:space="preserve"> </w:t>
      </w:r>
      <w:r w:rsidR="008D047E">
        <w:t xml:space="preserve">okno </w:t>
      </w:r>
      <w:r>
        <w:t>Form1-vlastní</w:t>
      </w:r>
      <w:bookmarkEnd w:id="78"/>
    </w:p>
    <w:p w14:paraId="659485D2" w14:textId="5CE8A6FB" w:rsidR="0069559A" w:rsidRDefault="00C77786" w:rsidP="00237525">
      <w:pPr>
        <w:pStyle w:val="Nadpis3"/>
      </w:pPr>
      <w:bookmarkStart w:id="79" w:name="_Toc127993316"/>
      <w:r w:rsidRPr="00026347">
        <w:t>7</w:t>
      </w:r>
      <w:r w:rsidR="00237525" w:rsidRPr="00026347">
        <w:t>.2.2</w:t>
      </w:r>
      <w:r w:rsidR="00D62635" w:rsidRPr="00026347">
        <w:t xml:space="preserve"> okno </w:t>
      </w:r>
      <w:proofErr w:type="spellStart"/>
      <w:r w:rsidR="00D62635" w:rsidRPr="00026347">
        <w:t>VypisPostava</w:t>
      </w:r>
      <w:bookmarkEnd w:id="79"/>
      <w:proofErr w:type="spellEnd"/>
    </w:p>
    <w:p w14:paraId="594E4DC1" w14:textId="69210767"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DE0860">
        <w:t xml:space="preserve">Obr. </w:t>
      </w:r>
      <w:r w:rsidR="00DE0860">
        <w:rPr>
          <w:noProof/>
        </w:rPr>
        <w:t>6</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lastRenderedPageBreak/>
        <w:drawing>
          <wp:inline distT="0" distB="0" distL="0" distR="0" wp14:anchorId="1CA3151A" wp14:editId="3FDFB645">
            <wp:extent cx="2705100" cy="1787896"/>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5557" cy="1788198"/>
                    </a:xfrm>
                    <a:prstGeom prst="rect">
                      <a:avLst/>
                    </a:prstGeom>
                  </pic:spPr>
                </pic:pic>
              </a:graphicData>
            </a:graphic>
          </wp:inline>
        </w:drawing>
      </w:r>
    </w:p>
    <w:p w14:paraId="286093A4" w14:textId="65ACB1C4" w:rsidR="00237525" w:rsidRDefault="00237525" w:rsidP="00237525">
      <w:pPr>
        <w:pStyle w:val="Titulek"/>
      </w:pPr>
      <w:bookmarkStart w:id="80" w:name="_Ref124798461"/>
      <w:r>
        <w:t xml:space="preserve">Obr. </w:t>
      </w:r>
      <w:fldSimple w:instr=" SEQ Obrázek \* ARABIC ">
        <w:r w:rsidR="005A2FA8">
          <w:rPr>
            <w:noProof/>
          </w:rPr>
          <w:t>7</w:t>
        </w:r>
      </w:fldSimple>
      <w:bookmarkEnd w:id="80"/>
      <w:r>
        <w:t xml:space="preserve"> </w:t>
      </w:r>
      <w:r w:rsidR="008D047E">
        <w:t xml:space="preserve">okno </w:t>
      </w:r>
      <w:proofErr w:type="spellStart"/>
      <w:r>
        <w:t>VypisPostava</w:t>
      </w:r>
      <w:proofErr w:type="spellEnd"/>
      <w:r>
        <w:t>-vlastní</w:t>
      </w:r>
    </w:p>
    <w:p w14:paraId="0A856BFA" w14:textId="0D968717" w:rsidR="00237525" w:rsidRDefault="00C77786" w:rsidP="007F1C5C">
      <w:pPr>
        <w:pStyle w:val="Nadpis3"/>
      </w:pPr>
      <w:bookmarkStart w:id="81" w:name="_Toc127993317"/>
      <w:r w:rsidRPr="00026347">
        <w:t>7</w:t>
      </w:r>
      <w:r w:rsidR="007F1C5C" w:rsidRPr="00026347">
        <w:t xml:space="preserve">.2.3 okno </w:t>
      </w:r>
      <w:proofErr w:type="spellStart"/>
      <w:r w:rsidR="007F1C5C" w:rsidRPr="00026347">
        <w:t>Combat</w:t>
      </w:r>
      <w:bookmarkEnd w:id="81"/>
      <w:proofErr w:type="spellEnd"/>
    </w:p>
    <w:p w14:paraId="24D35D43" w14:textId="661CA533"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DE0860">
        <w:t xml:space="preserve">Obr. </w:t>
      </w:r>
      <w:r w:rsidR="00DE0860">
        <w:rPr>
          <w:noProof/>
        </w:rPr>
        <w:t>7</w:t>
      </w:r>
      <w:r w:rsidRPr="00735B26">
        <w:fldChar w:fldCharType="end"/>
      </w:r>
      <w:r w:rsidRPr="00735B26">
        <w:t>) simuluje souboj hráče, jenž se nachází vlevo, s jinou postavou</w:t>
      </w:r>
      <w:r w:rsidR="003F2077" w:rsidRPr="00735B26">
        <w:t>. Obě postavy mají tlačítko, kterým způsobí té druhé poškození. Stav životů je zobrazen ukazatelem 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2DF86104">
            <wp:extent cx="3022600" cy="1997742"/>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23461" cy="1998311"/>
                    </a:xfrm>
                    <a:prstGeom prst="rect">
                      <a:avLst/>
                    </a:prstGeom>
                  </pic:spPr>
                </pic:pic>
              </a:graphicData>
            </a:graphic>
          </wp:inline>
        </w:drawing>
      </w:r>
    </w:p>
    <w:p w14:paraId="17DA3AB7" w14:textId="4F9D2E97" w:rsidR="007F1C5C" w:rsidRPr="007F1C5C" w:rsidRDefault="007F1C5C" w:rsidP="007F1C5C">
      <w:pPr>
        <w:pStyle w:val="Titulek"/>
      </w:pPr>
      <w:bookmarkStart w:id="82" w:name="_Ref124799884"/>
      <w:r>
        <w:t xml:space="preserve">Obr. </w:t>
      </w:r>
      <w:fldSimple w:instr=" SEQ Obrázek \* ARABIC ">
        <w:r w:rsidR="005A2FA8">
          <w:rPr>
            <w:noProof/>
          </w:rPr>
          <w:t>8</w:t>
        </w:r>
      </w:fldSimple>
      <w:bookmarkEnd w:id="82"/>
      <w:r>
        <w:t xml:space="preserve"> </w:t>
      </w:r>
      <w:r w:rsidR="008D047E">
        <w:t xml:space="preserve">okno </w:t>
      </w:r>
      <w:proofErr w:type="spellStart"/>
      <w:r>
        <w:t>Combat</w:t>
      </w:r>
      <w:proofErr w:type="spellEnd"/>
      <w:r>
        <w:t>-vlastní</w:t>
      </w:r>
    </w:p>
    <w:p w14:paraId="05B80103" w14:textId="5ECD05BC" w:rsidR="00237525" w:rsidRDefault="00C77786" w:rsidP="00185E5F">
      <w:pPr>
        <w:pStyle w:val="Nadpis3"/>
      </w:pPr>
      <w:bookmarkStart w:id="83" w:name="_Toc127993318"/>
      <w:r w:rsidRPr="00026347">
        <w:t>7</w:t>
      </w:r>
      <w:r w:rsidR="00185E5F" w:rsidRPr="00026347">
        <w:t xml:space="preserve">.2.4 okno </w:t>
      </w:r>
      <w:proofErr w:type="spellStart"/>
      <w:r w:rsidR="00185E5F" w:rsidRPr="00026347">
        <w:t>BuffForm</w:t>
      </w:r>
      <w:bookmarkEnd w:id="83"/>
      <w:proofErr w:type="spellEnd"/>
    </w:p>
    <w:p w14:paraId="620BAD4B" w14:textId="1A6E2487" w:rsidR="00185E5F" w:rsidRPr="00185E5F" w:rsidRDefault="00C07201" w:rsidP="00965C00">
      <w:pPr>
        <w:jc w:val="both"/>
      </w:pPr>
      <w:r w:rsidRPr="00965C00">
        <w:rPr>
          <w:highlight w:val="yellow"/>
        </w:rPr>
        <w:t xml:space="preserve">Okno </w:t>
      </w:r>
      <w:proofErr w:type="spellStart"/>
      <w:r w:rsidRPr="00965C00">
        <w:rPr>
          <w:highlight w:val="yellow"/>
        </w:rPr>
        <w:t>BuffForm</w:t>
      </w:r>
      <w:proofErr w:type="spellEnd"/>
      <w:r w:rsidRPr="00965C00">
        <w:rPr>
          <w:highlight w:val="yellow"/>
        </w:rPr>
        <w:t xml:space="preserve"> (</w:t>
      </w:r>
      <w:r w:rsidRPr="00965C00">
        <w:rPr>
          <w:highlight w:val="yellow"/>
        </w:rPr>
        <w:fldChar w:fldCharType="begin"/>
      </w:r>
      <w:r w:rsidRPr="00965C00">
        <w:rPr>
          <w:highlight w:val="yellow"/>
        </w:rPr>
        <w:instrText xml:space="preserve"> REF _Ref128410514 \h </w:instrText>
      </w:r>
      <w:r w:rsidRPr="00965C00">
        <w:rPr>
          <w:highlight w:val="yellow"/>
        </w:rPr>
      </w:r>
      <w:r w:rsidR="00965C00">
        <w:rPr>
          <w:highlight w:val="yellow"/>
        </w:rPr>
        <w:instrText xml:space="preserve"> \* MERGEFORMAT </w:instrText>
      </w:r>
      <w:r w:rsidRPr="00965C00">
        <w:rPr>
          <w:highlight w:val="yellow"/>
        </w:rPr>
        <w:fldChar w:fldCharType="separate"/>
      </w:r>
      <w:r w:rsidRPr="00965C00">
        <w:rPr>
          <w:highlight w:val="yellow"/>
        </w:rPr>
        <w:t xml:space="preserve">Obr. </w:t>
      </w:r>
      <w:r w:rsidRPr="00965C00">
        <w:rPr>
          <w:noProof/>
          <w:highlight w:val="yellow"/>
        </w:rPr>
        <w:t>9</w:t>
      </w:r>
      <w:r w:rsidRPr="00965C00">
        <w:rPr>
          <w:highlight w:val="yellow"/>
        </w:rPr>
        <w:fldChar w:fldCharType="end"/>
      </w:r>
      <w:r w:rsidRPr="00965C00">
        <w:rPr>
          <w:highlight w:val="yellow"/>
        </w:rPr>
        <w:t xml:space="preserve">) slouží k otestování přetrvávajících efektů. Stejně jako v případě </w:t>
      </w:r>
      <w:proofErr w:type="spellStart"/>
      <w:r w:rsidRPr="00965C00">
        <w:rPr>
          <w:highlight w:val="yellow"/>
        </w:rPr>
        <w:t>Combat</w:t>
      </w:r>
      <w:proofErr w:type="spellEnd"/>
      <w:r w:rsidRPr="00965C00">
        <w:rPr>
          <w:highlight w:val="yellow"/>
        </w:rPr>
        <w:t xml:space="preserve"> se vlevo nachází výpis postavy a další kolo je spouštěno tlačítkem. Vpravo je seznam aktuálně působících efektů</w:t>
      </w:r>
      <w:r w:rsidR="00965C00" w:rsidRPr="00965C00">
        <w:rPr>
          <w:highlight w:val="yellow"/>
        </w:rPr>
        <w:t>, kde je u každého napsán jeho typ, ovlivňovaný atribut, hodnota změny a jak dlouh</w:t>
      </w:r>
      <w:r w:rsidR="0059530C">
        <w:rPr>
          <w:highlight w:val="yellow"/>
        </w:rPr>
        <w:t>o</w:t>
      </w:r>
      <w:r w:rsidR="00965C00" w:rsidRPr="00965C00">
        <w:rPr>
          <w:highlight w:val="yellow"/>
        </w:rPr>
        <w:t xml:space="preserve"> bude ještě působit.</w:t>
      </w:r>
    </w:p>
    <w:p w14:paraId="73F8A27C" w14:textId="77777777" w:rsidR="00185E5F" w:rsidRDefault="00185E5F" w:rsidP="00185E5F">
      <w:pPr>
        <w:keepNext/>
      </w:pPr>
      <w:r>
        <w:rPr>
          <w:noProof/>
        </w:rPr>
        <w:lastRenderedPageBreak/>
        <w:drawing>
          <wp:inline distT="0" distB="0" distL="0" distR="0" wp14:anchorId="41FE112F" wp14:editId="113887EB">
            <wp:extent cx="2920712" cy="193040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20824" cy="1930474"/>
                    </a:xfrm>
                    <a:prstGeom prst="rect">
                      <a:avLst/>
                    </a:prstGeom>
                  </pic:spPr>
                </pic:pic>
              </a:graphicData>
            </a:graphic>
          </wp:inline>
        </w:drawing>
      </w:r>
    </w:p>
    <w:p w14:paraId="3C503958" w14:textId="0D501F78" w:rsidR="00185E5F" w:rsidRPr="00185E5F" w:rsidRDefault="00185E5F" w:rsidP="00185E5F">
      <w:pPr>
        <w:pStyle w:val="Titulek"/>
      </w:pPr>
      <w:bookmarkStart w:id="84" w:name="_Ref128410514"/>
      <w:r>
        <w:t xml:space="preserve">Obr. </w:t>
      </w:r>
      <w:fldSimple w:instr=" SEQ Obrázek \* ARABIC ">
        <w:r w:rsidR="005A2FA8">
          <w:rPr>
            <w:noProof/>
          </w:rPr>
          <w:t>9</w:t>
        </w:r>
      </w:fldSimple>
      <w:bookmarkEnd w:id="84"/>
      <w:r>
        <w:t xml:space="preserve"> okno </w:t>
      </w:r>
      <w:proofErr w:type="spellStart"/>
      <w:r>
        <w:t>BuffForm</w:t>
      </w:r>
      <w:proofErr w:type="spellEnd"/>
      <w:r>
        <w:t>-vlastní</w:t>
      </w:r>
    </w:p>
    <w:p w14:paraId="3DB6C94E" w14:textId="186FD567" w:rsidR="00237525" w:rsidRPr="00026347" w:rsidRDefault="00C77786" w:rsidP="00417082">
      <w:pPr>
        <w:pStyle w:val="Nadpis3"/>
      </w:pPr>
      <w:bookmarkStart w:id="85" w:name="_Toc127993319"/>
      <w:r w:rsidRPr="00026347">
        <w:t>7</w:t>
      </w:r>
      <w:r w:rsidR="00417082" w:rsidRPr="00026347">
        <w:t xml:space="preserve">.2.5 okno </w:t>
      </w:r>
      <w:proofErr w:type="spellStart"/>
      <w:r w:rsidR="00417082" w:rsidRPr="00026347">
        <w:t>InventarForm</w:t>
      </w:r>
      <w:bookmarkEnd w:id="85"/>
      <w:proofErr w:type="spellEnd"/>
    </w:p>
    <w:p w14:paraId="46BC392E" w14:textId="6D55C915" w:rsidR="00417082" w:rsidRDefault="005A7027" w:rsidP="00287973">
      <w:pPr>
        <w:jc w:val="both"/>
      </w:pPr>
      <w:r w:rsidRPr="00B55257">
        <w:rPr>
          <w:highlight w:val="yellow"/>
        </w:rPr>
        <w:t xml:space="preserve">Na </w:t>
      </w:r>
      <w:r w:rsidRPr="00B55257">
        <w:rPr>
          <w:highlight w:val="yellow"/>
        </w:rPr>
        <w:fldChar w:fldCharType="begin"/>
      </w:r>
      <w:r w:rsidRPr="00B55257">
        <w:rPr>
          <w:highlight w:val="yellow"/>
        </w:rPr>
        <w:instrText xml:space="preserve"> REF _Ref128413124 \h </w:instrText>
      </w:r>
      <w:r w:rsidRPr="00B55257">
        <w:rPr>
          <w:highlight w:val="yellow"/>
        </w:rPr>
      </w:r>
      <w:r w:rsidR="00B55257">
        <w:rPr>
          <w:highlight w:val="yellow"/>
        </w:rPr>
        <w:instrText xml:space="preserve"> \* MERGEFORMAT </w:instrText>
      </w:r>
      <w:r w:rsidRPr="00B55257">
        <w:rPr>
          <w:highlight w:val="yellow"/>
        </w:rPr>
        <w:fldChar w:fldCharType="separate"/>
      </w:r>
      <w:r w:rsidRPr="00B55257">
        <w:rPr>
          <w:highlight w:val="yellow"/>
        </w:rPr>
        <w:t xml:space="preserve">Obr. </w:t>
      </w:r>
      <w:r w:rsidRPr="00B55257">
        <w:rPr>
          <w:noProof/>
          <w:highlight w:val="yellow"/>
        </w:rPr>
        <w:t>10</w:t>
      </w:r>
      <w:r w:rsidRPr="00B55257">
        <w:rPr>
          <w:highlight w:val="yellow"/>
        </w:rPr>
        <w:fldChar w:fldCharType="end"/>
      </w:r>
      <w:r w:rsidRPr="00B55257">
        <w:rPr>
          <w:highlight w:val="yellow"/>
        </w:rPr>
        <w:t xml:space="preserve"> jsou ukázány dvě možné varianty okna </w:t>
      </w:r>
      <w:proofErr w:type="spellStart"/>
      <w:r w:rsidRPr="00B55257">
        <w:rPr>
          <w:highlight w:val="yellow"/>
        </w:rPr>
        <w:t>InventarForm</w:t>
      </w:r>
      <w:proofErr w:type="spellEnd"/>
      <w:r w:rsidRPr="00B55257">
        <w:rPr>
          <w:highlight w:val="yellow"/>
        </w:rPr>
        <w:t>.</w:t>
      </w:r>
      <w:r w:rsidR="00EF2F21" w:rsidRPr="00B55257">
        <w:rPr>
          <w:highlight w:val="yellow"/>
        </w:rPr>
        <w:t xml:space="preserve"> </w:t>
      </w:r>
      <w:r w:rsidR="00287973" w:rsidRPr="00B55257">
        <w:rPr>
          <w:highlight w:val="yellow"/>
        </w:rPr>
        <w:t>V levé části okna se nachází tři předměty, které je možné do inventáře</w:t>
      </w:r>
      <w:r w:rsidR="000368ED" w:rsidRPr="00B55257">
        <w:rPr>
          <w:highlight w:val="yellow"/>
        </w:rPr>
        <w:t xml:space="preserve"> přidat</w:t>
      </w:r>
      <w:r w:rsidR="00287973" w:rsidRPr="00B55257">
        <w:rPr>
          <w:highlight w:val="yellow"/>
        </w:rPr>
        <w:t xml:space="preserve">, a v pravé se je vyobrazení těch, které již byli sebrány. </w:t>
      </w:r>
      <w:r w:rsidR="00EF2F21" w:rsidRPr="00B55257">
        <w:rPr>
          <w:highlight w:val="yellow"/>
        </w:rPr>
        <w:t>Obrázek a) představuje variantu, kdy je kapacita i</w:t>
      </w:r>
      <w:r w:rsidR="00287973" w:rsidRPr="00B55257">
        <w:rPr>
          <w:highlight w:val="yellow"/>
        </w:rPr>
        <w:t>nventáře omezena počtem předmětů</w:t>
      </w:r>
      <w:r w:rsidR="004541E9" w:rsidRPr="00B55257">
        <w:rPr>
          <w:highlight w:val="yellow"/>
        </w:rPr>
        <w:t>.</w:t>
      </w:r>
      <w:r w:rsidR="00287973" w:rsidRPr="00B55257">
        <w:rPr>
          <w:highlight w:val="yellow"/>
        </w:rPr>
        <w:t xml:space="preserve"> </w:t>
      </w:r>
      <w:r w:rsidR="004541E9" w:rsidRPr="00B55257">
        <w:rPr>
          <w:highlight w:val="yellow"/>
        </w:rPr>
        <w:t>Některých předmětů je možné sebrat více, aniž by to mělo vliv zbývající kapacitu. Tyto předměty se přidávají do stejného políčka</w:t>
      </w:r>
      <w:r w:rsidR="00080012" w:rsidRPr="00B55257">
        <w:rPr>
          <w:highlight w:val="yellow"/>
        </w:rPr>
        <w:t xml:space="preserve"> a velikost této hromady je ukázána číslem v levém horním rohu. </w:t>
      </w:r>
      <w:r w:rsidR="004541E9" w:rsidRPr="00B55257">
        <w:rPr>
          <w:highlight w:val="yellow"/>
        </w:rPr>
        <w:t>N</w:t>
      </w:r>
      <w:r w:rsidR="00287973" w:rsidRPr="00B55257">
        <w:rPr>
          <w:highlight w:val="yellow"/>
        </w:rPr>
        <w:t xml:space="preserve">a obrázku b) je </w:t>
      </w:r>
      <w:r w:rsidR="000368ED" w:rsidRPr="00B55257">
        <w:rPr>
          <w:highlight w:val="yellow"/>
        </w:rPr>
        <w:t>výsek obrazovky, jak se liší pravá část okna, v případě omezení kapacity pomocí celkové hmotnosti sebraných předmětů.</w:t>
      </w:r>
      <w:r w:rsidR="0081024C" w:rsidRPr="00B55257">
        <w:rPr>
          <w:highlight w:val="yellow"/>
        </w:rPr>
        <w:t xml:space="preserve"> Zaplněnost inventáře je napsána </w:t>
      </w:r>
      <w:proofErr w:type="gramStart"/>
      <w:r w:rsidR="0081024C" w:rsidRPr="00B55257">
        <w:rPr>
          <w:highlight w:val="yellow"/>
        </w:rPr>
        <w:t>v</w:t>
      </w:r>
      <w:proofErr w:type="gramEnd"/>
      <w:r w:rsidR="0081024C" w:rsidRPr="00B55257">
        <w:rPr>
          <w:highlight w:val="yellow"/>
        </w:rPr>
        <w:t> vrcholu panelu, kde se nachází výpis.</w:t>
      </w:r>
    </w:p>
    <w:p w14:paraId="210F8BE2" w14:textId="77777777" w:rsidR="005A7027" w:rsidRDefault="005A7027" w:rsidP="005A7027">
      <w:pPr>
        <w:keepNext/>
      </w:pPr>
      <w:r>
        <w:rPr>
          <w:noProof/>
        </w:rPr>
        <w:drawing>
          <wp:inline distT="0" distB="0" distL="0" distR="0" wp14:anchorId="0C7AF664" wp14:editId="46B2FDF9">
            <wp:extent cx="4397980" cy="202741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Obrázek 11"/>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4397980" cy="2027412"/>
                    </a:xfrm>
                    <a:prstGeom prst="rect">
                      <a:avLst/>
                    </a:prstGeom>
                    <a:noFill/>
                    <a:ln>
                      <a:noFill/>
                    </a:ln>
                  </pic:spPr>
                </pic:pic>
              </a:graphicData>
            </a:graphic>
          </wp:inline>
        </w:drawing>
      </w:r>
    </w:p>
    <w:p w14:paraId="6729BECD" w14:textId="7FF56721" w:rsidR="0012288F" w:rsidRDefault="005A7027" w:rsidP="005A7027">
      <w:pPr>
        <w:pStyle w:val="Titulek"/>
      </w:pPr>
      <w:bookmarkStart w:id="86" w:name="_Ref128413124"/>
      <w:r>
        <w:t xml:space="preserve">Obr. </w:t>
      </w:r>
      <w:fldSimple w:instr=" SEQ Obrázek \* ARABIC ">
        <w:r w:rsidR="005A2FA8">
          <w:rPr>
            <w:noProof/>
          </w:rPr>
          <w:t>10</w:t>
        </w:r>
      </w:fldSimple>
      <w:bookmarkEnd w:id="86"/>
      <w:r>
        <w:t xml:space="preserve"> okno </w:t>
      </w:r>
      <w:proofErr w:type="spellStart"/>
      <w:r>
        <w:t>InventarForm</w:t>
      </w:r>
      <w:proofErr w:type="spellEnd"/>
      <w:r>
        <w:t xml:space="preserve"> v početní a hmotnostní variantě-vlastní</w:t>
      </w:r>
    </w:p>
    <w:p w14:paraId="66685981" w14:textId="6A3A7293" w:rsidR="00417082" w:rsidRDefault="00C77786" w:rsidP="00417082">
      <w:pPr>
        <w:pStyle w:val="Nadpis3"/>
      </w:pPr>
      <w:bookmarkStart w:id="87" w:name="_Toc127993320"/>
      <w:r w:rsidRPr="00026347">
        <w:t>7</w:t>
      </w:r>
      <w:r w:rsidR="00417082" w:rsidRPr="00026347">
        <w:t>.2.6 okn</w:t>
      </w:r>
      <w:r w:rsidR="00C31739">
        <w:t>a</w:t>
      </w:r>
      <w:r w:rsidR="00417082" w:rsidRPr="00026347">
        <w:t xml:space="preserve"> </w:t>
      </w:r>
      <w:proofErr w:type="spellStart"/>
      <w:r w:rsidR="00417082" w:rsidRPr="00026347">
        <w:t>ChunkForm</w:t>
      </w:r>
      <w:bookmarkEnd w:id="87"/>
      <w:proofErr w:type="spellEnd"/>
      <w:r w:rsidR="00C31739">
        <w:t xml:space="preserve"> a </w:t>
      </w:r>
      <w:proofErr w:type="spellStart"/>
      <w:r w:rsidR="00C31739">
        <w:t>MapaForm</w:t>
      </w:r>
      <w:proofErr w:type="spellEnd"/>
    </w:p>
    <w:p w14:paraId="5F6F82D3" w14:textId="404E50CD" w:rsidR="007E3A5C" w:rsidRPr="00467315" w:rsidRDefault="00471789" w:rsidP="00471789">
      <w:pPr>
        <w:jc w:val="both"/>
        <w:rPr>
          <w:highlight w:val="yellow"/>
        </w:rPr>
      </w:pPr>
      <w:r w:rsidRPr="00467315">
        <w:rPr>
          <w:highlight w:val="yellow"/>
        </w:rPr>
        <w:fldChar w:fldCharType="begin"/>
      </w:r>
      <w:r w:rsidRPr="00467315">
        <w:rPr>
          <w:highlight w:val="yellow"/>
        </w:rPr>
        <w:instrText xml:space="preserve"> REF _Ref128417280 \h </w:instrText>
      </w:r>
      <w:r w:rsidRPr="00467315">
        <w:rPr>
          <w:highlight w:val="yellow"/>
        </w:rPr>
      </w:r>
      <w:r w:rsidR="00467315">
        <w:rPr>
          <w:highlight w:val="yellow"/>
        </w:rPr>
        <w:instrText xml:space="preserve"> \* MERGEFORMAT </w:instrText>
      </w:r>
      <w:r w:rsidRPr="00467315">
        <w:rPr>
          <w:highlight w:val="yellow"/>
        </w:rPr>
        <w:fldChar w:fldCharType="separate"/>
      </w:r>
      <w:r w:rsidRPr="00467315">
        <w:rPr>
          <w:highlight w:val="yellow"/>
        </w:rPr>
        <w:t xml:space="preserve">Obr. </w:t>
      </w:r>
      <w:r w:rsidRPr="00467315">
        <w:rPr>
          <w:noProof/>
          <w:highlight w:val="yellow"/>
        </w:rPr>
        <w:t>11</w:t>
      </w:r>
      <w:r w:rsidRPr="00467315">
        <w:rPr>
          <w:highlight w:val="yellow"/>
        </w:rPr>
        <w:fldChar w:fldCharType="end"/>
      </w:r>
      <w:r w:rsidRPr="00467315">
        <w:rPr>
          <w:highlight w:val="yellow"/>
        </w:rPr>
        <w:t xml:space="preserve"> ukazuje </w:t>
      </w:r>
      <w:proofErr w:type="spellStart"/>
      <w:r w:rsidRPr="00467315">
        <w:rPr>
          <w:highlight w:val="yellow"/>
        </w:rPr>
        <w:t>ChunkForm</w:t>
      </w:r>
      <w:proofErr w:type="spellEnd"/>
      <w:r w:rsidRPr="00467315">
        <w:rPr>
          <w:highlight w:val="yellow"/>
        </w:rPr>
        <w:t xml:space="preserve"> sloužící k otestování náhodného generování jednoho bloku mapy. Každá lokace má omezeny lokace, se kterými může sousedit. V tomto ukázkovém případě mohou les a vesnice sousedit jen s cestou, nebo lokací stejného typu.  </w:t>
      </w:r>
    </w:p>
    <w:p w14:paraId="66413B7D" w14:textId="72DC1885" w:rsidR="007600E8" w:rsidRPr="007E3A5C" w:rsidRDefault="007600E8" w:rsidP="00471789">
      <w:pPr>
        <w:jc w:val="both"/>
      </w:pPr>
      <w:r w:rsidRPr="00467315">
        <w:rPr>
          <w:highlight w:val="yellow"/>
        </w:rPr>
        <w:t xml:space="preserve">Podobnou funkci má také </w:t>
      </w:r>
      <w:proofErr w:type="spellStart"/>
      <w:r w:rsidRPr="00467315">
        <w:rPr>
          <w:highlight w:val="yellow"/>
        </w:rPr>
        <w:t>MapaForm</w:t>
      </w:r>
      <w:proofErr w:type="spellEnd"/>
      <w:r w:rsidRPr="00467315">
        <w:rPr>
          <w:highlight w:val="yellow"/>
        </w:rPr>
        <w:t xml:space="preserve">, avšak s tím rozdílem, že negeneruje pouze jeden blok, ale mřížku pět na pět, což znamená šest set dvacet pět </w:t>
      </w:r>
      <w:r w:rsidR="00AB65B7" w:rsidRPr="00467315">
        <w:rPr>
          <w:highlight w:val="yellow"/>
        </w:rPr>
        <w:t>lokací.</w:t>
      </w:r>
    </w:p>
    <w:p w14:paraId="313CAA1B" w14:textId="77777777" w:rsidR="007E3A5C" w:rsidRDefault="007E3A5C" w:rsidP="007E3A5C">
      <w:pPr>
        <w:keepNext/>
      </w:pPr>
      <w:r>
        <w:rPr>
          <w:noProof/>
        </w:rPr>
        <w:lastRenderedPageBreak/>
        <w:drawing>
          <wp:inline distT="0" distB="0" distL="0" distR="0" wp14:anchorId="559014BC" wp14:editId="31944C94">
            <wp:extent cx="1755822" cy="153460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756627" cy="1535305"/>
                    </a:xfrm>
                    <a:prstGeom prst="rect">
                      <a:avLst/>
                    </a:prstGeom>
                  </pic:spPr>
                </pic:pic>
              </a:graphicData>
            </a:graphic>
          </wp:inline>
        </w:drawing>
      </w:r>
    </w:p>
    <w:p w14:paraId="0B11F9F2" w14:textId="13FE5477" w:rsidR="00417082" w:rsidRPr="00026347" w:rsidRDefault="007E3A5C" w:rsidP="00C31739">
      <w:pPr>
        <w:pStyle w:val="Titulek"/>
      </w:pPr>
      <w:bookmarkStart w:id="88" w:name="_Ref128417280"/>
      <w:r>
        <w:t xml:space="preserve">Obr. </w:t>
      </w:r>
      <w:fldSimple w:instr=" SEQ Obrázek \* ARABIC ">
        <w:r w:rsidR="005A2FA8">
          <w:rPr>
            <w:noProof/>
          </w:rPr>
          <w:t>11</w:t>
        </w:r>
      </w:fldSimple>
      <w:bookmarkEnd w:id="88"/>
      <w:r>
        <w:t xml:space="preserve"> okno </w:t>
      </w:r>
      <w:proofErr w:type="spellStart"/>
      <w:r>
        <w:t>ChunkForm</w:t>
      </w:r>
      <w:proofErr w:type="spellEnd"/>
      <w:r>
        <w:t>-vlastní</w:t>
      </w:r>
    </w:p>
    <w:p w14:paraId="7FAEB0E8" w14:textId="1A437535" w:rsidR="00417082" w:rsidRPr="00026347" w:rsidRDefault="00C77786" w:rsidP="00417082">
      <w:pPr>
        <w:pStyle w:val="Nadpis3"/>
      </w:pPr>
      <w:bookmarkStart w:id="89" w:name="_Toc127993322"/>
      <w:r w:rsidRPr="00026347">
        <w:t>7</w:t>
      </w:r>
      <w:r w:rsidR="00417082" w:rsidRPr="00026347">
        <w:t xml:space="preserve">.2.7 okno </w:t>
      </w:r>
      <w:proofErr w:type="spellStart"/>
      <w:r w:rsidR="00417082" w:rsidRPr="00026347">
        <w:t>UkolForm</w:t>
      </w:r>
      <w:bookmarkEnd w:id="89"/>
      <w:proofErr w:type="spellEnd"/>
    </w:p>
    <w:p w14:paraId="733A18E2" w14:textId="2CFA7C24" w:rsidR="00417082" w:rsidRDefault="00757705" w:rsidP="00E06608">
      <w:pPr>
        <w:jc w:val="both"/>
      </w:pPr>
      <w:r w:rsidRPr="00E06608">
        <w:rPr>
          <w:highlight w:val="yellow"/>
        </w:rPr>
        <w:fldChar w:fldCharType="begin"/>
      </w:r>
      <w:r w:rsidRPr="00E06608">
        <w:rPr>
          <w:highlight w:val="yellow"/>
        </w:rPr>
        <w:instrText xml:space="preserve"> REF _Ref128418537 \h </w:instrText>
      </w:r>
      <w:r w:rsidRPr="00E06608">
        <w:rPr>
          <w:highlight w:val="yellow"/>
        </w:rPr>
      </w:r>
      <w:r w:rsidR="00E06608">
        <w:rPr>
          <w:highlight w:val="yellow"/>
        </w:rPr>
        <w:instrText xml:space="preserve"> \* MERGEFORMAT </w:instrText>
      </w:r>
      <w:r w:rsidRPr="00E06608">
        <w:rPr>
          <w:highlight w:val="yellow"/>
        </w:rPr>
        <w:fldChar w:fldCharType="separate"/>
      </w:r>
      <w:r w:rsidRPr="00E06608">
        <w:rPr>
          <w:highlight w:val="yellow"/>
        </w:rPr>
        <w:t xml:space="preserve">Obr. </w:t>
      </w:r>
      <w:r w:rsidRPr="00E06608">
        <w:rPr>
          <w:noProof/>
          <w:highlight w:val="yellow"/>
        </w:rPr>
        <w:t>12</w:t>
      </w:r>
      <w:r w:rsidRPr="00E06608">
        <w:rPr>
          <w:highlight w:val="yellow"/>
        </w:rPr>
        <w:fldChar w:fldCharType="end"/>
      </w:r>
      <w:r w:rsidRPr="00E06608">
        <w:rPr>
          <w:highlight w:val="yellow"/>
        </w:rPr>
        <w:t xml:space="preserve"> vyobrazuje okno </w:t>
      </w:r>
      <w:proofErr w:type="spellStart"/>
      <w:r w:rsidRPr="00E06608">
        <w:rPr>
          <w:highlight w:val="yellow"/>
        </w:rPr>
        <w:t>UkolForm</w:t>
      </w:r>
      <w:proofErr w:type="spellEnd"/>
      <w:r w:rsidRPr="00E06608">
        <w:rPr>
          <w:highlight w:val="yellow"/>
        </w:rPr>
        <w:t xml:space="preserve"> sloužící k ověření funkčnosti logiky při plnění úkolů. V levé části je zadání úkolu, který má svůj název, popis a stav splnění. Napravo se nachází výpis inventáře. Uprostřed jsou tlačítka reprezentující vyhraný souboj a sebrané předměty. Pod tlačítky je umístěn výpis hráče</w:t>
      </w:r>
      <w:r w:rsidR="00E06608" w:rsidRPr="00E06608">
        <w:rPr>
          <w:highlight w:val="yellow"/>
        </w:rPr>
        <w:t>, který po splnění úkolu dostane odměnu v podobě zkušeností, zlata a předmětu.</w:t>
      </w:r>
    </w:p>
    <w:p w14:paraId="453F6FAA" w14:textId="77777777" w:rsidR="00A9126E" w:rsidRDefault="00467315" w:rsidP="00A9126E">
      <w:pPr>
        <w:keepNext/>
      </w:pPr>
      <w:r>
        <w:rPr>
          <w:noProof/>
        </w:rPr>
        <w:drawing>
          <wp:inline distT="0" distB="0" distL="0" distR="0" wp14:anchorId="4C1A5E60" wp14:editId="2B30F4C6">
            <wp:extent cx="2520000" cy="2160000"/>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20000" cy="2160000"/>
                    </a:xfrm>
                    <a:prstGeom prst="rect">
                      <a:avLst/>
                    </a:prstGeom>
                  </pic:spPr>
                </pic:pic>
              </a:graphicData>
            </a:graphic>
          </wp:inline>
        </w:drawing>
      </w:r>
    </w:p>
    <w:p w14:paraId="6DB5E4CC" w14:textId="36FD7DE2" w:rsidR="00467315" w:rsidRPr="00026347" w:rsidRDefault="00A9126E" w:rsidP="00A9126E">
      <w:pPr>
        <w:pStyle w:val="Titulek"/>
      </w:pPr>
      <w:bookmarkStart w:id="90" w:name="_Ref128418537"/>
      <w:r>
        <w:t xml:space="preserve">Obr. </w:t>
      </w:r>
      <w:fldSimple w:instr=" SEQ Obrázek \* ARABIC ">
        <w:r w:rsidR="005A2FA8">
          <w:rPr>
            <w:noProof/>
          </w:rPr>
          <w:t>12</w:t>
        </w:r>
      </w:fldSimple>
      <w:bookmarkEnd w:id="90"/>
      <w:r w:rsidR="00F01FF8">
        <w:t xml:space="preserve"> okno</w:t>
      </w:r>
      <w:r>
        <w:t xml:space="preserve"> </w:t>
      </w:r>
      <w:proofErr w:type="spellStart"/>
      <w:r>
        <w:t>UkolForm</w:t>
      </w:r>
      <w:proofErr w:type="spellEnd"/>
      <w:r>
        <w:t>-vlastní</w:t>
      </w:r>
    </w:p>
    <w:p w14:paraId="343CE1F3" w14:textId="4958CE7C" w:rsidR="00417082" w:rsidRDefault="00C77786" w:rsidP="00417082">
      <w:pPr>
        <w:pStyle w:val="Nadpis3"/>
      </w:pPr>
      <w:bookmarkStart w:id="91" w:name="_Toc127993323"/>
      <w:r w:rsidRPr="00026347">
        <w:t>7</w:t>
      </w:r>
      <w:r w:rsidR="00417082" w:rsidRPr="00026347">
        <w:t xml:space="preserve">.2.8 okno </w:t>
      </w:r>
      <w:proofErr w:type="spellStart"/>
      <w:r w:rsidR="00417082" w:rsidRPr="00026347">
        <w:t>NastaveniForm</w:t>
      </w:r>
      <w:bookmarkEnd w:id="91"/>
      <w:proofErr w:type="spellEnd"/>
    </w:p>
    <w:p w14:paraId="6EF63C1E" w14:textId="48F66FAC" w:rsidR="00F01FF8" w:rsidRPr="00F01FF8" w:rsidRDefault="00675849" w:rsidP="00F01FF8">
      <w:r w:rsidRPr="00F11833">
        <w:rPr>
          <w:highlight w:val="yellow"/>
          <w:rPrChange w:id="92" w:author="Martin Novák" w:date="2023-02-28T09:31:00Z">
            <w:rPr/>
          </w:rPrChange>
        </w:rPr>
        <w:t xml:space="preserve">Okno </w:t>
      </w:r>
      <w:proofErr w:type="spellStart"/>
      <w:r w:rsidRPr="00F11833">
        <w:rPr>
          <w:highlight w:val="yellow"/>
          <w:rPrChange w:id="93" w:author="Martin Novák" w:date="2023-02-28T09:31:00Z">
            <w:rPr/>
          </w:rPrChange>
        </w:rPr>
        <w:t>NastaveniForm</w:t>
      </w:r>
      <w:proofErr w:type="spellEnd"/>
      <w:r w:rsidRPr="00F11833">
        <w:rPr>
          <w:highlight w:val="yellow"/>
          <w:rPrChange w:id="94" w:author="Martin Novák" w:date="2023-02-28T09:31:00Z">
            <w:rPr/>
          </w:rPrChange>
        </w:rPr>
        <w:t xml:space="preserve"> (</w:t>
      </w:r>
      <w:r w:rsidR="00551A1B" w:rsidRPr="00F11833">
        <w:rPr>
          <w:highlight w:val="yellow"/>
          <w:rPrChange w:id="95" w:author="Martin Novák" w:date="2023-02-28T09:31:00Z">
            <w:rPr/>
          </w:rPrChange>
        </w:rPr>
        <w:fldChar w:fldCharType="begin"/>
      </w:r>
      <w:r w:rsidR="00551A1B" w:rsidRPr="00F11833">
        <w:rPr>
          <w:highlight w:val="yellow"/>
          <w:rPrChange w:id="96" w:author="Martin Novák" w:date="2023-02-28T09:31:00Z">
            <w:rPr/>
          </w:rPrChange>
        </w:rPr>
        <w:instrText xml:space="preserve"> REF _Ref128468001 \h </w:instrText>
      </w:r>
      <w:r w:rsidR="00551A1B" w:rsidRPr="00F11833">
        <w:rPr>
          <w:highlight w:val="yellow"/>
          <w:rPrChange w:id="97" w:author="Martin Novák" w:date="2023-02-28T09:31:00Z">
            <w:rPr/>
          </w:rPrChange>
        </w:rPr>
      </w:r>
      <w:r w:rsidR="00F11833">
        <w:rPr>
          <w:highlight w:val="yellow"/>
        </w:rPr>
        <w:instrText xml:space="preserve"> \* MERGEFORMAT </w:instrText>
      </w:r>
      <w:r w:rsidR="00551A1B" w:rsidRPr="00F11833">
        <w:rPr>
          <w:highlight w:val="yellow"/>
          <w:rPrChange w:id="98" w:author="Martin Novák" w:date="2023-02-28T09:31:00Z">
            <w:rPr/>
          </w:rPrChange>
        </w:rPr>
        <w:fldChar w:fldCharType="separate"/>
      </w:r>
      <w:r w:rsidR="00551A1B" w:rsidRPr="00F11833">
        <w:rPr>
          <w:highlight w:val="yellow"/>
          <w:rPrChange w:id="99" w:author="Martin Novák" w:date="2023-02-28T09:31:00Z">
            <w:rPr/>
          </w:rPrChange>
        </w:rPr>
        <w:t xml:space="preserve">Obr. </w:t>
      </w:r>
      <w:r w:rsidR="00551A1B" w:rsidRPr="00F11833">
        <w:rPr>
          <w:noProof/>
          <w:highlight w:val="yellow"/>
          <w:rPrChange w:id="100" w:author="Martin Novák" w:date="2023-02-28T09:31:00Z">
            <w:rPr>
              <w:noProof/>
            </w:rPr>
          </w:rPrChange>
        </w:rPr>
        <w:t>13</w:t>
      </w:r>
      <w:r w:rsidR="00551A1B" w:rsidRPr="00F11833">
        <w:rPr>
          <w:highlight w:val="yellow"/>
          <w:rPrChange w:id="101" w:author="Martin Novák" w:date="2023-02-28T09:31:00Z">
            <w:rPr/>
          </w:rPrChange>
        </w:rPr>
        <w:fldChar w:fldCharType="end"/>
      </w:r>
      <w:r w:rsidRPr="00F11833">
        <w:rPr>
          <w:highlight w:val="yellow"/>
          <w:rPrChange w:id="102" w:author="Martin Novák" w:date="2023-02-28T09:31:00Z">
            <w:rPr/>
          </w:rPrChange>
        </w:rPr>
        <w:t>) slo</w:t>
      </w:r>
      <w:r w:rsidR="00551A1B" w:rsidRPr="00F11833">
        <w:rPr>
          <w:highlight w:val="yellow"/>
          <w:rPrChange w:id="103" w:author="Martin Novák" w:date="2023-02-28T09:31:00Z">
            <w:rPr/>
          </w:rPrChange>
        </w:rPr>
        <w:t>u</w:t>
      </w:r>
      <w:r w:rsidRPr="00F11833">
        <w:rPr>
          <w:highlight w:val="yellow"/>
          <w:rPrChange w:id="104" w:author="Martin Novák" w:date="2023-02-28T09:31:00Z">
            <w:rPr/>
          </w:rPrChange>
        </w:rPr>
        <w:t>ží k výpisu a otestování globálního nastavení</w:t>
      </w:r>
      <w:ins w:id="105" w:author="Martin Novák" w:date="2023-02-28T15:15:00Z">
        <w:r w:rsidR="00944E00">
          <w:rPr>
            <w:highlight w:val="yellow"/>
          </w:rPr>
          <w:t xml:space="preserve"> obsaženém v </w:t>
        </w:r>
        <w:proofErr w:type="spellStart"/>
        <w:r w:rsidR="00944E00">
          <w:rPr>
            <w:highlight w:val="yellow"/>
          </w:rPr>
          <w:t>sigleton</w:t>
        </w:r>
        <w:proofErr w:type="spellEnd"/>
        <w:r w:rsidR="00944E00">
          <w:rPr>
            <w:highlight w:val="yellow"/>
          </w:rPr>
          <w:t xml:space="preserve"> instanci potomka třídy </w:t>
        </w:r>
        <w:proofErr w:type="spellStart"/>
        <w:r w:rsidR="00944E00">
          <w:rPr>
            <w:highlight w:val="yellow"/>
          </w:rPr>
          <w:t>GameManager</w:t>
        </w:r>
      </w:ins>
      <w:proofErr w:type="spellEnd"/>
      <w:r w:rsidR="00551A1B" w:rsidRPr="00F11833">
        <w:rPr>
          <w:highlight w:val="yellow"/>
          <w:rPrChange w:id="106" w:author="Martin Novák" w:date="2023-02-28T09:31:00Z">
            <w:rPr/>
          </w:rPrChange>
        </w:rPr>
        <w:t>, které využívají všechna okna otevíraná pomocí tlačítek v pravém bloku úvodní obrazovky.</w:t>
      </w:r>
      <w:ins w:id="107" w:author="Martin Novák" w:date="2023-02-28T09:21:00Z">
        <w:r w:rsidR="00930407" w:rsidRPr="00F11833">
          <w:rPr>
            <w:highlight w:val="yellow"/>
            <w:rPrChange w:id="108" w:author="Martin Novák" w:date="2023-02-28T09:31:00Z">
              <w:rPr/>
            </w:rPrChange>
          </w:rPr>
          <w:t xml:space="preserve"> Nastavení ovládání a grafiky je možn</w:t>
        </w:r>
      </w:ins>
      <w:ins w:id="109" w:author="Martin Novák" w:date="2023-02-28T09:22:00Z">
        <w:r w:rsidR="00930407" w:rsidRPr="00F11833">
          <w:rPr>
            <w:highlight w:val="yellow"/>
            <w:rPrChange w:id="110" w:author="Martin Novák" w:date="2023-02-28T09:31:00Z">
              <w:rPr/>
            </w:rPrChange>
          </w:rPr>
          <w:t xml:space="preserve">é vyzkoušet na obrázku </w:t>
        </w:r>
      </w:ins>
      <w:ins w:id="111" w:author="Martin Novák" w:date="2023-02-28T09:25:00Z">
        <w:r w:rsidR="00C855F4" w:rsidRPr="00F11833">
          <w:rPr>
            <w:highlight w:val="yellow"/>
            <w:rPrChange w:id="112" w:author="Martin Novák" w:date="2023-02-28T09:31:00Z">
              <w:rPr/>
            </w:rPrChange>
          </w:rPr>
          <w:t>vpravo</w:t>
        </w:r>
      </w:ins>
      <w:ins w:id="113" w:author="Martin Novák" w:date="2023-02-28T09:22:00Z">
        <w:r w:rsidR="00930407" w:rsidRPr="00F11833">
          <w:rPr>
            <w:highlight w:val="yellow"/>
            <w:rPrChange w:id="114" w:author="Martin Novák" w:date="2023-02-28T09:31:00Z">
              <w:rPr/>
            </w:rPrChange>
          </w:rPr>
          <w:t>, který má stanovený rozměr</w:t>
        </w:r>
      </w:ins>
      <w:ins w:id="115" w:author="Martin Novák" w:date="2023-02-28T09:23:00Z">
        <w:r w:rsidR="00930407" w:rsidRPr="00F11833">
          <w:rPr>
            <w:highlight w:val="yellow"/>
            <w:rPrChange w:id="116" w:author="Martin Novák" w:date="2023-02-28T09:31:00Z">
              <w:rPr/>
            </w:rPrChange>
          </w:rPr>
          <w:t xml:space="preserve"> a příslušnými klávesami je možné s ním pohybovat.</w:t>
        </w:r>
      </w:ins>
      <w:ins w:id="117" w:author="Martin Novák" w:date="2023-02-28T09:25:00Z">
        <w:r w:rsidR="00076F7F" w:rsidRPr="00F11833">
          <w:rPr>
            <w:highlight w:val="yellow"/>
            <w:rPrChange w:id="118" w:author="Martin Novák" w:date="2023-02-28T09:31:00Z">
              <w:rPr/>
            </w:rPrChange>
          </w:rPr>
          <w:t xml:space="preserve"> Nastavení map</w:t>
        </w:r>
      </w:ins>
      <w:ins w:id="119" w:author="Martin Novák" w:date="2023-02-28T09:26:00Z">
        <w:r w:rsidR="00076F7F" w:rsidRPr="00F11833">
          <w:rPr>
            <w:highlight w:val="yellow"/>
            <w:rPrChange w:id="120" w:author="Martin Novák" w:date="2023-02-28T09:31:00Z">
              <w:rPr/>
            </w:rPrChange>
          </w:rPr>
          <w:t xml:space="preserve">y je využito při generování v okně </w:t>
        </w:r>
        <w:proofErr w:type="spellStart"/>
        <w:r w:rsidR="00076F7F" w:rsidRPr="00F11833">
          <w:rPr>
            <w:highlight w:val="yellow"/>
            <w:rPrChange w:id="121" w:author="Martin Novák" w:date="2023-02-28T09:31:00Z">
              <w:rPr/>
            </w:rPrChange>
          </w:rPr>
          <w:t>GMMapaForm</w:t>
        </w:r>
      </w:ins>
      <w:proofErr w:type="spellEnd"/>
      <w:ins w:id="122" w:author="Martin Novák" w:date="2023-02-28T09:27:00Z">
        <w:r w:rsidR="00076F7F" w:rsidRPr="00F11833">
          <w:rPr>
            <w:highlight w:val="yellow"/>
            <w:rPrChange w:id="123" w:author="Martin Novák" w:date="2023-02-28T09:31:00Z">
              <w:rPr/>
            </w:rPrChange>
          </w:rPr>
          <w:t xml:space="preserve"> a </w:t>
        </w:r>
      </w:ins>
      <w:ins w:id="124" w:author="Martin Novák" w:date="2023-02-28T09:28:00Z">
        <w:r w:rsidR="00076F7F" w:rsidRPr="00F11833">
          <w:rPr>
            <w:highlight w:val="yellow"/>
            <w:rPrChange w:id="125" w:author="Martin Novák" w:date="2023-02-28T09:31:00Z">
              <w:rPr/>
            </w:rPrChange>
          </w:rPr>
          <w:t>určuje rozměry mřížky blo</w:t>
        </w:r>
      </w:ins>
      <w:ins w:id="126" w:author="Martin Novák" w:date="2023-02-28T09:29:00Z">
        <w:r w:rsidR="00076F7F" w:rsidRPr="00F11833">
          <w:rPr>
            <w:highlight w:val="yellow"/>
            <w:rPrChange w:id="127" w:author="Martin Novák" w:date="2023-02-28T09:31:00Z">
              <w:rPr/>
            </w:rPrChange>
          </w:rPr>
          <w:t xml:space="preserve">ků, které tvoří mapu, a lokací v každém </w:t>
        </w:r>
      </w:ins>
      <w:ins w:id="128" w:author="Martin Novák" w:date="2023-02-28T09:30:00Z">
        <w:r w:rsidR="00076F7F" w:rsidRPr="00F11833">
          <w:rPr>
            <w:highlight w:val="yellow"/>
            <w:rPrChange w:id="129" w:author="Martin Novák" w:date="2023-02-28T09:31:00Z">
              <w:rPr/>
            </w:rPrChange>
          </w:rPr>
          <w:t xml:space="preserve">tomto </w:t>
        </w:r>
      </w:ins>
      <w:ins w:id="130" w:author="Martin Novák" w:date="2023-02-28T09:29:00Z">
        <w:r w:rsidR="00076F7F" w:rsidRPr="00F11833">
          <w:rPr>
            <w:highlight w:val="yellow"/>
            <w:rPrChange w:id="131" w:author="Martin Novák" w:date="2023-02-28T09:31:00Z">
              <w:rPr/>
            </w:rPrChange>
          </w:rPr>
          <w:t>bloku</w:t>
        </w:r>
      </w:ins>
      <w:ins w:id="132" w:author="Martin Novák" w:date="2023-02-28T09:30:00Z">
        <w:r w:rsidR="00076F7F" w:rsidRPr="00F11833">
          <w:rPr>
            <w:highlight w:val="yellow"/>
            <w:rPrChange w:id="133" w:author="Martin Novák" w:date="2023-02-28T09:31:00Z">
              <w:rPr/>
            </w:rPrChange>
          </w:rPr>
          <w:t>. Dále určuje</w:t>
        </w:r>
      </w:ins>
      <w:ins w:id="134" w:author="Martin Novák" w:date="2023-02-28T15:06:00Z">
        <w:r w:rsidR="005A2FA8">
          <w:rPr>
            <w:highlight w:val="yellow"/>
          </w:rPr>
          <w:t>,</w:t>
        </w:r>
      </w:ins>
      <w:ins w:id="135" w:author="Martin Novák" w:date="2023-02-28T09:30:00Z">
        <w:r w:rsidR="00076F7F" w:rsidRPr="00F11833">
          <w:rPr>
            <w:highlight w:val="yellow"/>
            <w:rPrChange w:id="136" w:author="Martin Novák" w:date="2023-02-28T09:31:00Z">
              <w:rPr/>
            </w:rPrChange>
          </w:rPr>
          <w:t xml:space="preserve"> do jaké polohy je umístěna startovní lokace, podle které je generová</w:t>
        </w:r>
      </w:ins>
      <w:ins w:id="137" w:author="Martin Novák" w:date="2023-02-28T09:31:00Z">
        <w:r w:rsidR="00076F7F" w:rsidRPr="00F11833">
          <w:rPr>
            <w:highlight w:val="yellow"/>
            <w:rPrChange w:id="138" w:author="Martin Novák" w:date="2023-02-28T09:31:00Z">
              <w:rPr/>
            </w:rPrChange>
          </w:rPr>
          <w:t>n zbytek mapy.</w:t>
        </w:r>
      </w:ins>
    </w:p>
    <w:p w14:paraId="206BA0F9" w14:textId="77777777" w:rsidR="00F01FF8" w:rsidRDefault="00F01FF8" w:rsidP="00F01FF8">
      <w:pPr>
        <w:keepNext/>
      </w:pPr>
      <w:r>
        <w:rPr>
          <w:noProof/>
        </w:rPr>
        <w:lastRenderedPageBreak/>
        <w:drawing>
          <wp:inline distT="0" distB="0" distL="0" distR="0" wp14:anchorId="6AD41A31" wp14:editId="35FE99EE">
            <wp:extent cx="2497497" cy="1911350"/>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97919" cy="1911673"/>
                    </a:xfrm>
                    <a:prstGeom prst="rect">
                      <a:avLst/>
                    </a:prstGeom>
                  </pic:spPr>
                </pic:pic>
              </a:graphicData>
            </a:graphic>
          </wp:inline>
        </w:drawing>
      </w:r>
    </w:p>
    <w:p w14:paraId="45DB76BE" w14:textId="3F32E054" w:rsidR="00417082" w:rsidRPr="00026347" w:rsidRDefault="00F01FF8" w:rsidP="00F01FF8">
      <w:pPr>
        <w:pStyle w:val="Titulek"/>
      </w:pPr>
      <w:bookmarkStart w:id="139" w:name="_Ref128468001"/>
      <w:r>
        <w:t>Obr</w:t>
      </w:r>
      <w:r w:rsidR="00675849">
        <w:t>.</w:t>
      </w:r>
      <w:r>
        <w:t xml:space="preserve"> </w:t>
      </w:r>
      <w:fldSimple w:instr=" SEQ Obrázek \* ARABIC ">
        <w:r w:rsidR="005A2FA8">
          <w:rPr>
            <w:noProof/>
          </w:rPr>
          <w:t>13</w:t>
        </w:r>
      </w:fldSimple>
      <w:bookmarkEnd w:id="139"/>
      <w:r>
        <w:t xml:space="preserve"> okno </w:t>
      </w:r>
      <w:proofErr w:type="spellStart"/>
      <w:r>
        <w:t>NastaveniForm</w:t>
      </w:r>
      <w:proofErr w:type="spellEnd"/>
      <w:r>
        <w:t>-vlastní</w:t>
      </w:r>
    </w:p>
    <w:p w14:paraId="4EEF6293" w14:textId="3EAC0A38" w:rsidR="00E02B9D" w:rsidRPr="00026347" w:rsidRDefault="00C77786" w:rsidP="00E02B9D">
      <w:pPr>
        <w:pStyle w:val="Nadpis3"/>
      </w:pPr>
      <w:bookmarkStart w:id="140" w:name="_Toc127993324"/>
      <w:r w:rsidRPr="00026347">
        <w:t>7</w:t>
      </w:r>
      <w:r w:rsidR="00E02B9D" w:rsidRPr="00026347">
        <w:t xml:space="preserve">.2.9 okno </w:t>
      </w:r>
      <w:del w:id="141" w:author="Martin Novák" w:date="2023-02-28T15:08:00Z">
        <w:r w:rsidR="00E02B9D" w:rsidRPr="00026347" w:rsidDel="003F6983">
          <w:delText>GMPostavyForm</w:delText>
        </w:r>
      </w:del>
      <w:bookmarkEnd w:id="140"/>
      <w:proofErr w:type="spellStart"/>
      <w:ins w:id="142" w:author="Martin Novák" w:date="2023-02-28T15:08:00Z">
        <w:r w:rsidR="003F6983" w:rsidRPr="00026347">
          <w:t>GMMapaForm</w:t>
        </w:r>
      </w:ins>
      <w:proofErr w:type="spellEnd"/>
    </w:p>
    <w:p w14:paraId="6370B8EF" w14:textId="75AB5A10" w:rsidR="00E02B9D" w:rsidRDefault="005A2FA8" w:rsidP="00E02B9D">
      <w:pPr>
        <w:rPr>
          <w:ins w:id="143" w:author="Martin Novák" w:date="2023-02-28T14:59:00Z"/>
        </w:rPr>
      </w:pPr>
      <w:ins w:id="144" w:author="Martin Novák" w:date="2023-02-28T15:02:00Z">
        <w:r w:rsidRPr="001A0502">
          <w:rPr>
            <w:highlight w:val="yellow"/>
            <w:rPrChange w:id="145" w:author="Martin Novák" w:date="2023-02-28T15:28:00Z">
              <w:rPr/>
            </w:rPrChange>
          </w:rPr>
          <w:t xml:space="preserve">Na </w:t>
        </w:r>
        <w:r w:rsidRPr="001A0502">
          <w:rPr>
            <w:highlight w:val="yellow"/>
            <w:rPrChange w:id="146" w:author="Martin Novák" w:date="2023-02-28T15:28:00Z">
              <w:rPr/>
            </w:rPrChange>
          </w:rPr>
          <w:fldChar w:fldCharType="begin"/>
        </w:r>
        <w:r w:rsidRPr="001A0502">
          <w:rPr>
            <w:highlight w:val="yellow"/>
            <w:rPrChange w:id="147" w:author="Martin Novák" w:date="2023-02-28T15:28:00Z">
              <w:rPr/>
            </w:rPrChange>
          </w:rPr>
          <w:instrText xml:space="preserve"> REF _Ref128488987 \h </w:instrText>
        </w:r>
        <w:r w:rsidRPr="001A0502">
          <w:rPr>
            <w:highlight w:val="yellow"/>
            <w:rPrChange w:id="148" w:author="Martin Novák" w:date="2023-02-28T15:28:00Z">
              <w:rPr/>
            </w:rPrChange>
          </w:rPr>
        </w:r>
      </w:ins>
      <w:r w:rsidR="001A0502">
        <w:rPr>
          <w:highlight w:val="yellow"/>
        </w:rPr>
        <w:instrText xml:space="preserve"> \* MERGEFORMAT </w:instrText>
      </w:r>
      <w:r w:rsidRPr="001A0502">
        <w:rPr>
          <w:highlight w:val="yellow"/>
          <w:rPrChange w:id="149" w:author="Martin Novák" w:date="2023-02-28T15:28:00Z">
            <w:rPr/>
          </w:rPrChange>
        </w:rPr>
        <w:fldChar w:fldCharType="separate"/>
      </w:r>
      <w:ins w:id="150" w:author="Martin Novák" w:date="2023-02-28T15:02:00Z">
        <w:r w:rsidRPr="001A0502">
          <w:rPr>
            <w:highlight w:val="yellow"/>
            <w:rPrChange w:id="151" w:author="Martin Novák" w:date="2023-02-28T15:28:00Z">
              <w:rPr/>
            </w:rPrChange>
          </w:rPr>
          <w:t xml:space="preserve">Obr. </w:t>
        </w:r>
        <w:r w:rsidRPr="001A0502">
          <w:rPr>
            <w:noProof/>
            <w:highlight w:val="yellow"/>
            <w:rPrChange w:id="152" w:author="Martin Novák" w:date="2023-02-28T15:28:00Z">
              <w:rPr>
                <w:noProof/>
              </w:rPr>
            </w:rPrChange>
          </w:rPr>
          <w:t>14</w:t>
        </w:r>
        <w:r w:rsidRPr="001A0502">
          <w:rPr>
            <w:highlight w:val="yellow"/>
            <w:rPrChange w:id="153" w:author="Martin Novák" w:date="2023-02-28T15:28:00Z">
              <w:rPr/>
            </w:rPrChange>
          </w:rPr>
          <w:fldChar w:fldCharType="end"/>
        </w:r>
        <w:r w:rsidRPr="001A0502">
          <w:rPr>
            <w:highlight w:val="yellow"/>
            <w:rPrChange w:id="154" w:author="Martin Novák" w:date="2023-02-28T15:28:00Z">
              <w:rPr/>
            </w:rPrChange>
          </w:rPr>
          <w:t xml:space="preserve"> je ukázáno</w:t>
        </w:r>
      </w:ins>
      <w:ins w:id="155" w:author="Martin Novák" w:date="2023-02-28T15:03:00Z">
        <w:r w:rsidRPr="001A0502">
          <w:rPr>
            <w:highlight w:val="yellow"/>
            <w:rPrChange w:id="156" w:author="Martin Novák" w:date="2023-02-28T15:28:00Z">
              <w:rPr/>
            </w:rPrChange>
          </w:rPr>
          <w:t xml:space="preserve"> okno </w:t>
        </w:r>
        <w:proofErr w:type="spellStart"/>
        <w:r w:rsidRPr="001A0502">
          <w:rPr>
            <w:highlight w:val="yellow"/>
            <w:rPrChange w:id="157" w:author="Martin Novák" w:date="2023-02-28T15:28:00Z">
              <w:rPr/>
            </w:rPrChange>
          </w:rPr>
          <w:t>GMMapaForm</w:t>
        </w:r>
      </w:ins>
      <w:proofErr w:type="spellEnd"/>
      <w:ins w:id="158" w:author="Martin Novák" w:date="2023-02-28T15:06:00Z">
        <w:r w:rsidR="003F6983" w:rsidRPr="001A0502">
          <w:rPr>
            <w:highlight w:val="yellow"/>
            <w:rPrChange w:id="159" w:author="Martin Novák" w:date="2023-02-28T15:28:00Z">
              <w:rPr/>
            </w:rPrChange>
          </w:rPr>
          <w:t>,</w:t>
        </w:r>
        <w:r w:rsidRPr="001A0502">
          <w:rPr>
            <w:highlight w:val="yellow"/>
            <w:rPrChange w:id="160" w:author="Martin Novák" w:date="2023-02-28T15:28:00Z">
              <w:rPr/>
            </w:rPrChange>
          </w:rPr>
          <w:t xml:space="preserve"> které</w:t>
        </w:r>
        <w:r w:rsidR="003F6983" w:rsidRPr="001A0502">
          <w:rPr>
            <w:highlight w:val="yellow"/>
            <w:rPrChange w:id="161" w:author="Martin Novák" w:date="2023-02-28T15:28:00Z">
              <w:rPr/>
            </w:rPrChange>
          </w:rPr>
          <w:t xml:space="preserve"> obdobně jako </w:t>
        </w:r>
        <w:proofErr w:type="spellStart"/>
        <w:r w:rsidR="003F6983" w:rsidRPr="001A0502">
          <w:rPr>
            <w:highlight w:val="yellow"/>
            <w:rPrChange w:id="162" w:author="Martin Novák" w:date="2023-02-28T15:28:00Z">
              <w:rPr/>
            </w:rPrChange>
          </w:rPr>
          <w:t>MapaForm</w:t>
        </w:r>
        <w:proofErr w:type="spellEnd"/>
        <w:r w:rsidR="003F6983" w:rsidRPr="001A0502">
          <w:rPr>
            <w:highlight w:val="yellow"/>
            <w:rPrChange w:id="163" w:author="Martin Novák" w:date="2023-02-28T15:28:00Z">
              <w:rPr/>
            </w:rPrChange>
          </w:rPr>
          <w:t xml:space="preserve"> </w:t>
        </w:r>
      </w:ins>
      <w:ins w:id="164" w:author="Martin Novák" w:date="2023-02-28T15:07:00Z">
        <w:r w:rsidR="003F6983" w:rsidRPr="001A0502">
          <w:rPr>
            <w:highlight w:val="yellow"/>
            <w:rPrChange w:id="165" w:author="Martin Novák" w:date="2023-02-28T15:28:00Z">
              <w:rPr/>
            </w:rPrChange>
          </w:rPr>
          <w:t xml:space="preserve">generuje mapu, avšak </w:t>
        </w:r>
      </w:ins>
      <w:ins w:id="166" w:author="Martin Novák" w:date="2023-02-28T15:11:00Z">
        <w:r w:rsidR="00696144" w:rsidRPr="001A0502">
          <w:rPr>
            <w:highlight w:val="yellow"/>
            <w:rPrChange w:id="167" w:author="Martin Novák" w:date="2023-02-28T15:28:00Z">
              <w:rPr/>
            </w:rPrChange>
          </w:rPr>
          <w:t>v tomto případě se více podobá skutečnému použ</w:t>
        </w:r>
      </w:ins>
      <w:ins w:id="168" w:author="Martin Novák" w:date="2023-02-28T15:16:00Z">
        <w:r w:rsidR="00944E00" w:rsidRPr="001A0502">
          <w:rPr>
            <w:highlight w:val="yellow"/>
            <w:rPrChange w:id="169" w:author="Martin Novák" w:date="2023-02-28T15:28:00Z">
              <w:rPr/>
            </w:rPrChange>
          </w:rPr>
          <w:t>i</w:t>
        </w:r>
      </w:ins>
      <w:ins w:id="170" w:author="Martin Novák" w:date="2023-02-28T15:11:00Z">
        <w:r w:rsidR="00696144" w:rsidRPr="001A0502">
          <w:rPr>
            <w:highlight w:val="yellow"/>
            <w:rPrChange w:id="171" w:author="Martin Novák" w:date="2023-02-28T15:28:00Z">
              <w:rPr/>
            </w:rPrChange>
          </w:rPr>
          <w:t>tí.</w:t>
        </w:r>
      </w:ins>
      <w:ins w:id="172" w:author="Martin Novák" w:date="2023-02-28T15:12:00Z">
        <w:r w:rsidR="00944E00" w:rsidRPr="001A0502">
          <w:rPr>
            <w:highlight w:val="yellow"/>
            <w:rPrChange w:id="173" w:author="Martin Novák" w:date="2023-02-28T15:28:00Z">
              <w:rPr/>
            </w:rPrChange>
          </w:rPr>
          <w:t xml:space="preserve"> Jak již bylo zmíněno</w:t>
        </w:r>
      </w:ins>
      <w:ins w:id="174" w:author="Martin Novák" w:date="2023-02-28T15:13:00Z">
        <w:r w:rsidR="00944E00" w:rsidRPr="001A0502">
          <w:rPr>
            <w:highlight w:val="yellow"/>
            <w:rPrChange w:id="175" w:author="Martin Novák" w:date="2023-02-28T15:28:00Z">
              <w:rPr/>
            </w:rPrChange>
          </w:rPr>
          <w:t xml:space="preserve"> v kapitole 7.2.8 rozměry nejsou dány napevno kódem, ale jsou </w:t>
        </w:r>
      </w:ins>
      <w:ins w:id="176" w:author="Martin Novák" w:date="2023-02-28T15:14:00Z">
        <w:r w:rsidR="00944E00" w:rsidRPr="001A0502">
          <w:rPr>
            <w:highlight w:val="yellow"/>
            <w:rPrChange w:id="177" w:author="Martin Novák" w:date="2023-02-28T15:28:00Z">
              <w:rPr/>
            </w:rPrChange>
          </w:rPr>
          <w:t>nastaveny v</w:t>
        </w:r>
      </w:ins>
      <w:ins w:id="178" w:author="Martin Novák" w:date="2023-02-28T15:18:00Z">
        <w:r w:rsidR="00FF07E7" w:rsidRPr="001A0502">
          <w:rPr>
            <w:highlight w:val="yellow"/>
            <w:rPrChange w:id="179" w:author="Martin Novák" w:date="2023-02-28T15:28:00Z">
              <w:rPr/>
            </w:rPrChange>
          </w:rPr>
          <w:t> </w:t>
        </w:r>
      </w:ins>
      <w:proofErr w:type="spellStart"/>
      <w:ins w:id="180" w:author="Martin Novák" w:date="2023-02-28T15:14:00Z">
        <w:r w:rsidR="00944E00" w:rsidRPr="001A0502">
          <w:rPr>
            <w:highlight w:val="yellow"/>
            <w:rPrChange w:id="181" w:author="Martin Novák" w:date="2023-02-28T15:28:00Z">
              <w:rPr/>
            </w:rPrChange>
          </w:rPr>
          <w:t>GameManegerovi</w:t>
        </w:r>
      </w:ins>
      <w:proofErr w:type="spellEnd"/>
      <w:ins w:id="182" w:author="Martin Novák" w:date="2023-02-28T15:18:00Z">
        <w:r w:rsidR="00FF07E7" w:rsidRPr="001A0502">
          <w:rPr>
            <w:highlight w:val="yellow"/>
            <w:rPrChange w:id="183" w:author="Martin Novák" w:date="2023-02-28T15:28:00Z">
              <w:rPr/>
            </w:rPrChange>
          </w:rPr>
          <w:t>. Hlavním a na první pohle</w:t>
        </w:r>
      </w:ins>
      <w:ins w:id="184" w:author="Martin Novák" w:date="2023-02-28T15:19:00Z">
        <w:r w:rsidR="00FF07E7" w:rsidRPr="001A0502">
          <w:rPr>
            <w:highlight w:val="yellow"/>
            <w:rPrChange w:id="185" w:author="Martin Novák" w:date="2023-02-28T15:28:00Z">
              <w:rPr/>
            </w:rPrChange>
          </w:rPr>
          <w:t>d viditelným rozdílem je</w:t>
        </w:r>
      </w:ins>
      <w:ins w:id="186" w:author="Martin Novák" w:date="2023-02-28T15:20:00Z">
        <w:r w:rsidR="00FF07E7" w:rsidRPr="001A0502">
          <w:rPr>
            <w:highlight w:val="yellow"/>
            <w:rPrChange w:id="187" w:author="Martin Novák" w:date="2023-02-28T15:28:00Z">
              <w:rPr/>
            </w:rPrChange>
          </w:rPr>
          <w:t xml:space="preserve">, že </w:t>
        </w:r>
      </w:ins>
      <w:ins w:id="188" w:author="Martin Novák" w:date="2023-02-28T15:21:00Z">
        <w:r w:rsidR="00FF07E7" w:rsidRPr="001A0502">
          <w:rPr>
            <w:highlight w:val="yellow"/>
            <w:rPrChange w:id="189" w:author="Martin Novák" w:date="2023-02-28T15:28:00Z">
              <w:rPr/>
            </w:rPrChange>
          </w:rPr>
          <w:t>po otevření okna mapa není vygenerována celá, ale j</w:t>
        </w:r>
      </w:ins>
      <w:ins w:id="190" w:author="Martin Novák" w:date="2023-02-28T15:22:00Z">
        <w:r w:rsidR="00FF07E7" w:rsidRPr="001A0502">
          <w:rPr>
            <w:highlight w:val="yellow"/>
            <w:rPrChange w:id="191" w:author="Martin Novák" w:date="2023-02-28T15:28:00Z">
              <w:rPr/>
            </w:rPrChange>
          </w:rPr>
          <w:t>sou zobrazeny jen bloky v okruhu startovní p</w:t>
        </w:r>
      </w:ins>
      <w:ins w:id="192" w:author="Martin Novák" w:date="2023-02-28T15:23:00Z">
        <w:r w:rsidR="00FF07E7" w:rsidRPr="001A0502">
          <w:rPr>
            <w:highlight w:val="yellow"/>
            <w:rPrChange w:id="193" w:author="Martin Novák" w:date="2023-02-28T15:28:00Z">
              <w:rPr/>
            </w:rPrChange>
          </w:rPr>
          <w:t>ozice. Na této pozice se také nach</w:t>
        </w:r>
      </w:ins>
      <w:ins w:id="194" w:author="Martin Novák" w:date="2023-02-28T15:24:00Z">
        <w:r w:rsidR="00FF07E7" w:rsidRPr="001A0502">
          <w:rPr>
            <w:highlight w:val="yellow"/>
            <w:rPrChange w:id="195" w:author="Martin Novák" w:date="2023-02-28T15:28:00Z">
              <w:rPr/>
            </w:rPrChange>
          </w:rPr>
          <w:t>ází červený čtverec reprezentující hráče.</w:t>
        </w:r>
      </w:ins>
      <w:ins w:id="196" w:author="Martin Novák" w:date="2023-02-28T15:25:00Z">
        <w:r w:rsidR="00FF07E7" w:rsidRPr="001A0502">
          <w:rPr>
            <w:highlight w:val="yellow"/>
            <w:rPrChange w:id="197" w:author="Martin Novák" w:date="2023-02-28T15:28:00Z">
              <w:rPr/>
            </w:rPrChange>
          </w:rPr>
          <w:t xml:space="preserve"> Ten se pohybuje pomocí kláves nastavených pro pohyb (viz kap</w:t>
        </w:r>
      </w:ins>
      <w:ins w:id="198" w:author="Martin Novák" w:date="2023-02-28T15:26:00Z">
        <w:r w:rsidR="007964D6" w:rsidRPr="001A0502">
          <w:rPr>
            <w:highlight w:val="yellow"/>
            <w:rPrChange w:id="199" w:author="Martin Novák" w:date="2023-02-28T15:28:00Z">
              <w:rPr/>
            </w:rPrChange>
          </w:rPr>
          <w:t>.</w:t>
        </w:r>
      </w:ins>
      <w:ins w:id="200" w:author="Martin Novák" w:date="2023-02-28T15:25:00Z">
        <w:r w:rsidR="00FF07E7" w:rsidRPr="001A0502">
          <w:rPr>
            <w:highlight w:val="yellow"/>
            <w:rPrChange w:id="201" w:author="Martin Novák" w:date="2023-02-28T15:28:00Z">
              <w:rPr/>
            </w:rPrChange>
          </w:rPr>
          <w:t xml:space="preserve"> 7.2.8) a </w:t>
        </w:r>
      </w:ins>
      <w:ins w:id="202" w:author="Martin Novák" w:date="2023-02-28T15:26:00Z">
        <w:r w:rsidR="00FF07E7" w:rsidRPr="001A0502">
          <w:rPr>
            <w:highlight w:val="yellow"/>
            <w:rPrChange w:id="203" w:author="Martin Novák" w:date="2023-02-28T15:28:00Z">
              <w:rPr/>
            </w:rPrChange>
          </w:rPr>
          <w:t>přejde-li</w:t>
        </w:r>
      </w:ins>
      <w:ins w:id="204" w:author="Martin Novák" w:date="2023-02-28T15:25:00Z">
        <w:r w:rsidR="00FF07E7" w:rsidRPr="001A0502">
          <w:rPr>
            <w:highlight w:val="yellow"/>
            <w:rPrChange w:id="205" w:author="Martin Novák" w:date="2023-02-28T15:28:00Z">
              <w:rPr/>
            </w:rPrChange>
          </w:rPr>
          <w:t xml:space="preserve"> do sousedního blok</w:t>
        </w:r>
      </w:ins>
      <w:ins w:id="206" w:author="Martin Novák" w:date="2023-02-28T15:26:00Z">
        <w:r w:rsidR="00FF07E7" w:rsidRPr="001A0502">
          <w:rPr>
            <w:highlight w:val="yellow"/>
            <w:rPrChange w:id="207" w:author="Martin Novák" w:date="2023-02-28T15:28:00Z">
              <w:rPr/>
            </w:rPrChange>
          </w:rPr>
          <w:t>u, j</w:t>
        </w:r>
      </w:ins>
      <w:ins w:id="208" w:author="Martin Novák" w:date="2023-02-28T15:27:00Z">
        <w:r w:rsidR="00D52F0F" w:rsidRPr="001A0502">
          <w:rPr>
            <w:highlight w:val="yellow"/>
            <w:rPrChange w:id="209" w:author="Martin Novák" w:date="2023-02-28T15:28:00Z">
              <w:rPr/>
            </w:rPrChange>
          </w:rPr>
          <w:t>sou</w:t>
        </w:r>
      </w:ins>
      <w:ins w:id="210" w:author="Martin Novák" w:date="2023-02-28T15:26:00Z">
        <w:r w:rsidR="00FF07E7" w:rsidRPr="001A0502">
          <w:rPr>
            <w:highlight w:val="yellow"/>
            <w:rPrChange w:id="211" w:author="Martin Novák" w:date="2023-02-28T15:28:00Z">
              <w:rPr/>
            </w:rPrChange>
          </w:rPr>
          <w:t xml:space="preserve"> vygenerován</w:t>
        </w:r>
      </w:ins>
      <w:ins w:id="212" w:author="Martin Novák" w:date="2023-02-28T15:27:00Z">
        <w:r w:rsidR="00D52F0F" w:rsidRPr="001A0502">
          <w:rPr>
            <w:highlight w:val="yellow"/>
            <w:rPrChange w:id="213" w:author="Martin Novák" w:date="2023-02-28T15:28:00Z">
              <w:rPr/>
            </w:rPrChange>
          </w:rPr>
          <w:t xml:space="preserve">y </w:t>
        </w:r>
      </w:ins>
      <w:ins w:id="214" w:author="Martin Novák" w:date="2023-02-28T15:28:00Z">
        <w:r w:rsidR="00D52F0F" w:rsidRPr="001A0502">
          <w:rPr>
            <w:highlight w:val="yellow"/>
            <w:rPrChange w:id="215" w:author="Martin Novák" w:date="2023-02-28T15:28:00Z">
              <w:rPr/>
            </w:rPrChange>
          </w:rPr>
          <w:t>sousední bloky.</w:t>
        </w:r>
      </w:ins>
    </w:p>
    <w:p w14:paraId="70A52163" w14:textId="77777777" w:rsidR="005A2FA8" w:rsidRDefault="005A2FA8" w:rsidP="005A2FA8">
      <w:pPr>
        <w:keepNext/>
        <w:rPr>
          <w:ins w:id="216" w:author="Martin Novák" w:date="2023-02-28T15:00:00Z"/>
        </w:rPr>
        <w:pPrChange w:id="217" w:author="Martin Novák" w:date="2023-02-28T15:00:00Z">
          <w:pPr/>
        </w:pPrChange>
      </w:pPr>
      <w:ins w:id="218" w:author="Martin Novák" w:date="2023-02-28T14:59:00Z">
        <w:r>
          <w:rPr>
            <w:noProof/>
          </w:rPr>
          <w:drawing>
            <wp:inline distT="0" distB="0" distL="0" distR="0" wp14:anchorId="6E2330F8" wp14:editId="2ADBA7DB">
              <wp:extent cx="2425148" cy="2516038"/>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425528" cy="2516432"/>
                      </a:xfrm>
                      <a:prstGeom prst="rect">
                        <a:avLst/>
                      </a:prstGeom>
                    </pic:spPr>
                  </pic:pic>
                </a:graphicData>
              </a:graphic>
            </wp:inline>
          </w:drawing>
        </w:r>
      </w:ins>
    </w:p>
    <w:p w14:paraId="44F964CB" w14:textId="44608D50" w:rsidR="005A2FA8" w:rsidRPr="00026347" w:rsidRDefault="005A2FA8" w:rsidP="005A2FA8">
      <w:pPr>
        <w:pStyle w:val="Titulek"/>
        <w:pPrChange w:id="219" w:author="Martin Novák" w:date="2023-02-28T15:00:00Z">
          <w:pPr/>
        </w:pPrChange>
      </w:pPr>
      <w:bookmarkStart w:id="220" w:name="_Ref128488987"/>
      <w:ins w:id="221" w:author="Martin Novák" w:date="2023-02-28T15:00:00Z">
        <w:r>
          <w:t xml:space="preserve">Obr. </w:t>
        </w:r>
        <w:r>
          <w:fldChar w:fldCharType="begin"/>
        </w:r>
        <w:r>
          <w:instrText xml:space="preserve"> SEQ Obrázek \* ARABIC </w:instrText>
        </w:r>
      </w:ins>
      <w:r>
        <w:fldChar w:fldCharType="separate"/>
      </w:r>
      <w:ins w:id="222" w:author="Martin Novák" w:date="2023-02-28T15:00:00Z">
        <w:r>
          <w:rPr>
            <w:noProof/>
          </w:rPr>
          <w:t>14</w:t>
        </w:r>
        <w:r>
          <w:fldChar w:fldCharType="end"/>
        </w:r>
        <w:bookmarkEnd w:id="220"/>
        <w:r>
          <w:t xml:space="preserve"> okno </w:t>
        </w:r>
        <w:proofErr w:type="spellStart"/>
        <w:r>
          <w:t>GMMapaForm</w:t>
        </w:r>
        <w:proofErr w:type="spellEnd"/>
        <w:r>
          <w:t>-vlastní</w:t>
        </w:r>
      </w:ins>
    </w:p>
    <w:p w14:paraId="4B9600D4" w14:textId="47F6A1B8" w:rsidR="00E02B9D" w:rsidRPr="00026347" w:rsidRDefault="00C77786" w:rsidP="00E02B9D">
      <w:pPr>
        <w:pStyle w:val="Nadpis3"/>
      </w:pPr>
      <w:bookmarkStart w:id="223" w:name="_Toc127993325"/>
      <w:r w:rsidRPr="00026347">
        <w:t>7</w:t>
      </w:r>
      <w:r w:rsidR="00E02B9D" w:rsidRPr="00026347">
        <w:t xml:space="preserve">.2.10 okno </w:t>
      </w:r>
      <w:proofErr w:type="spellStart"/>
      <w:ins w:id="224" w:author="Martin Novák" w:date="2023-02-28T15:08:00Z">
        <w:r w:rsidR="003F6983">
          <w:t>GMPostavyForm</w:t>
        </w:r>
        <w:proofErr w:type="spellEnd"/>
        <w:r w:rsidR="003F6983">
          <w:t xml:space="preserve"> </w:t>
        </w:r>
      </w:ins>
      <w:del w:id="225" w:author="Martin Novák" w:date="2023-02-28T15:08:00Z">
        <w:r w:rsidR="00E02B9D" w:rsidRPr="00026347" w:rsidDel="003F6983">
          <w:delText>GMMapaForm</w:delText>
        </w:r>
      </w:del>
      <w:bookmarkEnd w:id="223"/>
    </w:p>
    <w:p w14:paraId="0F05CA46" w14:textId="6C2DA735" w:rsidR="00E02B9D" w:rsidRPr="00026347" w:rsidRDefault="00E02B9D" w:rsidP="00E02B9D"/>
    <w:p w14:paraId="2E749CE8" w14:textId="28E7866C" w:rsidR="00E02B9D" w:rsidRDefault="00C77786" w:rsidP="00E02B9D">
      <w:pPr>
        <w:pStyle w:val="Nadpis3"/>
      </w:pPr>
      <w:bookmarkStart w:id="226" w:name="_Toc127993326"/>
      <w:r w:rsidRPr="00026347">
        <w:t>7</w:t>
      </w:r>
      <w:r w:rsidR="00E02B9D" w:rsidRPr="00026347">
        <w:t xml:space="preserve">.2.11 okno </w:t>
      </w:r>
      <w:proofErr w:type="spellStart"/>
      <w:r w:rsidR="00E02B9D" w:rsidRPr="00026347">
        <w:t>GMUkldaniForm</w:t>
      </w:r>
      <w:bookmarkEnd w:id="226"/>
      <w:proofErr w:type="spellEnd"/>
    </w:p>
    <w:p w14:paraId="2E97579E" w14:textId="77777777" w:rsidR="0039715B" w:rsidRPr="00621687" w:rsidRDefault="0039715B" w:rsidP="00200256">
      <w:pPr>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227" w:name="_Toc127993327"/>
      <w:r w:rsidRPr="00621687">
        <w:rPr>
          <w:rStyle w:val="Nadpis1Char"/>
          <w:rFonts w:asciiTheme="minorHAnsi" w:hAnsiTheme="minorHAnsi" w:cstheme="minorHAnsi"/>
        </w:rPr>
        <w:t>8. Zhodnocení realizace aplikace</w:t>
      </w:r>
      <w:bookmarkEnd w:id="22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w:t>
      </w:r>
      <w:r w:rsidR="007762C6" w:rsidRPr="00383178">
        <w:rPr>
          <w:rFonts w:cstheme="minorHAnsi"/>
          <w:color w:val="000000"/>
          <w:shd w:val="clear" w:color="auto" w:fill="FFFFFF"/>
        </w:rPr>
        <w:lastRenderedPageBreak/>
        <w:t xml:space="preserve">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228" w:name="_Toc127993328"/>
      <w:r w:rsidRPr="00621687">
        <w:rPr>
          <w:rFonts w:asciiTheme="minorHAnsi" w:hAnsiTheme="minorHAnsi" w:cstheme="minorHAnsi"/>
          <w:shd w:val="clear" w:color="auto" w:fill="FFFFFF"/>
        </w:rPr>
        <w:t>9. Závěr</w:t>
      </w:r>
      <w:bookmarkEnd w:id="22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3"/>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229" w:name="_Toc127993329"/>
      <w:r>
        <w:lastRenderedPageBreak/>
        <w:t>Použité zdroje</w:t>
      </w:r>
      <w:bookmarkEnd w:id="229"/>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661760" w14:textId="77777777" w:rsidR="00B83D39" w:rsidRDefault="00B83D39" w:rsidP="00891BAF">
      <w:pPr>
        <w:spacing w:after="0" w:line="240" w:lineRule="auto"/>
      </w:pPr>
      <w:r>
        <w:separator/>
      </w:r>
    </w:p>
  </w:endnote>
  <w:endnote w:type="continuationSeparator" w:id="0">
    <w:p w14:paraId="508DF3D9" w14:textId="77777777" w:rsidR="00B83D39" w:rsidRDefault="00B83D39"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0BBB15" w14:textId="77777777" w:rsidR="00B83D39" w:rsidRDefault="00B83D39" w:rsidP="00891BAF">
      <w:pPr>
        <w:spacing w:after="0" w:line="240" w:lineRule="auto"/>
      </w:pPr>
      <w:r>
        <w:separator/>
      </w:r>
    </w:p>
  </w:footnote>
  <w:footnote w:type="continuationSeparator" w:id="0">
    <w:p w14:paraId="30B0C506" w14:textId="77777777" w:rsidR="00B83D39" w:rsidRDefault="00B83D39"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artin Novák">
    <w15:presenceInfo w15:providerId="Windows Live" w15:userId="a4206c9e486ccce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11A"/>
    <w:rsid w:val="000156CD"/>
    <w:rsid w:val="00017308"/>
    <w:rsid w:val="000176B8"/>
    <w:rsid w:val="000205A6"/>
    <w:rsid w:val="000208AE"/>
    <w:rsid w:val="00021655"/>
    <w:rsid w:val="00022A80"/>
    <w:rsid w:val="00022DED"/>
    <w:rsid w:val="00026347"/>
    <w:rsid w:val="000343BA"/>
    <w:rsid w:val="000344BE"/>
    <w:rsid w:val="000348AD"/>
    <w:rsid w:val="00035976"/>
    <w:rsid w:val="00035D9C"/>
    <w:rsid w:val="000368ED"/>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6F7F"/>
    <w:rsid w:val="00077CC9"/>
    <w:rsid w:val="00080012"/>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2F07"/>
    <w:rsid w:val="0011357E"/>
    <w:rsid w:val="00113620"/>
    <w:rsid w:val="00114707"/>
    <w:rsid w:val="001154D7"/>
    <w:rsid w:val="00117056"/>
    <w:rsid w:val="001219EC"/>
    <w:rsid w:val="0012288F"/>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2D55"/>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0502"/>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55A0"/>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0256"/>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5F69"/>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86AB8"/>
    <w:rsid w:val="00287973"/>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6B51"/>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4ABD"/>
    <w:rsid w:val="003663E2"/>
    <w:rsid w:val="003670FA"/>
    <w:rsid w:val="003671D6"/>
    <w:rsid w:val="00367815"/>
    <w:rsid w:val="00367BEC"/>
    <w:rsid w:val="00370AC2"/>
    <w:rsid w:val="00371F0C"/>
    <w:rsid w:val="0037283A"/>
    <w:rsid w:val="00372FFF"/>
    <w:rsid w:val="003744EA"/>
    <w:rsid w:val="003747C4"/>
    <w:rsid w:val="00375009"/>
    <w:rsid w:val="0037671C"/>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97986"/>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3F6983"/>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4AA4"/>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0953"/>
    <w:rsid w:val="00451234"/>
    <w:rsid w:val="00451B75"/>
    <w:rsid w:val="00451D2F"/>
    <w:rsid w:val="004541E9"/>
    <w:rsid w:val="00454928"/>
    <w:rsid w:val="00455C67"/>
    <w:rsid w:val="00456105"/>
    <w:rsid w:val="00456239"/>
    <w:rsid w:val="00456C62"/>
    <w:rsid w:val="00457DDA"/>
    <w:rsid w:val="004605B9"/>
    <w:rsid w:val="00460E55"/>
    <w:rsid w:val="004646F7"/>
    <w:rsid w:val="00464BCA"/>
    <w:rsid w:val="00465A9A"/>
    <w:rsid w:val="00467244"/>
    <w:rsid w:val="00467315"/>
    <w:rsid w:val="0046768F"/>
    <w:rsid w:val="00470701"/>
    <w:rsid w:val="00471789"/>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28B4"/>
    <w:rsid w:val="004B33BB"/>
    <w:rsid w:val="004B5120"/>
    <w:rsid w:val="004B515B"/>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5D29"/>
    <w:rsid w:val="004F773F"/>
    <w:rsid w:val="004F797D"/>
    <w:rsid w:val="005019B7"/>
    <w:rsid w:val="00502602"/>
    <w:rsid w:val="00503E6C"/>
    <w:rsid w:val="005053A4"/>
    <w:rsid w:val="0050619F"/>
    <w:rsid w:val="0050703C"/>
    <w:rsid w:val="0050761A"/>
    <w:rsid w:val="005076FF"/>
    <w:rsid w:val="0050791D"/>
    <w:rsid w:val="00507D17"/>
    <w:rsid w:val="00514BD0"/>
    <w:rsid w:val="005155AE"/>
    <w:rsid w:val="0051575C"/>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A1B"/>
    <w:rsid w:val="00551FA9"/>
    <w:rsid w:val="00553607"/>
    <w:rsid w:val="00554450"/>
    <w:rsid w:val="00554A09"/>
    <w:rsid w:val="00555194"/>
    <w:rsid w:val="00555477"/>
    <w:rsid w:val="00555FAC"/>
    <w:rsid w:val="00557BEB"/>
    <w:rsid w:val="00557C92"/>
    <w:rsid w:val="00561C65"/>
    <w:rsid w:val="0056450A"/>
    <w:rsid w:val="00564A5C"/>
    <w:rsid w:val="00564A93"/>
    <w:rsid w:val="00565F24"/>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30C"/>
    <w:rsid w:val="00595B8B"/>
    <w:rsid w:val="00595CFA"/>
    <w:rsid w:val="00596F08"/>
    <w:rsid w:val="00597453"/>
    <w:rsid w:val="005A103F"/>
    <w:rsid w:val="005A10AB"/>
    <w:rsid w:val="005A1621"/>
    <w:rsid w:val="005A1840"/>
    <w:rsid w:val="005A2FA8"/>
    <w:rsid w:val="005A7027"/>
    <w:rsid w:val="005B0942"/>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5CFA"/>
    <w:rsid w:val="00607D51"/>
    <w:rsid w:val="006151C6"/>
    <w:rsid w:val="006153B1"/>
    <w:rsid w:val="00621250"/>
    <w:rsid w:val="00621687"/>
    <w:rsid w:val="00621EB4"/>
    <w:rsid w:val="00625E26"/>
    <w:rsid w:val="00626F2D"/>
    <w:rsid w:val="006271A1"/>
    <w:rsid w:val="00632CDA"/>
    <w:rsid w:val="00635056"/>
    <w:rsid w:val="006368D3"/>
    <w:rsid w:val="00640309"/>
    <w:rsid w:val="006404D6"/>
    <w:rsid w:val="00640F1A"/>
    <w:rsid w:val="00642E3B"/>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75849"/>
    <w:rsid w:val="006811F6"/>
    <w:rsid w:val="00681CF9"/>
    <w:rsid w:val="00682A62"/>
    <w:rsid w:val="00683FED"/>
    <w:rsid w:val="00685809"/>
    <w:rsid w:val="00685E08"/>
    <w:rsid w:val="00686600"/>
    <w:rsid w:val="00687D19"/>
    <w:rsid w:val="00690AF6"/>
    <w:rsid w:val="006923BC"/>
    <w:rsid w:val="0069259D"/>
    <w:rsid w:val="006949E6"/>
    <w:rsid w:val="006950E4"/>
    <w:rsid w:val="0069559A"/>
    <w:rsid w:val="00695AC3"/>
    <w:rsid w:val="00696144"/>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3099"/>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372"/>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57705"/>
    <w:rsid w:val="007600E8"/>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57B"/>
    <w:rsid w:val="00793BAB"/>
    <w:rsid w:val="00794356"/>
    <w:rsid w:val="007958A8"/>
    <w:rsid w:val="007964D6"/>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3A5C"/>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307"/>
    <w:rsid w:val="008057D5"/>
    <w:rsid w:val="00806273"/>
    <w:rsid w:val="0081024C"/>
    <w:rsid w:val="00810ADD"/>
    <w:rsid w:val="00810BE2"/>
    <w:rsid w:val="00812557"/>
    <w:rsid w:val="00813741"/>
    <w:rsid w:val="00813822"/>
    <w:rsid w:val="00814C95"/>
    <w:rsid w:val="00817E35"/>
    <w:rsid w:val="00821FA6"/>
    <w:rsid w:val="00822EC9"/>
    <w:rsid w:val="00823683"/>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17DEF"/>
    <w:rsid w:val="009204B9"/>
    <w:rsid w:val="00920E9C"/>
    <w:rsid w:val="00922606"/>
    <w:rsid w:val="00923031"/>
    <w:rsid w:val="00925157"/>
    <w:rsid w:val="009262EE"/>
    <w:rsid w:val="00927F13"/>
    <w:rsid w:val="00930407"/>
    <w:rsid w:val="00932D56"/>
    <w:rsid w:val="00932E49"/>
    <w:rsid w:val="00934BD4"/>
    <w:rsid w:val="00935245"/>
    <w:rsid w:val="00935858"/>
    <w:rsid w:val="00936CE8"/>
    <w:rsid w:val="0093775A"/>
    <w:rsid w:val="0094008E"/>
    <w:rsid w:val="009415E9"/>
    <w:rsid w:val="009423F7"/>
    <w:rsid w:val="00942AB5"/>
    <w:rsid w:val="00944D4B"/>
    <w:rsid w:val="00944E00"/>
    <w:rsid w:val="00951264"/>
    <w:rsid w:val="00956294"/>
    <w:rsid w:val="00956A68"/>
    <w:rsid w:val="00957AA9"/>
    <w:rsid w:val="00960FD3"/>
    <w:rsid w:val="00962582"/>
    <w:rsid w:val="009628DE"/>
    <w:rsid w:val="009629DD"/>
    <w:rsid w:val="00964D64"/>
    <w:rsid w:val="009651B8"/>
    <w:rsid w:val="00965C00"/>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7414"/>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7D5"/>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0A6A"/>
    <w:rsid w:val="00A12A8B"/>
    <w:rsid w:val="00A14853"/>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4A3"/>
    <w:rsid w:val="00A84D19"/>
    <w:rsid w:val="00A871AF"/>
    <w:rsid w:val="00A87280"/>
    <w:rsid w:val="00A9016D"/>
    <w:rsid w:val="00A90BA1"/>
    <w:rsid w:val="00A9126E"/>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65B7"/>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343B"/>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5331C"/>
    <w:rsid w:val="00B55257"/>
    <w:rsid w:val="00B6010F"/>
    <w:rsid w:val="00B6160C"/>
    <w:rsid w:val="00B61D60"/>
    <w:rsid w:val="00B6453A"/>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D39"/>
    <w:rsid w:val="00B83F6A"/>
    <w:rsid w:val="00B84366"/>
    <w:rsid w:val="00B845D6"/>
    <w:rsid w:val="00B84747"/>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003"/>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3E59"/>
    <w:rsid w:val="00C0405E"/>
    <w:rsid w:val="00C061C9"/>
    <w:rsid w:val="00C063D8"/>
    <w:rsid w:val="00C07201"/>
    <w:rsid w:val="00C11166"/>
    <w:rsid w:val="00C117CD"/>
    <w:rsid w:val="00C1215F"/>
    <w:rsid w:val="00C15447"/>
    <w:rsid w:val="00C16370"/>
    <w:rsid w:val="00C174B0"/>
    <w:rsid w:val="00C2101F"/>
    <w:rsid w:val="00C2150F"/>
    <w:rsid w:val="00C2168E"/>
    <w:rsid w:val="00C2313B"/>
    <w:rsid w:val="00C24BE6"/>
    <w:rsid w:val="00C24E18"/>
    <w:rsid w:val="00C2592F"/>
    <w:rsid w:val="00C27BF7"/>
    <w:rsid w:val="00C31739"/>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66383"/>
    <w:rsid w:val="00C709D0"/>
    <w:rsid w:val="00C7373A"/>
    <w:rsid w:val="00C73856"/>
    <w:rsid w:val="00C746DF"/>
    <w:rsid w:val="00C75BDB"/>
    <w:rsid w:val="00C761C7"/>
    <w:rsid w:val="00C77786"/>
    <w:rsid w:val="00C80A91"/>
    <w:rsid w:val="00C8137B"/>
    <w:rsid w:val="00C81604"/>
    <w:rsid w:val="00C82049"/>
    <w:rsid w:val="00C82278"/>
    <w:rsid w:val="00C831D6"/>
    <w:rsid w:val="00C84E8F"/>
    <w:rsid w:val="00C855F4"/>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8F8"/>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2F0F"/>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26C"/>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CD8"/>
    <w:rsid w:val="00DD5FFD"/>
    <w:rsid w:val="00DE075E"/>
    <w:rsid w:val="00DE0860"/>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3243"/>
    <w:rsid w:val="00E040E8"/>
    <w:rsid w:val="00E0433D"/>
    <w:rsid w:val="00E050F9"/>
    <w:rsid w:val="00E06608"/>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580C"/>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4E51"/>
    <w:rsid w:val="00EB71AA"/>
    <w:rsid w:val="00EC2668"/>
    <w:rsid w:val="00EC36FC"/>
    <w:rsid w:val="00EC47F4"/>
    <w:rsid w:val="00EC5CA7"/>
    <w:rsid w:val="00EC5F51"/>
    <w:rsid w:val="00EC747A"/>
    <w:rsid w:val="00EC766D"/>
    <w:rsid w:val="00ED1883"/>
    <w:rsid w:val="00ED2068"/>
    <w:rsid w:val="00ED3C7C"/>
    <w:rsid w:val="00ED56FF"/>
    <w:rsid w:val="00ED79A5"/>
    <w:rsid w:val="00EE0981"/>
    <w:rsid w:val="00EE2BF3"/>
    <w:rsid w:val="00EE2DA3"/>
    <w:rsid w:val="00EE31B8"/>
    <w:rsid w:val="00EE5876"/>
    <w:rsid w:val="00EE5D49"/>
    <w:rsid w:val="00EE6B54"/>
    <w:rsid w:val="00EF0FEB"/>
    <w:rsid w:val="00EF21F2"/>
    <w:rsid w:val="00EF25DD"/>
    <w:rsid w:val="00EF2F21"/>
    <w:rsid w:val="00EF4C49"/>
    <w:rsid w:val="00EF4D9B"/>
    <w:rsid w:val="00EF5246"/>
    <w:rsid w:val="00EF52A4"/>
    <w:rsid w:val="00EF63AA"/>
    <w:rsid w:val="00EF7E8F"/>
    <w:rsid w:val="00F0099A"/>
    <w:rsid w:val="00F01F62"/>
    <w:rsid w:val="00F01FF8"/>
    <w:rsid w:val="00F0476F"/>
    <w:rsid w:val="00F06B35"/>
    <w:rsid w:val="00F10E39"/>
    <w:rsid w:val="00F10E79"/>
    <w:rsid w:val="00F11833"/>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18EB"/>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1C8E"/>
    <w:rsid w:val="00F8275E"/>
    <w:rsid w:val="00F82C1B"/>
    <w:rsid w:val="00F83F3E"/>
    <w:rsid w:val="00F84601"/>
    <w:rsid w:val="00F84EE9"/>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07E7"/>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E03243"/>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 w:type="paragraph" w:styleId="Revize">
    <w:name w:val="Revision"/>
    <w:hidden/>
    <w:uiPriority w:val="99"/>
    <w:semiHidden/>
    <w:rsid w:val="006E309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glossaryDocument" Target="glossary/document.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009E2"/>
    <w:rsid w:val="00036E95"/>
    <w:rsid w:val="000A451C"/>
    <w:rsid w:val="000E6273"/>
    <w:rsid w:val="000F0D83"/>
    <w:rsid w:val="000F679B"/>
    <w:rsid w:val="00101307"/>
    <w:rsid w:val="0011568C"/>
    <w:rsid w:val="00136C14"/>
    <w:rsid w:val="001603DE"/>
    <w:rsid w:val="00190747"/>
    <w:rsid w:val="001E46EC"/>
    <w:rsid w:val="001E63BB"/>
    <w:rsid w:val="001F6A87"/>
    <w:rsid w:val="00200610"/>
    <w:rsid w:val="002057E9"/>
    <w:rsid w:val="002237F3"/>
    <w:rsid w:val="00246577"/>
    <w:rsid w:val="00291291"/>
    <w:rsid w:val="002E1F88"/>
    <w:rsid w:val="0030226D"/>
    <w:rsid w:val="00310398"/>
    <w:rsid w:val="00323F41"/>
    <w:rsid w:val="00353C4B"/>
    <w:rsid w:val="00375392"/>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B2E09"/>
    <w:rsid w:val="009D161B"/>
    <w:rsid w:val="009E7DC5"/>
    <w:rsid w:val="00A06B29"/>
    <w:rsid w:val="00A179A3"/>
    <w:rsid w:val="00A32B37"/>
    <w:rsid w:val="00A40303"/>
    <w:rsid w:val="00A658F8"/>
    <w:rsid w:val="00A83128"/>
    <w:rsid w:val="00A95E69"/>
    <w:rsid w:val="00B94A4C"/>
    <w:rsid w:val="00B95B2C"/>
    <w:rsid w:val="00BB6061"/>
    <w:rsid w:val="00BD45FD"/>
    <w:rsid w:val="00BE7F0E"/>
    <w:rsid w:val="00C47988"/>
    <w:rsid w:val="00C77AA4"/>
    <w:rsid w:val="00CA1C1C"/>
    <w:rsid w:val="00CF12CB"/>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129943</TotalTime>
  <Pages>1</Pages>
  <Words>12257</Words>
  <Characters>77226</Characters>
  <Application>Microsoft Office Word</Application>
  <DocSecurity>0</DocSecurity>
  <Lines>1608</Lines>
  <Paragraphs>791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571</cp:revision>
  <cp:lastPrinted>2023-02-12T16:23:00Z</cp:lastPrinted>
  <dcterms:created xsi:type="dcterms:W3CDTF">2021-03-29T20:15:00Z</dcterms:created>
  <dcterms:modified xsi:type="dcterms:W3CDTF">2023-03-06T17:35:00Z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