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2A4C32BF"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17T16:58:00Z">
            <w:r w:rsidR="0016786F" w:rsidRPr="0016786F">
              <w:rPr>
                <w:color w:val="000000"/>
              </w:rPr>
              <w:t>[1]</w:t>
            </w:r>
          </w:ins>
          <w:del w:id="7" w:author="Martin Novák" w:date="2023-03-17T16:43:00Z">
            <w:r w:rsidR="00AE538D" w:rsidRPr="0016786F" w:rsidDel="001931CD">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17T16:58:00Z">
            <w:r w:rsidR="0016786F" w:rsidRPr="0016786F">
              <w:rPr>
                <w:color w:val="000000"/>
              </w:rPr>
              <w:t>[2]</w:t>
            </w:r>
          </w:ins>
          <w:del w:id="9" w:author="Martin Novák" w:date="2023-03-17T16:43:00Z">
            <w:r w:rsidR="00AE538D" w:rsidRPr="0016786F" w:rsidDel="001931CD">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B14B270"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17T16:58:00Z">
            <w:r w:rsidR="0016786F" w:rsidRPr="0016786F">
              <w:rPr>
                <w:i w:val="0"/>
                <w:color w:val="000000"/>
              </w:rPr>
              <w:t>[2]</w:t>
            </w:r>
          </w:ins>
          <w:del w:id="12" w:author="Martin Novák" w:date="2023-03-17T16:43:00Z">
            <w:r w:rsidR="00AE538D" w:rsidRPr="0016786F" w:rsidDel="001931CD">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05479B54"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17T16:58:00Z">
            <w:r w:rsidR="0016786F" w:rsidRPr="0016786F">
              <w:rPr>
                <w:color w:val="000000"/>
                <w:highlight w:val="green"/>
              </w:rPr>
              <w:t>[3]</w:t>
            </w:r>
          </w:ins>
          <w:del w:id="14" w:author="Martin Novák" w:date="2023-03-17T16:43:00Z">
            <w:r w:rsidR="00AE538D" w:rsidRPr="0016786F" w:rsidDel="001931CD">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17T16:58:00Z">
            <w:r w:rsidR="0016786F" w:rsidRPr="0016786F">
              <w:rPr>
                <w:color w:val="000000"/>
                <w:highlight w:val="green"/>
              </w:rPr>
              <w:t>[4]</w:t>
            </w:r>
          </w:ins>
          <w:del w:id="16" w:author="Martin Novák" w:date="2023-03-17T16:43:00Z">
            <w:r w:rsidR="00AE538D" w:rsidRPr="0016786F" w:rsidDel="001931CD">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5130FDFF"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17T16:58:00Z">
            <w:r w:rsidR="0016786F" w:rsidRPr="0016786F">
              <w:rPr>
                <w:color w:val="000000"/>
                <w:highlight w:val="green"/>
              </w:rPr>
              <w:t>[5]</w:t>
            </w:r>
          </w:ins>
          <w:del w:id="21" w:author="Martin Novák" w:date="2023-03-17T16:43:00Z">
            <w:r w:rsidR="00AE538D" w:rsidRPr="0016786F" w:rsidDel="001931CD">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17T16:58:00Z">
            <w:r w:rsidR="0016786F" w:rsidRPr="0016786F">
              <w:rPr>
                <w:color w:val="000000"/>
                <w:highlight w:val="green"/>
              </w:rPr>
              <w:t>[6]</w:t>
            </w:r>
          </w:ins>
          <w:del w:id="23" w:author="Martin Novák" w:date="2023-03-17T16:43:00Z">
            <w:r w:rsidR="00AE538D" w:rsidRPr="0016786F" w:rsidDel="001931CD">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17T16:58:00Z">
            <w:r w:rsidR="0016786F" w:rsidRPr="0016786F">
              <w:rPr>
                <w:color w:val="000000"/>
                <w:highlight w:val="green"/>
              </w:rPr>
              <w:t>[7]</w:t>
            </w:r>
          </w:ins>
          <w:del w:id="25" w:author="Martin Novák" w:date="2023-03-17T16:43:00Z">
            <w:r w:rsidR="00AE538D" w:rsidRPr="0016786F" w:rsidDel="001931CD">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17T16:58:00Z">
            <w:r w:rsidR="0016786F" w:rsidRPr="0016786F">
              <w:rPr>
                <w:color w:val="000000"/>
                <w:highlight w:val="green"/>
              </w:rPr>
              <w:t>[8]</w:t>
            </w:r>
          </w:ins>
          <w:del w:id="27" w:author="Martin Novák" w:date="2023-03-17T16:43:00Z">
            <w:r w:rsidR="00AE538D" w:rsidRPr="0016786F" w:rsidDel="001931CD">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43003E7B"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17T16:58:00Z">
            <w:r w:rsidR="0016786F" w:rsidRPr="0016786F">
              <w:rPr>
                <w:color w:val="000000"/>
                <w:highlight w:val="green"/>
              </w:rPr>
              <w:t>[9, 10]</w:t>
            </w:r>
          </w:ins>
          <w:del w:id="30" w:author="Martin Novák" w:date="2023-03-17T16:43:00Z">
            <w:r w:rsidR="00AE538D" w:rsidRPr="0016786F" w:rsidDel="001931CD">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17T16:58:00Z">
            <w:r w:rsidR="0016786F" w:rsidRPr="0016786F">
              <w:rPr>
                <w:color w:val="000000"/>
                <w:highlight w:val="green"/>
              </w:rPr>
              <w:t>[11]</w:t>
            </w:r>
          </w:ins>
          <w:del w:id="32" w:author="Martin Novák" w:date="2023-03-17T16:43:00Z">
            <w:r w:rsidR="00AE538D" w:rsidRPr="0016786F" w:rsidDel="001931CD">
              <w:rPr>
                <w:color w:val="000000"/>
                <w:highlight w:val="green"/>
              </w:rPr>
              <w:delText>[11]</w:delText>
            </w:r>
          </w:del>
        </w:sdtContent>
      </w:sdt>
      <w:r w:rsidR="00431B78" w:rsidRPr="00D7426C">
        <w:rPr>
          <w:color w:val="000000"/>
          <w:highlight w:val="green"/>
        </w:rPr>
        <w:t>.</w:t>
      </w:r>
    </w:p>
    <w:p w14:paraId="4AC68E92" w14:textId="487A5943"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17T16:58:00Z">
            <w:r w:rsidR="0016786F" w:rsidRPr="0016786F">
              <w:rPr>
                <w:color w:val="000000"/>
                <w:highlight w:val="green"/>
              </w:rPr>
              <w:t>[12–14]</w:t>
            </w:r>
          </w:ins>
          <w:del w:id="34" w:author="Martin Novák" w:date="2023-03-17T16:43:00Z">
            <w:r w:rsidR="00AE538D" w:rsidRPr="0016786F" w:rsidDel="001931CD">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0CA29083"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17T16:58:00Z">
            <w:r w:rsidR="0016786F" w:rsidRPr="0016786F">
              <w:rPr>
                <w:color w:val="000000"/>
                <w:highlight w:val="green"/>
              </w:rPr>
              <w:t>[8]</w:t>
            </w:r>
          </w:ins>
          <w:del w:id="37" w:author="Martin Novák" w:date="2023-03-17T16:43:00Z">
            <w:r w:rsidR="00AE538D" w:rsidRPr="0016786F" w:rsidDel="001931CD">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78142BBD"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17T16:58:00Z">
            <w:r w:rsidR="0016786F" w:rsidRPr="0016786F">
              <w:rPr>
                <w:color w:val="000000"/>
                <w:highlight w:val="green"/>
              </w:rPr>
              <w:t>[15]</w:t>
            </w:r>
          </w:ins>
          <w:del w:id="40" w:author="Martin Novák" w:date="2023-03-17T16:43:00Z">
            <w:r w:rsidR="00AE538D" w:rsidRPr="0016786F" w:rsidDel="001931CD">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17T16:58:00Z">
            <w:r w:rsidR="0016786F" w:rsidRPr="0016786F">
              <w:rPr>
                <w:color w:val="000000"/>
                <w:highlight w:val="green"/>
              </w:rPr>
              <w:t>[16]</w:t>
            </w:r>
          </w:ins>
          <w:del w:id="42" w:author="Martin Novák" w:date="2023-03-17T16:43:00Z">
            <w:r w:rsidR="00AE538D" w:rsidRPr="0016786F" w:rsidDel="001931CD">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CD78664"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17T16:58:00Z">
            <w:r w:rsidR="0016786F" w:rsidRPr="0016786F">
              <w:rPr>
                <w:rFonts w:cstheme="minorHAnsi"/>
                <w:color w:val="000000"/>
                <w:highlight w:val="green"/>
                <w:shd w:val="clear" w:color="auto" w:fill="FFFFFF"/>
              </w:rPr>
              <w:t>[17]</w:t>
            </w:r>
          </w:ins>
          <w:del w:id="46" w:author="Martin Novák" w:date="2023-03-17T16:43:00Z">
            <w:r w:rsidR="00AE538D" w:rsidRPr="0016786F" w:rsidDel="001931CD">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17T16:58:00Z">
            <w:r w:rsidR="0016786F" w:rsidRPr="0016786F">
              <w:rPr>
                <w:color w:val="000000"/>
                <w:highlight w:val="green"/>
              </w:rPr>
              <w:t>[18, 19]</w:t>
            </w:r>
          </w:ins>
          <w:del w:id="48" w:author="Martin Novák" w:date="2023-03-17T16:43:00Z">
            <w:r w:rsidR="00AE538D" w:rsidRPr="0016786F" w:rsidDel="001931CD">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413FD461"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17T16:58:00Z">
            <w:r w:rsidR="0016786F" w:rsidRPr="0016786F">
              <w:rPr>
                <w:color w:val="000000"/>
                <w:highlight w:val="green"/>
              </w:rPr>
              <w:t>[9]</w:t>
            </w:r>
          </w:ins>
          <w:del w:id="51" w:author="Martin Novák" w:date="2023-03-17T16:43:00Z">
            <w:r w:rsidR="00AE538D" w:rsidRPr="0016786F" w:rsidDel="001931CD">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17T16:58:00Z">
            <w:r w:rsidR="0016786F" w:rsidRPr="0016786F">
              <w:rPr>
                <w:color w:val="000000"/>
                <w:highlight w:val="green"/>
              </w:rPr>
              <w:t>[20]</w:t>
            </w:r>
          </w:ins>
          <w:del w:id="53" w:author="Martin Novák" w:date="2023-03-17T16:43:00Z">
            <w:r w:rsidR="00AE538D" w:rsidRPr="0016786F" w:rsidDel="001931CD">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6CE9818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17T16:58:00Z">
            <w:r w:rsidR="0016786F" w:rsidRPr="0016786F">
              <w:rPr>
                <w:color w:val="000000"/>
                <w:highlight w:val="green"/>
              </w:rPr>
              <w:t>[19]</w:t>
            </w:r>
          </w:ins>
          <w:del w:id="56" w:author="Martin Novák" w:date="2023-03-17T16:43:00Z">
            <w:r w:rsidR="00AE538D" w:rsidRPr="0016786F" w:rsidDel="001931CD">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17T16:58:00Z">
            <w:r w:rsidR="0016786F" w:rsidRPr="0016786F">
              <w:rPr>
                <w:color w:val="000000"/>
                <w:highlight w:val="green"/>
              </w:rPr>
              <w:t>[21]</w:t>
            </w:r>
          </w:ins>
          <w:del w:id="58" w:author="Martin Novák" w:date="2023-03-17T16:43:00Z">
            <w:r w:rsidR="00AE538D" w:rsidRPr="0016786F" w:rsidDel="001931CD">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17T16:58:00Z">
            <w:r w:rsidR="0016786F" w:rsidRPr="0016786F">
              <w:rPr>
                <w:color w:val="000000"/>
                <w:highlight w:val="green"/>
              </w:rPr>
              <w:t>[22]</w:t>
            </w:r>
          </w:ins>
          <w:del w:id="60" w:author="Martin Novák" w:date="2023-03-17T16:43:00Z">
            <w:r w:rsidR="00AE538D" w:rsidRPr="0016786F" w:rsidDel="001931CD">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646F7A39"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17T16:58:00Z">
            <w:r w:rsidR="0016786F" w:rsidRPr="0016786F">
              <w:rPr>
                <w:color w:val="000000"/>
                <w:highlight w:val="green"/>
              </w:rPr>
              <w:t>[23]</w:t>
            </w:r>
          </w:ins>
          <w:del w:id="63" w:author="Martin Novák" w:date="2023-03-17T16:43:00Z">
            <w:r w:rsidR="00AE538D" w:rsidRPr="0016786F" w:rsidDel="001931CD">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17T16:58:00Z">
            <w:r w:rsidR="0016786F" w:rsidRPr="0016786F">
              <w:rPr>
                <w:color w:val="000000"/>
                <w:highlight w:val="green"/>
              </w:rPr>
              <w:t>[24, 25]</w:t>
            </w:r>
          </w:ins>
          <w:del w:id="65" w:author="Martin Novák" w:date="2023-03-17T16:43:00Z">
            <w:r w:rsidR="00AE538D" w:rsidRPr="0016786F" w:rsidDel="001931CD">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17T16:58:00Z">
            <w:r w:rsidR="0016786F" w:rsidRPr="0016786F">
              <w:rPr>
                <w:color w:val="000000"/>
                <w:highlight w:val="green"/>
              </w:rPr>
              <w:t>[26, 27]</w:t>
            </w:r>
          </w:ins>
          <w:del w:id="67" w:author="Martin Novák" w:date="2023-03-17T16:43:00Z">
            <w:r w:rsidR="00AE538D" w:rsidRPr="0016786F" w:rsidDel="001931CD">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1D71FB42"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17T16:58:00Z">
            <w:r w:rsidR="0016786F" w:rsidRPr="0016786F">
              <w:rPr>
                <w:color w:val="000000"/>
                <w:highlight w:val="green"/>
              </w:rPr>
              <w:t>[19]</w:t>
            </w:r>
          </w:ins>
          <w:del w:id="70" w:author="Martin Novák" w:date="2023-03-17T16:43:00Z">
            <w:r w:rsidR="00AE538D" w:rsidRPr="0016786F" w:rsidDel="001931CD">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17T16:58:00Z">
            <w:r w:rsidR="0016786F" w:rsidRPr="0016786F">
              <w:rPr>
                <w:color w:val="000000"/>
                <w:highlight w:val="green"/>
              </w:rPr>
              <w:t>[28]</w:t>
            </w:r>
          </w:ins>
          <w:del w:id="72" w:author="Martin Novák" w:date="2023-03-17T16:43:00Z">
            <w:r w:rsidR="00AE538D" w:rsidRPr="0016786F" w:rsidDel="001931CD">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17T16:58:00Z">
            <w:r w:rsidR="0016786F" w:rsidRPr="0016786F">
              <w:rPr>
                <w:color w:val="000000"/>
                <w:highlight w:val="green"/>
              </w:rPr>
              <w:t>[19]</w:t>
            </w:r>
          </w:ins>
          <w:del w:id="74" w:author="Martin Novák" w:date="2023-03-17T16:43:00Z">
            <w:r w:rsidR="00AE538D" w:rsidRPr="0016786F" w:rsidDel="001931CD">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1E083293"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17T16:58:00Z">
            <w:r w:rsidR="0016786F" w:rsidRPr="0016786F">
              <w:rPr>
                <w:color w:val="000000"/>
                <w:highlight w:val="green"/>
              </w:rPr>
              <w:t>[11, 29, 30]</w:t>
            </w:r>
          </w:ins>
          <w:del w:id="79" w:author="Martin Novák" w:date="2023-03-17T16:43:00Z">
            <w:r w:rsidR="00AE538D" w:rsidRPr="0016786F" w:rsidDel="001931CD">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1A89E547"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17T16:58:00Z">
            <w:r w:rsidR="0016786F" w:rsidRPr="0016786F">
              <w:rPr>
                <w:rFonts w:cstheme="minorHAnsi"/>
                <w:color w:val="000000"/>
                <w:highlight w:val="green"/>
              </w:rPr>
              <w:t>[30]</w:t>
            </w:r>
          </w:ins>
          <w:del w:id="81" w:author="Martin Novák" w:date="2023-03-17T16:43:00Z">
            <w:r w:rsidR="00AE538D" w:rsidRPr="0016786F" w:rsidDel="001931CD">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17T16:58:00Z">
            <w:r w:rsidR="0016786F" w:rsidRPr="0016786F">
              <w:rPr>
                <w:rFonts w:cstheme="minorHAnsi"/>
                <w:color w:val="000000"/>
                <w:highlight w:val="green"/>
              </w:rPr>
              <w:t>[31]</w:t>
            </w:r>
          </w:ins>
          <w:del w:id="83" w:author="Martin Novák" w:date="2023-03-17T16:43:00Z">
            <w:r w:rsidR="00AE538D" w:rsidRPr="0016786F" w:rsidDel="001931CD">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17T16:58:00Z">
            <w:r w:rsidR="0016786F" w:rsidRPr="0016786F">
              <w:rPr>
                <w:rFonts w:cstheme="minorHAnsi"/>
                <w:color w:val="000000"/>
                <w:highlight w:val="green"/>
              </w:rPr>
              <w:t>[11, 32, 33]</w:t>
            </w:r>
          </w:ins>
          <w:del w:id="85" w:author="Martin Novák" w:date="2023-03-17T16:43:00Z">
            <w:r w:rsidR="00AE538D" w:rsidRPr="0016786F" w:rsidDel="001931CD">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17T16:58:00Z">
            <w:r w:rsidR="0016786F" w:rsidRPr="0016786F">
              <w:rPr>
                <w:rFonts w:cstheme="minorHAnsi"/>
                <w:color w:val="000000"/>
                <w:highlight w:val="green"/>
              </w:rPr>
              <w:t>[34]</w:t>
            </w:r>
          </w:ins>
          <w:del w:id="87" w:author="Martin Novák" w:date="2023-03-17T16:43:00Z">
            <w:r w:rsidR="00AE538D" w:rsidRPr="0016786F" w:rsidDel="001931CD">
              <w:rPr>
                <w:rFonts w:cstheme="minorHAnsi"/>
                <w:color w:val="000000"/>
                <w:highlight w:val="green"/>
              </w:rPr>
              <w:delText>[34]</w:delText>
            </w:r>
          </w:del>
        </w:sdtContent>
      </w:sdt>
      <w:r w:rsidR="0036057F" w:rsidRPr="00D7426C">
        <w:rPr>
          <w:rFonts w:cstheme="minorHAnsi"/>
          <w:color w:val="000000"/>
          <w:highlight w:val="green"/>
        </w:rPr>
        <w:t>.</w:t>
      </w:r>
    </w:p>
    <w:p w14:paraId="29449222" w14:textId="14DB793B"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17T16:58:00Z">
            <w:r w:rsidR="0016786F" w:rsidRPr="0016786F">
              <w:rPr>
                <w:rFonts w:cstheme="minorHAnsi"/>
                <w:color w:val="000000"/>
                <w:highlight w:val="green"/>
              </w:rPr>
              <w:t>[35]</w:t>
            </w:r>
          </w:ins>
          <w:del w:id="89" w:author="Martin Novák" w:date="2023-03-17T16:43:00Z">
            <w:r w:rsidR="00AE538D" w:rsidRPr="0016786F" w:rsidDel="001931CD">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17T16:58:00Z">
            <w:r w:rsidR="0016786F" w:rsidRPr="0016786F">
              <w:rPr>
                <w:rFonts w:cstheme="minorHAnsi"/>
                <w:color w:val="000000"/>
                <w:highlight w:val="green"/>
              </w:rPr>
              <w:t>[30]</w:t>
            </w:r>
          </w:ins>
          <w:del w:id="91" w:author="Martin Novák" w:date="2023-03-17T16:43:00Z">
            <w:r w:rsidR="00AE538D" w:rsidRPr="0016786F" w:rsidDel="001931CD">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17T16:58:00Z">
            <w:r w:rsidR="0016786F" w:rsidRPr="0016786F">
              <w:rPr>
                <w:color w:val="000000"/>
                <w:highlight w:val="green"/>
              </w:rPr>
              <w:t>[36]</w:t>
            </w:r>
          </w:ins>
          <w:del w:id="93" w:author="Martin Novák" w:date="2023-03-17T16:43:00Z">
            <w:r w:rsidR="00AE538D" w:rsidRPr="0016786F" w:rsidDel="001931CD">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1E5D0D6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17T16:58:00Z">
            <w:r w:rsidR="0016786F" w:rsidRPr="0016786F">
              <w:rPr>
                <w:color w:val="000000"/>
                <w:highlight w:val="green"/>
              </w:rPr>
              <w:t>[37]</w:t>
            </w:r>
          </w:ins>
          <w:del w:id="96" w:author="Martin Novák" w:date="2023-03-17T16:43:00Z">
            <w:r w:rsidR="00AE538D" w:rsidRPr="0016786F" w:rsidDel="001931CD">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17T16:58:00Z">
            <w:r w:rsidR="0016786F" w:rsidRPr="0016786F">
              <w:rPr>
                <w:color w:val="000000"/>
                <w:highlight w:val="green"/>
              </w:rPr>
              <w:t>[38, 39]</w:t>
            </w:r>
          </w:ins>
          <w:del w:id="98" w:author="Martin Novák" w:date="2023-03-17T16:43:00Z">
            <w:r w:rsidR="00AE538D" w:rsidRPr="0016786F" w:rsidDel="001931CD">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2FE00FBF"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17T16:58:00Z">
            <w:r w:rsidR="0016786F" w:rsidRPr="0016786F">
              <w:rPr>
                <w:color w:val="000000"/>
                <w:highlight w:val="green"/>
              </w:rPr>
              <w:t>[40]</w:t>
            </w:r>
          </w:ins>
          <w:del w:id="101" w:author="Martin Novák" w:date="2023-03-17T16:43:00Z">
            <w:r w:rsidR="00AE538D" w:rsidRPr="0016786F" w:rsidDel="001931CD">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17T16:58:00Z">
            <w:r w:rsidR="0016786F" w:rsidRPr="0016786F">
              <w:rPr>
                <w:color w:val="000000"/>
                <w:highlight w:val="green"/>
              </w:rPr>
              <w:t>[29]</w:t>
            </w:r>
          </w:ins>
          <w:del w:id="103" w:author="Martin Novák" w:date="2023-03-17T16:43:00Z">
            <w:r w:rsidR="00AE538D" w:rsidRPr="0016786F" w:rsidDel="001931CD">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17T16:58:00Z">
            <w:r w:rsidR="0016786F" w:rsidRPr="0016786F">
              <w:rPr>
                <w:color w:val="000000"/>
                <w:highlight w:val="green"/>
              </w:rPr>
              <w:t>[41, 42]</w:t>
            </w:r>
          </w:ins>
          <w:del w:id="105" w:author="Martin Novák" w:date="2023-03-17T16:43:00Z">
            <w:r w:rsidR="00AE538D" w:rsidRPr="0016786F" w:rsidDel="001931CD">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323A6CD4"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17T16:58:00Z">
            <w:r w:rsidR="0016786F" w:rsidRPr="0016786F">
              <w:rPr>
                <w:color w:val="000000"/>
                <w:highlight w:val="green"/>
              </w:rPr>
              <w:t>[37]</w:t>
            </w:r>
          </w:ins>
          <w:del w:id="108" w:author="Martin Novák" w:date="2023-03-17T16:43:00Z">
            <w:r w:rsidR="00AE538D" w:rsidRPr="0016786F" w:rsidDel="001931CD">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42B4198A"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17T16:58:00Z">
            <w:r w:rsidR="0016786F" w:rsidRPr="0016786F">
              <w:rPr>
                <w:color w:val="000000"/>
                <w:highlight w:val="green"/>
              </w:rPr>
              <w:t>[43–45]</w:t>
            </w:r>
          </w:ins>
          <w:del w:id="110" w:author="Martin Novák" w:date="2023-03-17T16:43:00Z">
            <w:r w:rsidR="00AE538D" w:rsidRPr="0016786F" w:rsidDel="001931CD">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17T16:58:00Z">
            <w:r w:rsidR="0016786F" w:rsidRPr="0016786F">
              <w:rPr>
                <w:color w:val="000000"/>
                <w:highlight w:val="green"/>
              </w:rPr>
              <w:t>[46, 47]</w:t>
            </w:r>
          </w:ins>
          <w:del w:id="112" w:author="Martin Novák" w:date="2023-03-17T16:43:00Z">
            <w:r w:rsidR="00AE538D" w:rsidRPr="0016786F" w:rsidDel="001931CD">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7E6D73BC"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17T16:58:00Z">
            <w:r w:rsidR="0016786F" w:rsidRPr="0016786F">
              <w:rPr>
                <w:color w:val="000000"/>
                <w:highlight w:val="green"/>
              </w:rPr>
              <w:t>[48]</w:t>
            </w:r>
          </w:ins>
          <w:del w:id="115" w:author="Martin Novák" w:date="2023-03-17T16:43:00Z">
            <w:r w:rsidR="00AE538D" w:rsidRPr="0016786F" w:rsidDel="001931CD">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1E60ABC5"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17T16:58:00Z">
            <w:r w:rsidR="0016786F" w:rsidRPr="0016786F">
              <w:rPr>
                <w:color w:val="000000"/>
                <w:highlight w:val="green"/>
              </w:rPr>
              <w:t>[49]</w:t>
            </w:r>
          </w:ins>
          <w:del w:id="118" w:author="Martin Novák" w:date="2023-03-17T16:43:00Z">
            <w:r w:rsidR="00AE538D" w:rsidRPr="0016786F" w:rsidDel="001931CD">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17T16:58:00Z">
            <w:r w:rsidR="0016786F" w:rsidRPr="0016786F">
              <w:rPr>
                <w:color w:val="000000"/>
                <w:highlight w:val="green"/>
              </w:rPr>
              <w:t>[50]</w:t>
            </w:r>
          </w:ins>
          <w:del w:id="120" w:author="Martin Novák" w:date="2023-03-17T16:43:00Z">
            <w:r w:rsidR="00AE538D" w:rsidRPr="0016786F" w:rsidDel="001931CD">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4D8A1D2"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17T16:58:00Z">
                  <w:r w:rsidR="0016786F" w:rsidRPr="0016786F">
                    <w:rPr>
                      <w:color w:val="000000"/>
                    </w:rPr>
                    <w:t>[15]</w:t>
                  </w:r>
                </w:ins>
                <w:del w:id="125" w:author="Martin Novák" w:date="2023-03-17T16:43:00Z">
                  <w:r w:rsidR="00AE538D" w:rsidRPr="0016786F" w:rsidDel="001931CD">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77E988EC"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17T16:58:00Z">
                  <w:r w:rsidR="0016786F" w:rsidRPr="0016786F">
                    <w:rPr>
                      <w:color w:val="000000"/>
                    </w:rPr>
                    <w:t>[51]</w:t>
                  </w:r>
                </w:ins>
                <w:del w:id="127" w:author="Martin Novák" w:date="2023-03-17T16:43:00Z">
                  <w:r w:rsidR="00AE538D" w:rsidRPr="0016786F" w:rsidDel="001931CD">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690C6C69"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17T16:58:00Z">
                  <w:r w:rsidR="0016786F" w:rsidRPr="0016786F">
                    <w:rPr>
                      <w:color w:val="000000"/>
                    </w:rPr>
                    <w:t>[52]</w:t>
                  </w:r>
                </w:ins>
                <w:del w:id="129" w:author="Martin Novák" w:date="2023-03-17T16:43:00Z">
                  <w:r w:rsidR="00AE538D" w:rsidRPr="0016786F" w:rsidDel="001931CD">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61A1705D" w:rsidR="00F67031" w:rsidRPr="00F7533D" w:rsidRDefault="00F67031" w:rsidP="00A63640">
      <w:pPr>
        <w:ind w:firstLine="708"/>
        <w:jc w:val="both"/>
        <w:rPr>
          <w:rFonts w:cstheme="minorHAnsi"/>
        </w:rPr>
      </w:pPr>
      <w:r w:rsidRPr="00972CEB">
        <w:rPr>
          <w:rFonts w:cstheme="minorHAnsi"/>
          <w:highlight w:val="green"/>
          <w:rPrChange w:id="133" w:author="Martin Novák" w:date="2023-03-17T12:40:00Z">
            <w:rPr>
              <w:rFonts w:cstheme="minorHAnsi"/>
            </w:rPr>
          </w:rPrChange>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972CEB">
        <w:rPr>
          <w:rFonts w:cstheme="minorHAnsi"/>
          <w:highlight w:val="green"/>
          <w:rPrChange w:id="134" w:author="Martin Novák" w:date="2023-03-17T12:40:00Z">
            <w:rPr>
              <w:rFonts w:cstheme="minorHAnsi"/>
            </w:rPr>
          </w:rPrChange>
        </w:rPr>
        <w:fldChar w:fldCharType="begin"/>
      </w:r>
      <w:r w:rsidRPr="00972CEB">
        <w:rPr>
          <w:rFonts w:cstheme="minorHAnsi"/>
          <w:highlight w:val="green"/>
          <w:rPrChange w:id="135" w:author="Martin Novák" w:date="2023-03-17T12:40:00Z">
            <w:rPr>
              <w:rFonts w:cstheme="minorHAnsi"/>
            </w:rPr>
          </w:rPrChange>
        </w:rPr>
        <w:instrText xml:space="preserve"> REF _Ref80703811 \h  \* MERGEFORMAT </w:instrText>
      </w:r>
      <w:r w:rsidRPr="00972CEB">
        <w:rPr>
          <w:rFonts w:cstheme="minorHAnsi"/>
          <w:highlight w:val="green"/>
          <w:rPrChange w:id="136" w:author="Martin Novák" w:date="2023-03-17T12:40:00Z">
            <w:rPr>
              <w:rFonts w:cstheme="minorHAnsi"/>
            </w:rPr>
          </w:rPrChange>
        </w:rPr>
      </w:r>
      <w:r w:rsidRPr="00972CEB">
        <w:rPr>
          <w:rFonts w:cstheme="minorHAnsi"/>
          <w:highlight w:val="green"/>
          <w:rPrChange w:id="137" w:author="Martin Novák" w:date="2023-03-17T12:40:00Z">
            <w:rPr>
              <w:rFonts w:cstheme="minorHAnsi"/>
            </w:rPr>
          </w:rPrChange>
        </w:rPr>
        <w:fldChar w:fldCharType="separate"/>
      </w:r>
      <w:r w:rsidR="00E3778F" w:rsidRPr="00972CEB">
        <w:rPr>
          <w:highlight w:val="green"/>
          <w:rPrChange w:id="138" w:author="Martin Novák" w:date="2023-03-17T12:40:00Z">
            <w:rPr/>
          </w:rPrChange>
        </w:rPr>
        <w:t xml:space="preserve">Tab. </w:t>
      </w:r>
      <w:r w:rsidR="00E3778F" w:rsidRPr="00972CEB">
        <w:rPr>
          <w:noProof/>
          <w:highlight w:val="green"/>
          <w:rPrChange w:id="139" w:author="Martin Novák" w:date="2023-03-17T12:40:00Z">
            <w:rPr>
              <w:noProof/>
            </w:rPr>
          </w:rPrChange>
        </w:rPr>
        <w:t>2</w:t>
      </w:r>
      <w:r w:rsidRPr="00972CEB">
        <w:rPr>
          <w:rFonts w:cstheme="minorHAnsi"/>
          <w:highlight w:val="green"/>
          <w:rPrChange w:id="140" w:author="Martin Novák" w:date="2023-03-17T12:40:00Z">
            <w:rPr>
              <w:rFonts w:cstheme="minorHAnsi"/>
            </w:rPr>
          </w:rPrChange>
        </w:rPr>
        <w:fldChar w:fldCharType="end"/>
      </w:r>
      <w:r w:rsidRPr="00972CEB">
        <w:rPr>
          <w:rFonts w:cstheme="minorHAnsi"/>
          <w:highlight w:val="green"/>
          <w:rPrChange w:id="141" w:author="Martin Novák" w:date="2023-03-17T12:40:00Z">
            <w:rPr>
              <w:rFonts w:cstheme="minorHAnsi"/>
            </w:rPr>
          </w:rPrChange>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42" w:author="Martin Novák" w:date="2023-03-17T16:58:00Z">
            <w:r w:rsidR="0016786F" w:rsidRPr="0016786F">
              <w:rPr>
                <w:color w:val="000000"/>
                <w:highlight w:val="green"/>
              </w:rPr>
              <w:t>[53]</w:t>
            </w:r>
          </w:ins>
          <w:del w:id="143" w:author="Martin Novák" w:date="2023-03-17T16:43:00Z">
            <w:r w:rsidR="00AE538D" w:rsidRPr="0016786F" w:rsidDel="001931CD">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34146AFA" w:rsidR="00F67031" w:rsidRPr="001B0812" w:rsidRDefault="00F67031" w:rsidP="00A9403B">
      <w:pPr>
        <w:pStyle w:val="Titulek"/>
        <w:rPr>
          <w:rFonts w:cstheme="minorHAnsi"/>
          <w:color w:val="00B050"/>
        </w:rPr>
      </w:pPr>
      <w:bookmarkStart w:id="144" w:name="_Ref80703811"/>
      <w:r w:rsidRPr="00972CEB">
        <w:rPr>
          <w:highlight w:val="green"/>
          <w:rPrChange w:id="145" w:author="Martin Novák" w:date="2023-03-17T12:42:00Z">
            <w:rPr/>
          </w:rPrChange>
        </w:rPr>
        <w:t xml:space="preserve">Tab. </w:t>
      </w:r>
      <w:r w:rsidR="00000000" w:rsidRPr="00972CEB">
        <w:rPr>
          <w:highlight w:val="green"/>
          <w:rPrChange w:id="146" w:author="Martin Novák" w:date="2023-03-17T12:42:00Z">
            <w:rPr/>
          </w:rPrChange>
        </w:rPr>
        <w:fldChar w:fldCharType="begin"/>
      </w:r>
      <w:r w:rsidR="00000000" w:rsidRPr="00972CEB">
        <w:rPr>
          <w:highlight w:val="green"/>
          <w:rPrChange w:id="147" w:author="Martin Novák" w:date="2023-03-17T12:42:00Z">
            <w:rPr/>
          </w:rPrChange>
        </w:rPr>
        <w:instrText xml:space="preserve"> SEQ Tabulka \* ARABIC </w:instrText>
      </w:r>
      <w:r w:rsidR="00000000" w:rsidRPr="00972CEB">
        <w:rPr>
          <w:highlight w:val="green"/>
          <w:rPrChange w:id="148" w:author="Martin Novák" w:date="2023-03-17T12:42:00Z">
            <w:rPr/>
          </w:rPrChange>
        </w:rPr>
        <w:fldChar w:fldCharType="separate"/>
      </w:r>
      <w:r w:rsidR="00E3778F" w:rsidRPr="00972CEB">
        <w:rPr>
          <w:noProof/>
          <w:highlight w:val="green"/>
          <w:rPrChange w:id="149" w:author="Martin Novák" w:date="2023-03-17T12:42:00Z">
            <w:rPr>
              <w:noProof/>
            </w:rPr>
          </w:rPrChange>
        </w:rPr>
        <w:t>2</w:t>
      </w:r>
      <w:r w:rsidR="00000000" w:rsidRPr="00972CEB">
        <w:rPr>
          <w:noProof/>
          <w:highlight w:val="green"/>
          <w:rPrChange w:id="150" w:author="Martin Novák" w:date="2023-03-17T12:42:00Z">
            <w:rPr>
              <w:noProof/>
            </w:rPr>
          </w:rPrChange>
        </w:rPr>
        <w:fldChar w:fldCharType="end"/>
      </w:r>
      <w:bookmarkEnd w:id="144"/>
      <w:r w:rsidRPr="00972CEB">
        <w:rPr>
          <w:highlight w:val="green"/>
          <w:rPrChange w:id="151" w:author="Martin Novák" w:date="2023-03-17T12:42:00Z">
            <w:rPr/>
          </w:rPrChange>
        </w:rPr>
        <w:t xml:space="preserve"> </w:t>
      </w:r>
      <w:bookmarkStart w:id="152" w:name="_Hlk129949326"/>
      <w:r w:rsidRPr="00972CEB">
        <w:rPr>
          <w:highlight w:val="green"/>
          <w:rPrChange w:id="153" w:author="Martin Novák" w:date="2023-03-17T12:42:00Z">
            <w:rPr/>
          </w:rPrChange>
        </w:rPr>
        <w:t>odlišné značení her</w:t>
      </w:r>
      <w:sdt>
        <w:sdtPr>
          <w:rPr>
            <w:i w:val="0"/>
            <w:color w:val="000000"/>
            <w:highlight w:val="green"/>
            <w:rPrChange w:id="154" w:author="Martin Novák" w:date="2023-03-17T16:58:00Z">
              <w:rPr>
                <w:i w:val="0"/>
                <w:color w:val="000000"/>
              </w:rPr>
            </w:rPrChange>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55" w:author="Martin Novák" w:date="2023-03-17T16:58:00Z">
            <w:r w:rsidR="0016786F" w:rsidRPr="0016786F">
              <w:rPr>
                <w:i w:val="0"/>
                <w:color w:val="000000"/>
                <w:highlight w:val="green"/>
              </w:rPr>
              <w:t>[54–57]</w:t>
            </w:r>
          </w:ins>
          <w:del w:id="156" w:author="Martin Novák" w:date="2023-03-17T16:43:00Z">
            <w:r w:rsidR="00AE538D" w:rsidRPr="0016786F" w:rsidDel="001931CD">
              <w:rPr>
                <w:i w:val="0"/>
                <w:color w:val="000000"/>
                <w:highlight w:val="green"/>
              </w:rPr>
              <w:delText>[54–57]</w:delText>
            </w:r>
          </w:del>
        </w:sdtContent>
      </w:sdt>
      <w:sdt>
        <w:sdtPr>
          <w:rPr>
            <w:i w:val="0"/>
            <w:color w:val="000000"/>
            <w:highlight w:val="green"/>
            <w:rPrChange w:id="157" w:author="Martin Novák" w:date="2023-03-17T16:59:00Z">
              <w:rPr>
                <w:i w:val="0"/>
                <w:color w:val="000000"/>
              </w:rPr>
            </w:rPrChange>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58" w:author="Martin Novák" w:date="2023-03-17T16:58:00Z">
            <w:r w:rsidR="0016786F" w:rsidRPr="0016786F">
              <w:rPr>
                <w:i w:val="0"/>
                <w:color w:val="000000"/>
                <w:highlight w:val="green"/>
              </w:rPr>
              <w:t>[58, 59]</w:t>
            </w:r>
          </w:ins>
          <w:del w:id="159" w:author="Martin Novák" w:date="2023-03-17T16:43:00Z">
            <w:r w:rsidR="00AE538D" w:rsidRPr="0016786F" w:rsidDel="001931CD">
              <w:rPr>
                <w:i w:val="0"/>
                <w:color w:val="000000"/>
                <w:highlight w:val="green"/>
              </w:rPr>
              <w:delText>[58, 59]</w:delText>
            </w:r>
          </w:del>
        </w:sdtContent>
      </w:sdt>
      <w:sdt>
        <w:sdtPr>
          <w:rPr>
            <w:i w:val="0"/>
            <w:color w:val="000000"/>
            <w:highlight w:val="green"/>
            <w:rPrChange w:id="160" w:author="Martin Novák" w:date="2023-03-17T16:59:00Z">
              <w:rPr>
                <w:i w:val="0"/>
                <w:color w:val="000000"/>
              </w:rPr>
            </w:rPrChange>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61" w:author="Martin Novák" w:date="2023-03-17T16:59:00Z">
            <w:r w:rsidR="0016786F" w:rsidRPr="0016786F">
              <w:rPr>
                <w:i w:val="0"/>
                <w:color w:val="000000"/>
                <w:highlight w:val="green"/>
              </w:rPr>
              <w:t>[60–63]</w:t>
            </w:r>
          </w:ins>
          <w:del w:id="162" w:author="Martin Novák" w:date="2023-03-17T16:43:00Z">
            <w:r w:rsidR="00AE538D" w:rsidRPr="0016786F" w:rsidDel="001931CD">
              <w:rPr>
                <w:i w:val="0"/>
                <w:color w:val="000000"/>
                <w:highlight w:val="green"/>
              </w:rPr>
              <w:delText>[60–63]</w:delText>
            </w:r>
          </w:del>
        </w:sdtContent>
      </w:sdt>
    </w:p>
    <w:bookmarkEnd w:id="152"/>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63" w:name="_Hlk76031890"/>
      <w:bookmarkStart w:id="164" w:name="_Toc129100418"/>
      <w:r w:rsidRPr="00621687">
        <w:rPr>
          <w:rStyle w:val="Nadpis2Char"/>
          <w:rFonts w:asciiTheme="minorHAnsi" w:hAnsiTheme="minorHAnsi" w:cstheme="minorHAnsi"/>
        </w:rPr>
        <w:t>4.1 RPG</w:t>
      </w:r>
      <w:bookmarkEnd w:id="163"/>
      <w:bookmarkEnd w:id="164"/>
    </w:p>
    <w:p w14:paraId="3C2FBA8B" w14:textId="7A16918C" w:rsidR="005A34DB" w:rsidRDefault="00F67031" w:rsidP="00810BE2">
      <w:pPr>
        <w:pStyle w:val="Odstavecseseznamem"/>
        <w:ind w:left="1416" w:firstLine="696"/>
        <w:jc w:val="both"/>
        <w:rPr>
          <w:ins w:id="165" w:author="Martin Novák" w:date="2023-03-17T12:50:00Z"/>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66" w:author="Martin Novák" w:date="2023-03-17T16:59:00Z">
            <w:r w:rsidR="0016786F" w:rsidRPr="0016786F">
              <w:rPr>
                <w:rFonts w:cstheme="minorHAnsi"/>
                <w:color w:val="000000"/>
                <w:highlight w:val="darkCyan"/>
                <w:shd w:val="clear" w:color="auto" w:fill="FFFFFF"/>
                <w:lang w:val="en-US"/>
              </w:rPr>
              <w:t>[64]</w:t>
            </w:r>
          </w:ins>
          <w:del w:id="167" w:author="Martin Novák" w:date="2023-03-17T16:43:00Z">
            <w:r w:rsidR="00AE538D" w:rsidRPr="0016786F" w:rsidDel="001931CD">
              <w:rPr>
                <w:rFonts w:cstheme="minorHAnsi"/>
                <w:color w:val="000000"/>
                <w:highlight w:val="darkCyan"/>
                <w:shd w:val="clear" w:color="auto" w:fill="FFFFFF"/>
                <w:lang w:val="en-US"/>
              </w:rPr>
              <w:delText>[64]</w:delText>
            </w:r>
          </w:del>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ins w:id="168" w:author="Martin Novák" w:date="2023-03-15T21:02:00Z">
        <w:r w:rsidR="00E907A4">
          <w:rPr>
            <w:rFonts w:cstheme="minorHAnsi"/>
            <w:color w:val="000000"/>
            <w:shd w:val="clear" w:color="auto" w:fill="FFFFFF"/>
          </w:rPr>
          <w:t>ají</w:t>
        </w:r>
      </w:ins>
      <w:del w:id="169" w:author="Martin Novák" w:date="2023-03-15T21:02:00Z">
        <w:r w:rsidRPr="00D20F7B" w:rsidDel="00E907A4">
          <w:rPr>
            <w:rFonts w:cstheme="minorHAnsi"/>
            <w:color w:val="000000"/>
            <w:shd w:val="clear" w:color="auto" w:fill="FFFFFF"/>
          </w:rPr>
          <w:delText>á</w:delText>
        </w:r>
      </w:del>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subžánrů, které ne všechny stránky </w:t>
      </w:r>
      <w:ins w:id="170" w:author="Martin Novák" w:date="2023-03-17T12:50:00Z">
        <w:r w:rsidR="003861ED">
          <w:rPr>
            <w:rFonts w:cstheme="minorHAnsi"/>
            <w:shd w:val="clear" w:color="auto" w:fill="FFFFFF"/>
          </w:rPr>
          <w:t xml:space="preserve">a obchody </w:t>
        </w:r>
      </w:ins>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149B2737" w:rsidR="00727EEB" w:rsidRDefault="00F67031" w:rsidP="00810BE2">
      <w:pPr>
        <w:pStyle w:val="Odstavecseseznamem"/>
        <w:ind w:left="1416" w:firstLine="696"/>
        <w:jc w:val="both"/>
        <w:rPr>
          <w:ins w:id="171" w:author="Martin Novák" w:date="2023-03-17T12:51:00Z"/>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72" w:author="Martin Novák" w:date="2023-03-17T16:59:00Z">
            <w:r w:rsidR="0016786F" w:rsidRPr="0016786F">
              <w:rPr>
                <w:rFonts w:cstheme="minorHAnsi"/>
                <w:color w:val="000000"/>
                <w:highlight w:val="darkCyan"/>
                <w:shd w:val="clear" w:color="auto" w:fill="FFFFFF"/>
                <w:lang w:val="en-US"/>
              </w:rPr>
              <w:t>[65]</w:t>
            </w:r>
          </w:ins>
          <w:del w:id="173" w:author="Martin Novák" w:date="2023-03-17T16:43:00Z">
            <w:r w:rsidR="00AE538D" w:rsidRPr="0016786F" w:rsidDel="001931CD">
              <w:rPr>
                <w:rFonts w:cstheme="minorHAnsi"/>
                <w:color w:val="000000"/>
                <w:highlight w:val="darkCyan"/>
                <w:shd w:val="clear" w:color="auto" w:fill="FFFFFF"/>
                <w:lang w:val="en-US"/>
              </w:rPr>
              <w:delText>[65]</w:delText>
            </w:r>
          </w:del>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5DA2EAA8" w:rsidR="00B61C33" w:rsidRDefault="00F67031" w:rsidP="00810BE2">
      <w:pPr>
        <w:pStyle w:val="Odstavecseseznamem"/>
        <w:ind w:left="1416" w:firstLine="696"/>
        <w:jc w:val="both"/>
        <w:rPr>
          <w:ins w:id="174" w:author="Martin Novák" w:date="2023-03-17T12:53:00Z"/>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75" w:author="Martin Novák" w:date="2023-03-17T16:59:00Z">
            <w:r w:rsidR="0016786F" w:rsidRPr="0016786F">
              <w:rPr>
                <w:rFonts w:cstheme="minorHAnsi"/>
                <w:color w:val="000000"/>
                <w:highlight w:val="darkCyan"/>
                <w:shd w:val="clear" w:color="auto" w:fill="FFFFFF"/>
                <w:lang w:val="en-US"/>
              </w:rPr>
              <w:t>[66]</w:t>
            </w:r>
          </w:ins>
          <w:del w:id="176" w:author="Martin Novák" w:date="2023-03-17T16:43:00Z">
            <w:r w:rsidR="00AE538D" w:rsidRPr="0016786F" w:rsidDel="001931CD">
              <w:rPr>
                <w:rFonts w:cstheme="minorHAnsi"/>
                <w:color w:val="000000"/>
                <w:highlight w:val="darkCyan"/>
                <w:shd w:val="clear" w:color="auto" w:fill="FFFFFF"/>
                <w:lang w:val="en-US"/>
              </w:rPr>
              <w:delText>[66]</w:delText>
            </w:r>
          </w:del>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77" w:author="Martin Novák" w:date="2023-03-17T16:59:00Z">
            <w:r w:rsidR="0016786F" w:rsidRPr="0016786F">
              <w:rPr>
                <w:rFonts w:cstheme="minorHAnsi"/>
                <w:color w:val="000000"/>
                <w:highlight w:val="darkCyan"/>
                <w:shd w:val="clear" w:color="auto" w:fill="FFFFFF"/>
                <w:lang w:val="en-US"/>
              </w:rPr>
              <w:t>[67]</w:t>
            </w:r>
          </w:ins>
          <w:del w:id="178" w:author="Martin Novák" w:date="2023-03-17T16:43:00Z">
            <w:r w:rsidR="00AE538D" w:rsidRPr="0016786F" w:rsidDel="001931CD">
              <w:rPr>
                <w:rFonts w:cstheme="minorHAnsi"/>
                <w:color w:val="000000"/>
                <w:highlight w:val="darkCyan"/>
                <w:shd w:val="clear" w:color="auto" w:fill="FFFFFF"/>
                <w:lang w:val="en-US"/>
              </w:rPr>
              <w:delText>[67]</w:delText>
            </w:r>
          </w:del>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79" w:author="Martin Novák" w:date="2023-03-17T16:59:00Z">
            <w:r w:rsidR="0016786F" w:rsidRPr="0016786F">
              <w:rPr>
                <w:rFonts w:cstheme="minorHAnsi"/>
                <w:color w:val="000000"/>
                <w:highlight w:val="darkCyan"/>
                <w:shd w:val="clear" w:color="auto" w:fill="FFFFFF"/>
                <w:lang w:val="en-US"/>
              </w:rPr>
              <w:t>[68]</w:t>
            </w:r>
          </w:ins>
          <w:del w:id="180" w:author="Martin Novák" w:date="2023-03-17T16:43:00Z">
            <w:r w:rsidR="00AE538D" w:rsidRPr="0016786F" w:rsidDel="001931CD">
              <w:rPr>
                <w:rFonts w:cstheme="minorHAnsi"/>
                <w:color w:val="000000"/>
                <w:highlight w:val="darkCyan"/>
                <w:shd w:val="clear" w:color="auto" w:fill="FFFFFF"/>
                <w:lang w:val="en-US"/>
              </w:rPr>
              <w:delText>[68]</w:delText>
            </w:r>
          </w:del>
        </w:sdtContent>
      </w:sdt>
      <w:r w:rsidRPr="00F7533D">
        <w:rPr>
          <w:rFonts w:cstheme="minorHAnsi"/>
          <w:shd w:val="clear" w:color="auto" w:fill="FFFFFF"/>
        </w:rPr>
        <w:t>).</w:t>
      </w:r>
    </w:p>
    <w:p w14:paraId="03382107" w14:textId="30D1532C" w:rsidR="00117CB0" w:rsidRDefault="00F67031" w:rsidP="00810BE2">
      <w:pPr>
        <w:pStyle w:val="Odstavecseseznamem"/>
        <w:ind w:left="1416" w:firstLine="696"/>
        <w:jc w:val="both"/>
        <w:rPr>
          <w:ins w:id="181" w:author="Martin Novák" w:date="2023-03-17T12:54:00Z"/>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ins w:id="182" w:author="Martin Novák" w:date="2023-03-17T12:53:00Z">
        <w:r w:rsidR="00036F31">
          <w:rPr>
            <w:rFonts w:cstheme="minorHAnsi"/>
            <w:shd w:val="clear" w:color="auto" w:fill="FFFFFF"/>
          </w:rPr>
          <w:t>e současně</w:t>
        </w:r>
      </w:ins>
      <w:del w:id="183" w:author="Martin Novák" w:date="2023-03-17T12:53:00Z">
        <w:r w:rsidRPr="00F7533D" w:rsidDel="00036F31">
          <w:rPr>
            <w:rFonts w:cstheme="minorHAnsi"/>
            <w:shd w:val="clear" w:color="auto" w:fill="FFFFFF"/>
          </w:rPr>
          <w:delText>í</w:delText>
        </w:r>
      </w:del>
      <w:r w:rsidRPr="00F7533D">
        <w:rPr>
          <w:rFonts w:cstheme="minorHAnsi"/>
          <w:shd w:val="clear" w:color="auto" w:fill="FFFFFF"/>
        </w:rPr>
        <w:t xml:space="preserve"> tisíce hráčů</w:t>
      </w:r>
      <w:del w:id="184" w:author="Martin Novák" w:date="2023-03-17T12:53:00Z">
        <w:r w:rsidRPr="00F7533D" w:rsidDel="00036F31">
          <w:rPr>
            <w:rFonts w:cstheme="minorHAnsi"/>
            <w:shd w:val="clear" w:color="auto" w:fill="FFFFFF"/>
          </w:rPr>
          <w:delText xml:space="preserve"> současně</w:delText>
        </w:r>
      </w:del>
      <w:r w:rsidRPr="00F7533D">
        <w:rPr>
          <w:rFonts w:cstheme="minorHAnsi"/>
          <w:shd w:val="clear" w:color="auto" w:fill="FFFFFF"/>
        </w:rPr>
        <w:t>, kteří mohou navzájem komunikovat, pomáhat si, obchodovat, bojovat v</w:t>
      </w:r>
      <w:del w:id="185" w:author="Martin Novák" w:date="2023-03-15T21:05:00Z">
        <w:r w:rsidRPr="00F7533D" w:rsidDel="00D03187">
          <w:rPr>
            <w:rFonts w:cstheme="minorHAnsi"/>
            <w:shd w:val="clear" w:color="auto" w:fill="FFFFFF"/>
          </w:rPr>
          <w:delText> </w:delText>
        </w:r>
      </w:del>
      <w:ins w:id="186" w:author="Martin Novák" w:date="2023-03-15T21:05:00Z">
        <w:r w:rsidR="00D03187">
          <w:rPr>
            <w:rFonts w:cstheme="minorHAnsi"/>
            <w:shd w:val="clear" w:color="auto" w:fill="FFFFFF"/>
          </w:rPr>
          <w:t> </w:t>
        </w:r>
      </w:ins>
      <w:r w:rsidRPr="00F7533D">
        <w:rPr>
          <w:rFonts w:cstheme="minorHAnsi"/>
          <w:shd w:val="clear" w:color="auto" w:fill="FFFFFF"/>
        </w:rPr>
        <w:t>PvP</w:t>
      </w:r>
      <w:ins w:id="187" w:author="Martin Novák" w:date="2023-03-15T21:05:00Z">
        <w:r w:rsidR="00D03187">
          <w:rPr>
            <w:rFonts w:cstheme="minorHAnsi"/>
            <w:shd w:val="clear" w:color="auto" w:fill="FFFFFF"/>
          </w:rPr>
          <w:t xml:space="preserve"> (</w:t>
        </w:r>
        <w:r w:rsidR="00D03187" w:rsidRPr="00D03187">
          <w:rPr>
            <w:rFonts w:cstheme="minorHAnsi"/>
            <w:shd w:val="clear" w:color="auto" w:fill="FFFFFF"/>
            <w:lang w:val="en-US"/>
            <w:rPrChange w:id="188" w:author="Martin Novák" w:date="2023-03-15T21:05:00Z">
              <w:rPr>
                <w:rFonts w:cstheme="minorHAnsi"/>
                <w:shd w:val="clear" w:color="auto" w:fill="FFFFFF"/>
              </w:rPr>
            </w:rPrChange>
          </w:rPr>
          <w:t>Player</w:t>
        </w:r>
        <w:r w:rsidR="00D03187">
          <w:rPr>
            <w:rFonts w:cstheme="minorHAnsi"/>
            <w:shd w:val="clear" w:color="auto" w:fill="FFFFFF"/>
          </w:rPr>
          <w:t xml:space="preserve"> vs </w:t>
        </w:r>
        <w:r w:rsidR="00D03187" w:rsidRPr="00D03187">
          <w:rPr>
            <w:rFonts w:cstheme="minorHAnsi"/>
            <w:shd w:val="clear" w:color="auto" w:fill="FFFFFF"/>
            <w:lang w:val="en-US"/>
            <w:rPrChange w:id="189" w:author="Martin Novák" w:date="2023-03-15T21:05:00Z">
              <w:rPr>
                <w:rFonts w:cstheme="minorHAnsi"/>
                <w:shd w:val="clear" w:color="auto" w:fill="FFFFFF"/>
              </w:rPr>
            </w:rPrChange>
          </w:rPr>
          <w:t>Player</w:t>
        </w:r>
        <w:r w:rsidR="00D03187">
          <w:rPr>
            <w:rFonts w:cstheme="minorHAnsi"/>
            <w:shd w:val="clear" w:color="auto" w:fill="FFFFFF"/>
          </w:rPr>
          <w:t>)</w:t>
        </w:r>
      </w:ins>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90" w:author="Martin Novák" w:date="2023-03-17T16:59:00Z">
            <w:r w:rsidR="0016786F" w:rsidRPr="0016786F">
              <w:rPr>
                <w:rFonts w:cstheme="minorHAnsi"/>
                <w:color w:val="000000"/>
                <w:highlight w:val="darkCyan"/>
                <w:shd w:val="clear" w:color="auto" w:fill="FFFFFF"/>
                <w:lang w:val="en-US"/>
              </w:rPr>
              <w:t>[69]</w:t>
            </w:r>
          </w:ins>
          <w:del w:id="191" w:author="Martin Novák" w:date="2023-03-17T16:43:00Z">
            <w:r w:rsidR="00AE538D" w:rsidRPr="0016786F" w:rsidDel="001931CD">
              <w:rPr>
                <w:rFonts w:cstheme="minorHAnsi"/>
                <w:color w:val="000000"/>
                <w:highlight w:val="darkCyan"/>
                <w:shd w:val="clear" w:color="auto" w:fill="FFFFFF"/>
                <w:lang w:val="en-US"/>
              </w:rPr>
              <w:delText>[69]</w:delText>
            </w:r>
          </w:del>
        </w:sdtContent>
      </w:sdt>
      <w:r w:rsidRPr="00F7533D">
        <w:rPr>
          <w:rFonts w:cstheme="minorHAnsi"/>
          <w:shd w:val="clear" w:color="auto" w:fill="FFFFFF"/>
        </w:rPr>
        <w:t>).</w:t>
      </w:r>
    </w:p>
    <w:p w14:paraId="2D212D08" w14:textId="644C5D28"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92" w:author="Martin Novák" w:date="2023-03-17T16:59:00Z">
            <w:r w:rsidR="0016786F" w:rsidRPr="0016786F">
              <w:rPr>
                <w:rFonts w:cstheme="minorHAnsi"/>
                <w:color w:val="000000"/>
                <w:highlight w:val="darkCyan"/>
                <w:shd w:val="clear" w:color="auto" w:fill="FFFFFF"/>
              </w:rPr>
              <w:t>[70]</w:t>
            </w:r>
          </w:ins>
          <w:del w:id="193" w:author="Martin Novák" w:date="2023-03-17T16:43:00Z">
            <w:r w:rsidR="00AE538D" w:rsidRPr="0016786F" w:rsidDel="001931CD">
              <w:rPr>
                <w:rFonts w:cstheme="minorHAnsi"/>
                <w:color w:val="000000"/>
                <w:highlight w:val="darkCyan"/>
                <w:shd w:val="clear" w:color="auto" w:fill="FFFFFF"/>
              </w:rPr>
              <w:delText>[70]</w:delText>
            </w:r>
          </w:del>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94" w:author="Martin Novák" w:date="2023-03-17T16:59:00Z">
            <w:r w:rsidR="0016786F" w:rsidRPr="0016786F">
              <w:rPr>
                <w:color w:val="000000"/>
              </w:rPr>
              <w:t>[53, 71–74]</w:t>
            </w:r>
          </w:ins>
          <w:del w:id="195" w:author="Martin Novák" w:date="2023-03-17T16:43:00Z">
            <w:r w:rsidR="00AE538D" w:rsidRPr="0016786F" w:rsidDel="001931CD">
              <w:rPr>
                <w:color w:val="000000"/>
              </w:rPr>
              <w:delText>[53, 71–74]</w:delText>
            </w:r>
          </w:del>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96" w:author="Martin Novák" w:date="2023-03-17T16:59:00Z">
            <w:r w:rsidR="0016786F" w:rsidRPr="0016786F">
              <w:rPr>
                <w:color w:val="000000"/>
              </w:rPr>
              <w:t>[75]</w:t>
            </w:r>
          </w:ins>
          <w:del w:id="197" w:author="Martin Novák" w:date="2023-03-17T16:43:00Z">
            <w:r w:rsidR="00AE538D" w:rsidRPr="0016786F" w:rsidDel="001931CD">
              <w:rPr>
                <w:color w:val="000000"/>
              </w:rPr>
              <w:delText>[75]</w:delText>
            </w:r>
          </w:del>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98" w:author="Martin Novák" w:date="2023-03-17T16:59:00Z">
            <w:r w:rsidR="0016786F" w:rsidRPr="0016786F">
              <w:rPr>
                <w:rFonts w:cstheme="minorHAnsi"/>
                <w:color w:val="000000"/>
                <w:highlight w:val="darkCyan"/>
                <w:shd w:val="clear" w:color="auto" w:fill="FFFFFF"/>
                <w:lang w:val="en-US"/>
              </w:rPr>
              <w:t>[76]</w:t>
            </w:r>
          </w:ins>
          <w:del w:id="199" w:author="Martin Novák" w:date="2023-03-17T16:43:00Z">
            <w:r w:rsidR="00AE538D" w:rsidRPr="0016786F" w:rsidDel="001931CD">
              <w:rPr>
                <w:rFonts w:cstheme="minorHAnsi"/>
                <w:color w:val="000000"/>
                <w:highlight w:val="darkCyan"/>
                <w:shd w:val="clear" w:color="auto" w:fill="FFFFFF"/>
                <w:lang w:val="en-US"/>
              </w:rPr>
              <w:delText>[76]</w:delText>
            </w:r>
          </w:del>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00" w:name="_Toc129100419"/>
      <w:bookmarkStart w:id="201" w:name="_Hlk76031907"/>
      <w:r w:rsidRPr="00F7533D">
        <w:rPr>
          <w:rStyle w:val="Nadpis2Char"/>
          <w:rFonts w:asciiTheme="minorHAnsi" w:hAnsiTheme="minorHAnsi" w:cstheme="minorHAnsi"/>
        </w:rPr>
        <w:t>4.2 akční</w:t>
      </w:r>
      <w:bookmarkEnd w:id="200"/>
      <w:r w:rsidRPr="00F7533D">
        <w:rPr>
          <w:rFonts w:cstheme="minorHAnsi"/>
          <w:color w:val="000000"/>
          <w:sz w:val="20"/>
          <w:szCs w:val="20"/>
          <w:shd w:val="clear" w:color="auto" w:fill="FFFFFF"/>
        </w:rPr>
        <w:t xml:space="preserve"> </w:t>
      </w:r>
    </w:p>
    <w:bookmarkEnd w:id="201"/>
    <w:p w14:paraId="32EE847A" w14:textId="1976C4A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202" w:author="Martin Novák" w:date="2023-03-17T16:59:00Z">
            <w:r w:rsidR="0016786F" w:rsidRPr="0016786F">
              <w:rPr>
                <w:color w:val="000000"/>
              </w:rPr>
              <w:t>[77]</w:t>
            </w:r>
          </w:ins>
          <w:del w:id="203" w:author="Martin Novák" w:date="2023-03-17T16:43:00Z">
            <w:r w:rsidR="00AE538D" w:rsidRPr="0016786F" w:rsidDel="001931CD">
              <w:rPr>
                <w:color w:val="000000"/>
              </w:rPr>
              <w:delText>[77]</w:delText>
            </w:r>
          </w:del>
        </w:sdtContent>
      </w:sdt>
      <w:r w:rsidRPr="00F7533D">
        <w:rPr>
          <w:rFonts w:cstheme="minorHAnsi"/>
          <w:color w:val="000000"/>
          <w:shd w:val="clear" w:color="auto" w:fill="FFFFFF"/>
        </w:rPr>
        <w:t xml:space="preserve"> V bojových hrách si </w:t>
      </w:r>
      <w:del w:id="204" w:author="Martin Novák" w:date="2023-03-15T14:29:00Z">
        <w:r w:rsidRPr="00F7533D" w:rsidDel="00340F7B">
          <w:rPr>
            <w:rFonts w:cstheme="minorHAnsi"/>
            <w:color w:val="000000"/>
            <w:shd w:val="clear" w:color="auto" w:fill="FFFFFF"/>
          </w:rPr>
          <w:delText>zvolíte</w:delText>
        </w:r>
      </w:del>
      <w:ins w:id="205" w:author="Martin Novák" w:date="2023-03-15T14:29:00Z">
        <w:r w:rsidR="00340F7B">
          <w:rPr>
            <w:rFonts w:cstheme="minorHAnsi"/>
            <w:color w:val="000000"/>
            <w:shd w:val="clear" w:color="auto" w:fill="FFFFFF"/>
          </w:rPr>
          <w:t xml:space="preserve">hráč typicky </w:t>
        </w:r>
      </w:ins>
      <w:ins w:id="206" w:author="Martin Novák" w:date="2023-03-15T14:30:00Z">
        <w:r w:rsidR="00340F7B">
          <w:rPr>
            <w:rFonts w:cstheme="minorHAnsi"/>
            <w:color w:val="000000"/>
            <w:shd w:val="clear" w:color="auto" w:fill="FFFFFF"/>
          </w:rPr>
          <w:t>volí</w:t>
        </w:r>
      </w:ins>
      <w:r w:rsidRPr="00F7533D">
        <w:rPr>
          <w:rFonts w:cstheme="minorHAnsi"/>
          <w:color w:val="000000"/>
          <w:shd w:val="clear" w:color="auto" w:fill="FFFFFF"/>
        </w:rPr>
        <w:t xml:space="preserve"> postavu ze seznamu a následně s ní bojujete</w:t>
      </w:r>
      <w:del w:id="207" w:author="Martin Novák" w:date="2023-03-15T14:30:00Z">
        <w:r w:rsidRPr="00F7533D" w:rsidDel="004D09F6">
          <w:rPr>
            <w:rFonts w:cstheme="minorHAnsi"/>
            <w:color w:val="000000"/>
            <w:shd w:val="clear" w:color="auto" w:fill="FFFFFF"/>
          </w:rPr>
          <w:delText xml:space="preserve"> v ringu</w:delText>
        </w:r>
      </w:del>
      <w:r w:rsidRPr="00F7533D">
        <w:rPr>
          <w:rFonts w:cstheme="minorHAnsi"/>
          <w:color w:val="000000"/>
          <w:shd w:val="clear" w:color="auto" w:fill="FFFFFF"/>
        </w:rPr>
        <w:t xml:space="preserv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08" w:author="Martin Novák" w:date="2023-03-17T16:59:00Z">
            <w:r w:rsidR="0016786F" w:rsidRPr="0016786F">
              <w:rPr>
                <w:rFonts w:cstheme="minorHAnsi"/>
                <w:color w:val="000000"/>
                <w:highlight w:val="darkCyan"/>
                <w:shd w:val="clear" w:color="auto" w:fill="FFFFFF"/>
                <w:lang w:val="en-US"/>
              </w:rPr>
              <w:t>[78]</w:t>
            </w:r>
          </w:ins>
          <w:del w:id="209" w:author="Martin Novák" w:date="2023-03-17T16:43:00Z">
            <w:r w:rsidR="00AE538D" w:rsidRPr="0016786F" w:rsidDel="001931CD">
              <w:rPr>
                <w:rFonts w:cstheme="minorHAnsi"/>
                <w:color w:val="000000"/>
                <w:highlight w:val="darkCyan"/>
                <w:shd w:val="clear" w:color="auto" w:fill="FFFFFF"/>
                <w:lang w:val="en-US"/>
              </w:rPr>
              <w:delText>[78]</w:delText>
            </w:r>
          </w:del>
        </w:sdtContent>
      </w:sdt>
      <w:r w:rsidRPr="00F7533D">
        <w:rPr>
          <w:rFonts w:cstheme="minorHAnsi"/>
          <w:color w:val="000000"/>
          <w:shd w:val="clear" w:color="auto" w:fill="FFFFFF"/>
        </w:rPr>
        <w:t>). Ačkoliv se střílečky řadí mezi akční</w:t>
      </w:r>
      <w:ins w:id="210" w:author="Martin Novák" w:date="2023-03-15T14:31:00Z">
        <w:r w:rsidR="00053E2D">
          <w:rPr>
            <w:rFonts w:cstheme="minorHAnsi"/>
            <w:color w:val="000000"/>
            <w:shd w:val="clear" w:color="auto" w:fill="FFFFFF"/>
          </w:rPr>
          <w:t xml:space="preserve"> hry</w:t>
        </w:r>
      </w:ins>
      <w:r w:rsidRPr="00F7533D">
        <w:rPr>
          <w:rFonts w:cstheme="minorHAnsi"/>
          <w:color w:val="000000"/>
          <w:shd w:val="clear" w:color="auto" w:fill="FFFFFF"/>
        </w:rPr>
        <w:t>, většinou jsou</w:t>
      </w:r>
      <w:ins w:id="211" w:author="Martin Novák" w:date="2023-03-17T13:27:00Z">
        <w:r w:rsidR="00B204A9">
          <w:rPr>
            <w:rFonts w:cstheme="minorHAnsi"/>
            <w:color w:val="000000"/>
            <w:shd w:val="clear" w:color="auto" w:fill="FFFFFF"/>
          </w:rPr>
          <w:t xml:space="preserve"> brány</w:t>
        </w:r>
      </w:ins>
      <w:r w:rsidRPr="00F7533D">
        <w:rPr>
          <w:rFonts w:cstheme="minorHAnsi"/>
          <w:color w:val="000000"/>
          <w:shd w:val="clear" w:color="auto" w:fill="FFFFFF"/>
        </w:rPr>
        <w:t xml:space="preserve"> jako samostatný žánr.</w:t>
      </w:r>
      <w:del w:id="212" w:author="Martin Novák" w:date="2023-03-15T14:26:00Z">
        <w:r w:rsidRPr="00F7533D" w:rsidDel="00376A28">
          <w:rPr>
            <w:rFonts w:cstheme="minorHAnsi"/>
            <w:color w:val="000000"/>
            <w:shd w:val="clear" w:color="auto" w:fill="FFFFFF"/>
          </w:rPr>
          <w:delText xml:space="preserve"> Jak je z názvu zřejmé v těchto hrách jde o střílení.</w:delText>
        </w:r>
      </w:del>
      <w:r w:rsidRPr="00F7533D">
        <w:rPr>
          <w:rFonts w:cstheme="minorHAnsi"/>
          <w:color w:val="000000"/>
          <w:shd w:val="clear" w:color="auto" w:fill="FFFFFF"/>
        </w:rPr>
        <w:t xml:space="preserve">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213" w:author="Martin Novák" w:date="2023-03-17T16:59:00Z">
            <w:r w:rsidR="0016786F" w:rsidRPr="0016786F">
              <w:rPr>
                <w:rFonts w:cstheme="minorHAnsi"/>
                <w:color w:val="000000"/>
                <w:highlight w:val="darkCyan"/>
                <w:shd w:val="clear" w:color="auto" w:fill="FFFFFF"/>
                <w:lang w:val="en-US"/>
              </w:rPr>
              <w:t>[79]</w:t>
            </w:r>
          </w:ins>
          <w:del w:id="214" w:author="Martin Novák" w:date="2023-03-17T16:43:00Z">
            <w:r w:rsidR="00AE538D" w:rsidRPr="0016786F" w:rsidDel="001931CD">
              <w:rPr>
                <w:rFonts w:cstheme="minorHAnsi"/>
                <w:color w:val="000000"/>
                <w:highlight w:val="darkCyan"/>
                <w:shd w:val="clear" w:color="auto" w:fill="FFFFFF"/>
                <w:lang w:val="en-US"/>
              </w:rPr>
              <w:delText>[79]</w:delText>
            </w:r>
          </w:del>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215" w:author="Martin Novák" w:date="2023-03-17T16:59:00Z">
            <w:r w:rsidR="0016786F" w:rsidRPr="0016786F">
              <w:rPr>
                <w:rFonts w:cstheme="minorHAnsi"/>
                <w:color w:val="000000"/>
                <w:highlight w:val="darkCyan"/>
                <w:shd w:val="clear" w:color="auto" w:fill="FFFFFF"/>
              </w:rPr>
              <w:t>[80]</w:t>
            </w:r>
          </w:ins>
          <w:del w:id="216" w:author="Martin Novák" w:date="2023-03-17T16:43:00Z">
            <w:r w:rsidR="00AE538D" w:rsidRPr="0016786F" w:rsidDel="001931CD">
              <w:rPr>
                <w:rFonts w:cstheme="minorHAnsi"/>
                <w:color w:val="000000"/>
                <w:highlight w:val="darkCyan"/>
                <w:shd w:val="clear" w:color="auto" w:fill="FFFFFF"/>
              </w:rPr>
              <w:delText>[80]</w:delText>
            </w:r>
          </w:del>
        </w:sdtContent>
      </w:sdt>
      <w:r w:rsidRPr="00F7533D">
        <w:rPr>
          <w:rFonts w:cstheme="minorHAnsi"/>
          <w:color w:val="000000"/>
          <w:shd w:val="clear" w:color="auto" w:fill="FFFFFF"/>
        </w:rPr>
        <w:t xml:space="preserve">). Pod pojmem plošinovka si většina </w:t>
      </w:r>
      <w:ins w:id="217" w:author="Martin Novák" w:date="2023-03-15T21:09:00Z">
        <w:r w:rsidR="007E2526">
          <w:rPr>
            <w:rFonts w:cstheme="minorHAnsi"/>
            <w:color w:val="000000"/>
            <w:shd w:val="clear" w:color="auto" w:fill="FFFFFF"/>
          </w:rPr>
          <w:t>lidí</w:t>
        </w:r>
      </w:ins>
      <w:ins w:id="218" w:author="Martin Novák" w:date="2023-03-15T14:28:00Z">
        <w:r w:rsidR="00A17CAE">
          <w:rPr>
            <w:rFonts w:cstheme="minorHAnsi"/>
            <w:color w:val="000000"/>
            <w:shd w:val="clear" w:color="auto" w:fill="FFFFFF"/>
          </w:rPr>
          <w:t xml:space="preserve"> </w:t>
        </w:r>
      </w:ins>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219" w:author="Martin Novák" w:date="2023-03-17T16:59:00Z">
            <w:r w:rsidR="0016786F" w:rsidRPr="0016786F">
              <w:rPr>
                <w:rFonts w:cstheme="minorHAnsi"/>
                <w:color w:val="000000"/>
                <w:highlight w:val="darkCyan"/>
                <w:shd w:val="clear" w:color="auto" w:fill="FFFFFF"/>
              </w:rPr>
              <w:t>[81]</w:t>
            </w:r>
          </w:ins>
          <w:del w:id="220" w:author="Martin Novák" w:date="2023-03-17T16:43:00Z">
            <w:r w:rsidR="00AE538D" w:rsidRPr="0016786F" w:rsidDel="001931CD">
              <w:rPr>
                <w:rFonts w:cstheme="minorHAnsi"/>
                <w:color w:val="000000"/>
                <w:highlight w:val="darkCyan"/>
                <w:shd w:val="clear" w:color="auto" w:fill="FFFFFF"/>
              </w:rPr>
              <w:delText>[81]</w:delText>
            </w:r>
          </w:del>
        </w:sdtContent>
      </w:sdt>
      <w:r w:rsidRPr="00F7533D">
        <w:rPr>
          <w:rFonts w:cstheme="minorHAnsi"/>
          <w:color w:val="000000"/>
          <w:shd w:val="clear" w:color="auto" w:fill="FFFFFF"/>
        </w:rPr>
        <w:t xml:space="preserve">, kde se hráč </w:t>
      </w:r>
      <w:del w:id="221" w:author="Martin Novák" w:date="2023-03-15T14:28:00Z">
        <w:r w:rsidRPr="00F7533D" w:rsidDel="00A17CAE">
          <w:rPr>
            <w:rFonts w:cstheme="minorHAnsi"/>
            <w:color w:val="000000"/>
            <w:shd w:val="clear" w:color="auto" w:fill="FFFFFF"/>
          </w:rPr>
          <w:delText xml:space="preserve">přeskakováním </w:delText>
        </w:r>
      </w:del>
      <w:ins w:id="222" w:author="Martin Novák" w:date="2023-03-15T14:28:00Z">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ins>
      <w:r w:rsidRPr="00F7533D">
        <w:rPr>
          <w:rFonts w:cstheme="minorHAnsi"/>
          <w:color w:val="000000"/>
          <w:shd w:val="clear" w:color="auto" w:fill="FFFFFF"/>
        </w:rPr>
        <w:t xml:space="preserve">po platformách </w:t>
      </w:r>
      <w:ins w:id="223" w:author="Martin Novák" w:date="2023-03-15T14:28:00Z">
        <w:r w:rsidR="004308CD">
          <w:rPr>
            <w:rFonts w:cstheme="minorHAnsi"/>
            <w:color w:val="000000"/>
            <w:shd w:val="clear" w:color="auto" w:fill="FFFFFF"/>
          </w:rPr>
          <w:t xml:space="preserve">a </w:t>
        </w:r>
      </w:ins>
      <w:r w:rsidRPr="00F7533D">
        <w:rPr>
          <w:rFonts w:cstheme="minorHAnsi"/>
          <w:color w:val="000000"/>
          <w:shd w:val="clear" w:color="auto" w:fill="FFFFFF"/>
        </w:rPr>
        <w:t>musí</w:t>
      </w:r>
      <w:ins w:id="224" w:author="Martin Novák" w:date="2023-03-15T14:28:00Z">
        <w:r w:rsidR="004308CD">
          <w:rPr>
            <w:rFonts w:cstheme="minorHAnsi"/>
            <w:color w:val="000000"/>
            <w:shd w:val="clear" w:color="auto" w:fill="FFFFFF"/>
          </w:rPr>
          <w:t xml:space="preserve"> se</w:t>
        </w:r>
      </w:ins>
      <w:r w:rsidRPr="00F7533D">
        <w:rPr>
          <w:rFonts w:cstheme="minorHAnsi"/>
          <w:color w:val="000000"/>
          <w:shd w:val="clear" w:color="auto" w:fill="FFFFFF"/>
        </w:rPr>
        <w:t xml:space="preserve"> dostat na konec úrovně</w:t>
      </w:r>
      <w:ins w:id="225" w:author="Martin Novák" w:date="2023-03-15T14:28:00Z">
        <w:r w:rsidR="004308CD">
          <w:rPr>
            <w:rFonts w:cstheme="minorHAnsi"/>
            <w:color w:val="000000"/>
            <w:shd w:val="clear" w:color="auto" w:fill="FFFFFF"/>
          </w:rPr>
          <w:t>.</w:t>
        </w:r>
      </w:ins>
      <w:del w:id="226" w:author="Martin Novák" w:date="2023-03-15T14:28:00Z">
        <w:r w:rsidRPr="00F7533D" w:rsidDel="004308CD">
          <w:rPr>
            <w:rFonts w:cstheme="minorHAnsi"/>
            <w:color w:val="000000"/>
            <w:shd w:val="clear" w:color="auto" w:fill="FFFFFF"/>
          </w:rPr>
          <w:delText>,</w:delText>
        </w:r>
        <w:r w:rsidRPr="00F7533D" w:rsidDel="00256D67">
          <w:rPr>
            <w:rFonts w:cstheme="minorHAnsi"/>
            <w:color w:val="000000"/>
            <w:shd w:val="clear" w:color="auto" w:fill="FFFFFF"/>
          </w:rPr>
          <w:delText xml:space="preserve"> </w:delText>
        </w:r>
        <w:r w:rsidRPr="005B25CD" w:rsidDel="004308CD">
          <w:rPr>
            <w:rFonts w:cstheme="minorHAnsi"/>
            <w:shd w:val="clear" w:color="auto" w:fill="FFFFFF"/>
          </w:rPr>
          <w:delText>a</w:delText>
        </w:r>
        <w:r w:rsidRPr="005B25CD" w:rsidDel="00256D67">
          <w:rPr>
            <w:rFonts w:cstheme="minorHAnsi"/>
            <w:shd w:val="clear" w:color="auto" w:fill="FFFFFF"/>
          </w:rPr>
          <w:delText>le p</w:delText>
        </w:r>
      </w:del>
      <w:ins w:id="227" w:author="Martin Novák" w:date="2023-03-15T14:28:00Z">
        <w:r w:rsidR="00256D67">
          <w:rPr>
            <w:rFonts w:cstheme="minorHAnsi"/>
            <w:shd w:val="clear" w:color="auto" w:fill="FFFFFF"/>
          </w:rPr>
          <w:t xml:space="preserve"> P</w:t>
        </w:r>
      </w:ins>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228" w:author="Martin Novák" w:date="2023-03-17T16:59:00Z">
            <w:r w:rsidR="0016786F" w:rsidRPr="0016786F">
              <w:rPr>
                <w:rFonts w:cstheme="minorHAnsi"/>
                <w:color w:val="000000"/>
                <w:highlight w:val="darkCyan"/>
                <w:shd w:val="clear" w:color="auto" w:fill="FFFFFF"/>
              </w:rPr>
              <w:t>[82]</w:t>
            </w:r>
          </w:ins>
          <w:del w:id="229" w:author="Martin Novák" w:date="2023-03-17T16:43:00Z">
            <w:r w:rsidR="00AE538D" w:rsidRPr="0016786F" w:rsidDel="001931CD">
              <w:rPr>
                <w:rFonts w:cstheme="minorHAnsi"/>
                <w:color w:val="000000"/>
                <w:highlight w:val="darkCyan"/>
                <w:shd w:val="clear" w:color="auto" w:fill="FFFFFF"/>
              </w:rPr>
              <w:delText>[82]</w:delText>
            </w:r>
          </w:del>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230" w:author="Martin Novák" w:date="2023-03-17T16:59:00Z">
            <w:r w:rsidR="0016786F" w:rsidRPr="0016786F">
              <w:rPr>
                <w:rFonts w:cstheme="minorHAnsi"/>
                <w:color w:val="000000"/>
                <w:highlight w:val="darkCyan"/>
                <w:shd w:val="clear" w:color="auto" w:fill="FFFFFF"/>
                <w:lang w:val="en-US"/>
              </w:rPr>
              <w:t>[83]</w:t>
            </w:r>
          </w:ins>
          <w:del w:id="231" w:author="Martin Novák" w:date="2023-03-17T16:43:00Z">
            <w:r w:rsidR="00AE538D" w:rsidRPr="0016786F" w:rsidDel="001931CD">
              <w:rPr>
                <w:rFonts w:cstheme="minorHAnsi"/>
                <w:color w:val="000000"/>
                <w:highlight w:val="darkCyan"/>
                <w:shd w:val="clear" w:color="auto" w:fill="FFFFFF"/>
                <w:lang w:val="en-US"/>
              </w:rPr>
              <w:delText>[83]</w:delText>
            </w:r>
          </w:del>
        </w:sdtContent>
      </w:sdt>
      <w:r w:rsidRPr="005B25CD">
        <w:rPr>
          <w:rFonts w:cstheme="minorHAnsi"/>
          <w:shd w:val="clear" w:color="auto" w:fill="FFFFFF"/>
        </w:rPr>
        <w:t>, které obsahují i souboj</w:t>
      </w:r>
      <w:del w:id="232" w:author="Martin Novák" w:date="2023-03-17T13:26:00Z">
        <w:r w:rsidRPr="005B25CD" w:rsidDel="005D623F">
          <w:rPr>
            <w:rFonts w:cstheme="minorHAnsi"/>
            <w:shd w:val="clear" w:color="auto" w:fill="FFFFFF"/>
          </w:rPr>
          <w:delText>e</w:delText>
        </w:r>
      </w:del>
      <w:ins w:id="233" w:author="Martin Novák" w:date="2023-03-17T13:26:00Z">
        <w:r w:rsidR="005D623F">
          <w:rPr>
            <w:rFonts w:cstheme="minorHAnsi"/>
            <w:shd w:val="clear" w:color="auto" w:fill="FFFFFF"/>
          </w:rPr>
          <w:t>ový systém</w:t>
        </w:r>
      </w:ins>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34" w:author="Martin Novák" w:date="2023-03-17T16:59:00Z">
            <w:r w:rsidR="0016786F" w:rsidRPr="0016786F">
              <w:rPr>
                <w:color w:val="000000"/>
              </w:rPr>
              <w:t>[84, 85]</w:t>
            </w:r>
          </w:ins>
          <w:del w:id="235" w:author="Martin Novák" w:date="2023-03-17T16:43:00Z">
            <w:r w:rsidR="00AE538D" w:rsidRPr="0016786F" w:rsidDel="001931CD">
              <w:rPr>
                <w:color w:val="000000"/>
              </w:rPr>
              <w:delText>[84, 85]</w:delText>
            </w:r>
          </w:del>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36" w:name="_Toc129100420"/>
      <w:bookmarkStart w:id="237" w:name="_Hlk76031922"/>
      <w:r w:rsidRPr="00621687">
        <w:rPr>
          <w:rFonts w:asciiTheme="minorHAnsi" w:hAnsiTheme="minorHAnsi" w:cstheme="minorHAnsi"/>
        </w:rPr>
        <w:t>4.3 strategie</w:t>
      </w:r>
      <w:bookmarkEnd w:id="236"/>
    </w:p>
    <w:bookmarkEnd w:id="237"/>
    <w:p w14:paraId="5C393321" w14:textId="00F9C733"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38" w:author="Martin Novák" w:date="2023-03-17T16:59:00Z">
            <w:r w:rsidR="0016786F" w:rsidRPr="0016786F">
              <w:rPr>
                <w:rFonts w:cstheme="minorHAnsi"/>
                <w:color w:val="000000"/>
                <w:highlight w:val="darkCyan"/>
              </w:rPr>
              <w:t>[86]</w:t>
            </w:r>
          </w:ins>
          <w:del w:id="239" w:author="Martin Novák" w:date="2023-03-17T16:43:00Z">
            <w:r w:rsidR="00AE538D" w:rsidRPr="0016786F" w:rsidDel="001931CD">
              <w:rPr>
                <w:rFonts w:cstheme="minorHAnsi"/>
                <w:color w:val="000000"/>
                <w:highlight w:val="darkCyan"/>
              </w:rPr>
              <w:delText>[86]</w:delText>
            </w:r>
          </w:del>
        </w:sdtContent>
      </w:sdt>
      <w:r w:rsidRPr="00F7533D">
        <w:rPr>
          <w:rFonts w:cstheme="minorHAnsi"/>
        </w:rPr>
        <w:t>). Existují dva způsoby členění. První je podle toho, zda je hra na kola (tahová</w:t>
      </w:r>
      <w:del w:id="240" w:author="Martin Novák" w:date="2023-03-17T13:29:00Z">
        <w:r w:rsidRPr="00FD4AB2" w:rsidDel="00C65889">
          <w:rPr>
            <w:rFonts w:cstheme="minorHAnsi"/>
          </w:rPr>
          <w:delText>/</w:delText>
        </w:r>
      </w:del>
      <w:ins w:id="241" w:author="Martin Novák" w:date="2023-03-17T13:29:00Z">
        <w:r w:rsidR="00C65889">
          <w:rPr>
            <w:rFonts w:cstheme="minorHAnsi"/>
          </w:rPr>
          <w:t xml:space="preserve"> neboli </w:t>
        </w:r>
      </w:ins>
      <w:r w:rsidRPr="00F7533D">
        <w:rPr>
          <w:rFonts w:cstheme="minorHAnsi"/>
          <w:lang w:val="en-US"/>
        </w:rPr>
        <w:t>turn-based</w:t>
      </w:r>
      <w:r w:rsidRPr="00F7533D">
        <w:rPr>
          <w:rFonts w:cstheme="minorHAnsi"/>
        </w:rPr>
        <w:t>) a hráči se střídají</w:t>
      </w:r>
      <w:ins w:id="242" w:author="Martin Novák" w:date="2023-03-17T16:51:00Z">
        <w:r w:rsidR="0032084A">
          <w:rPr>
            <w:rFonts w:cstheme="minorHAnsi"/>
          </w:rPr>
          <w:t xml:space="preserve"> (např. </w:t>
        </w:r>
        <w:r w:rsidR="0032084A" w:rsidRPr="0032084A">
          <w:rPr>
            <w:rFonts w:cstheme="minorHAnsi"/>
            <w:lang w:val="en-US"/>
            <w:rPrChange w:id="243" w:author="Martin Novák" w:date="2023-03-17T16:52:00Z">
              <w:rPr>
                <w:rFonts w:cstheme="minorHAnsi"/>
              </w:rPr>
            </w:rPrChange>
          </w:rPr>
          <w:t>Civilization</w:t>
        </w:r>
        <w:r w:rsidR="0032084A">
          <w:rPr>
            <w:rFonts w:cstheme="minorHAnsi"/>
          </w:rPr>
          <w:t xml:space="preserve"> V</w:t>
        </w:r>
      </w:ins>
      <w:customXmlInsRangeStart w:id="244" w:author="Martin Novák" w:date="2023-03-17T16:52:00Z"/>
      <w:sdt>
        <w:sdtPr>
          <w:rPr>
            <w:rFonts w:cstheme="minorHAnsi"/>
            <w:color w:val="000000"/>
            <w:rPrChange w:id="245" w:author="Martin Novák" w:date="2023-03-17T16:59:00Z">
              <w:rPr>
                <w:rFonts w:cstheme="minorHAnsi"/>
              </w:rPr>
            </w:rPrChange>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customXmlInsRangeEnd w:id="244"/>
          <w:ins w:id="246" w:author="Martin Novák" w:date="2023-03-17T16:59:00Z">
            <w:r w:rsidR="0016786F" w:rsidRPr="0016786F">
              <w:rPr>
                <w:rFonts w:cstheme="minorHAnsi"/>
                <w:color w:val="000000"/>
              </w:rPr>
              <w:t>[87]</w:t>
            </w:r>
          </w:ins>
          <w:customXmlInsRangeStart w:id="247" w:author="Martin Novák" w:date="2023-03-17T16:52:00Z"/>
        </w:sdtContent>
      </w:sdt>
      <w:customXmlInsRangeEnd w:id="247"/>
      <w:ins w:id="248" w:author="Martin Novák" w:date="2023-03-17T16:51:00Z">
        <w:r w:rsidR="0032084A">
          <w:rPr>
            <w:rFonts w:cstheme="minorHAnsi"/>
          </w:rPr>
          <w:t>)</w:t>
        </w:r>
      </w:ins>
      <w:r w:rsidRPr="00F7533D">
        <w:rPr>
          <w:rFonts w:cstheme="minorHAnsi"/>
        </w:rPr>
        <w:t>, nebo vše probíhá v reálném čase (RTS)</w:t>
      </w:r>
      <w:ins w:id="249" w:author="Martin Novák" w:date="2023-03-17T16:41:00Z">
        <w:r w:rsidR="001931CD">
          <w:rPr>
            <w:rFonts w:cstheme="minorHAnsi"/>
          </w:rPr>
          <w:t xml:space="preserve"> jako například </w:t>
        </w:r>
        <w:r w:rsidR="001931CD" w:rsidRPr="001931CD">
          <w:rPr>
            <w:rFonts w:cstheme="minorHAnsi"/>
            <w:lang w:val="en-US"/>
            <w:rPrChange w:id="250" w:author="Martin Novák" w:date="2023-03-17T16:42:00Z">
              <w:rPr>
                <w:rFonts w:cstheme="minorHAnsi"/>
              </w:rPr>
            </w:rPrChange>
          </w:rPr>
          <w:t>Ag</w:t>
        </w:r>
      </w:ins>
      <w:ins w:id="251" w:author="Martin Novák" w:date="2023-03-17T16:42:00Z">
        <w:r w:rsidR="001931CD" w:rsidRPr="001931CD">
          <w:rPr>
            <w:rFonts w:cstheme="minorHAnsi"/>
            <w:lang w:val="en-US"/>
            <w:rPrChange w:id="252" w:author="Martin Novák" w:date="2023-03-17T16:42:00Z">
              <w:rPr>
                <w:rFonts w:cstheme="minorHAnsi"/>
              </w:rPr>
            </w:rPrChange>
          </w:rPr>
          <w:t>e of Empires</w:t>
        </w:r>
      </w:ins>
      <w:customXmlInsRangeStart w:id="253" w:author="Martin Novák" w:date="2023-03-17T16:43:00Z"/>
      <w:sdt>
        <w:sdtPr>
          <w:rPr>
            <w:rFonts w:cstheme="minorHAnsi"/>
            <w:color w:val="000000"/>
            <w:lang w:val="en-US"/>
            <w:rPrChange w:id="254" w:author="Martin Novák" w:date="2023-03-17T16:59:00Z">
              <w:rPr>
                <w:rFonts w:cstheme="minorHAnsi"/>
                <w:lang w:val="en-US"/>
              </w:rPr>
            </w:rPrChange>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customXmlInsRangeEnd w:id="253"/>
          <w:ins w:id="255" w:author="Martin Novák" w:date="2023-03-17T16:59:00Z">
            <w:r w:rsidR="0016786F" w:rsidRPr="0016786F">
              <w:rPr>
                <w:rFonts w:cstheme="minorHAnsi"/>
                <w:color w:val="000000"/>
                <w:lang w:val="en-US"/>
              </w:rPr>
              <w:t>[88]</w:t>
            </w:r>
          </w:ins>
          <w:customXmlInsRangeStart w:id="256" w:author="Martin Novák" w:date="2023-03-17T16:43:00Z"/>
        </w:sdtContent>
      </w:sdt>
      <w:customXmlInsRangeEnd w:id="256"/>
      <w:r w:rsidRPr="00F7533D">
        <w:rPr>
          <w:rFonts w:cstheme="minorHAnsi"/>
        </w:rPr>
        <w:t>. Druhé je podle zaměření</w:t>
      </w:r>
      <w:r w:rsidRPr="00FD4AB2">
        <w:rPr>
          <w:rFonts w:cstheme="minorHAnsi"/>
        </w:rPr>
        <w:t>,</w:t>
      </w:r>
      <w:r w:rsidRPr="00F7533D">
        <w:rPr>
          <w:rFonts w:cstheme="minorHAnsi"/>
        </w:rPr>
        <w:t xml:space="preserve"> jako jsou </w:t>
      </w:r>
      <w:ins w:id="257" w:author="Martin Novák" w:date="2023-03-17T15:48:00Z">
        <w:r w:rsidR="00646A56">
          <w:rPr>
            <w:rFonts w:cstheme="minorHAnsi"/>
          </w:rPr>
          <w:t xml:space="preserve">například </w:t>
        </w:r>
      </w:ins>
      <w:r w:rsidRPr="00F7533D">
        <w:rPr>
          <w:rFonts w:cstheme="minorHAnsi"/>
        </w:rPr>
        <w:t>válečn</w:t>
      </w:r>
      <w:ins w:id="258" w:author="Martin Novák" w:date="2023-03-15T14:32:00Z">
        <w:r w:rsidR="007537FC">
          <w:rPr>
            <w:rFonts w:cstheme="minorHAnsi"/>
          </w:rPr>
          <w:t>é</w:t>
        </w:r>
      </w:ins>
      <w:del w:id="259" w:author="Martin Novák" w:date="2023-03-15T14:32:00Z">
        <w:r w:rsidRPr="00F7533D" w:rsidDel="007537FC">
          <w:rPr>
            <w:rFonts w:cstheme="minorHAnsi"/>
          </w:rPr>
          <w:delText>á</w:delText>
        </w:r>
      </w:del>
      <w:ins w:id="260" w:author="Martin Novák" w:date="2023-03-17T16:09:00Z">
        <w:r w:rsidR="00A771E6">
          <w:rPr>
            <w:rFonts w:cstheme="minorHAnsi"/>
          </w:rPr>
          <w:t xml:space="preserve"> či</w:t>
        </w:r>
      </w:ins>
      <w:ins w:id="261" w:author="Martin Novák" w:date="2023-03-17T15:48:00Z">
        <w:r w:rsidR="00646A56">
          <w:rPr>
            <w:rFonts w:cstheme="minorHAnsi"/>
          </w:rPr>
          <w:t xml:space="preserve"> </w:t>
        </w:r>
      </w:ins>
      <w:del w:id="262" w:author="Martin Novák" w:date="2023-03-17T15:48:00Z">
        <w:r w:rsidRPr="00F7533D" w:rsidDel="00646A56">
          <w:rPr>
            <w:rFonts w:cstheme="minorHAnsi"/>
          </w:rPr>
          <w:delText xml:space="preserve"> nebo </w:delText>
        </w:r>
      </w:del>
      <w:r w:rsidRPr="00F7533D">
        <w:rPr>
          <w:rFonts w:cstheme="minorHAnsi"/>
        </w:rPr>
        <w:t>budovatelsk</w:t>
      </w:r>
      <w:ins w:id="263" w:author="Martin Novák" w:date="2023-03-15T14:32:00Z">
        <w:r w:rsidR="007537FC">
          <w:rPr>
            <w:rFonts w:cstheme="minorHAnsi"/>
          </w:rPr>
          <w:t>é</w:t>
        </w:r>
      </w:ins>
      <w:del w:id="264" w:author="Martin Novák" w:date="2023-03-15T14:32:00Z">
        <w:r w:rsidRPr="00F7533D" w:rsidDel="007537FC">
          <w:rPr>
            <w:rFonts w:cstheme="minorHAnsi"/>
          </w:rPr>
          <w:delText>á</w:delText>
        </w:r>
      </w:del>
      <w:r w:rsidRPr="00F7533D">
        <w:rPr>
          <w:rFonts w:cstheme="minorHAnsi"/>
        </w:rPr>
        <w:t xml:space="preserve">. Když se řekne strategie většina lidí si vybaví válečnou, kde hráč těží suroviny na stavbu budov a výrobu jednotek, kterými se snaží porazit </w:t>
      </w:r>
      <w:del w:id="265" w:author="Martin Novák" w:date="2023-03-15T14:33:00Z">
        <w:r w:rsidRPr="00F7533D" w:rsidDel="006366C1">
          <w:rPr>
            <w:rFonts w:cstheme="minorHAnsi"/>
          </w:rPr>
          <w:delText xml:space="preserve">nepřátelskou </w:delText>
        </w:r>
      </w:del>
      <w:ins w:id="266" w:author="Martin Novák" w:date="2023-03-15T14:33:00Z">
        <w:r w:rsidR="006366C1">
          <w:rPr>
            <w:rFonts w:cstheme="minorHAnsi"/>
          </w:rPr>
          <w:t>protivník</w:t>
        </w:r>
        <w:r w:rsidR="0089578E">
          <w:rPr>
            <w:rFonts w:cstheme="minorHAnsi"/>
          </w:rPr>
          <w:t>a</w:t>
        </w:r>
      </w:ins>
      <w:del w:id="267" w:author="Martin Novák" w:date="2023-03-15T14:33:00Z">
        <w:r w:rsidRPr="00F7533D" w:rsidDel="0089578E">
          <w:rPr>
            <w:rFonts w:cstheme="minorHAnsi"/>
          </w:rPr>
          <w:delText>armádu</w:delText>
        </w:r>
      </w:del>
      <w:r w:rsidRPr="00F7533D">
        <w:rPr>
          <w:rFonts w:cstheme="minorHAnsi"/>
        </w:rPr>
        <w:t>.</w:t>
      </w:r>
      <w:customXmlDelRangeStart w:id="268" w:author="Martin Novák" w:date="2023-03-17T16:06:00Z"/>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OV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customXmlDelRangeEnd w:id="268"/>
          <w:ins w:id="269" w:author="Martin Novák" w:date="2023-03-17T16:59:00Z">
            <w:r w:rsidR="0016786F" w:rsidRPr="0016786F">
              <w:rPr>
                <w:color w:val="000000"/>
              </w:rPr>
              <w:t>[89]</w:t>
            </w:r>
          </w:ins>
          <w:del w:id="270" w:author="Martin Novák" w:date="2023-03-17T16:06:00Z">
            <w:r w:rsidR="00AE538D" w:rsidRPr="0016786F" w:rsidDel="00D41255">
              <w:rPr>
                <w:color w:val="000000"/>
              </w:rPr>
              <w:delText>[87]</w:delText>
            </w:r>
          </w:del>
          <w:customXmlDelRangeStart w:id="271" w:author="Martin Novák" w:date="2023-03-17T16:06:00Z"/>
        </w:sdtContent>
      </w:sdt>
      <w:customXmlDelRangeEnd w:id="271"/>
      <w:r w:rsidRPr="00F7533D">
        <w:rPr>
          <w:rFonts w:cstheme="minorHAnsi"/>
        </w:rPr>
        <w:t xml:space="preserve"> V budovatelských </w:t>
      </w:r>
      <w:ins w:id="272" w:author="Martin Novák" w:date="2023-03-17T16:08:00Z">
        <w:r w:rsidR="00A771E6">
          <w:rPr>
            <w:rFonts w:cstheme="minorHAnsi"/>
          </w:rPr>
          <w:t>se hráč stává starostou města či manažerem</w:t>
        </w:r>
      </w:ins>
      <w:ins w:id="273" w:author="Martin Novák" w:date="2023-03-17T16:13:00Z">
        <w:r w:rsidR="00A771E6">
          <w:rPr>
            <w:rFonts w:cstheme="minorHAnsi"/>
          </w:rPr>
          <w:t xml:space="preserve"> (např. zábavního parku</w:t>
        </w:r>
      </w:ins>
      <w:ins w:id="274" w:author="Martin Novák" w:date="2023-03-17T16:14:00Z">
        <w:r w:rsidR="00A771E6">
          <w:rPr>
            <w:rFonts w:cstheme="minorHAnsi"/>
          </w:rPr>
          <w:t>, přepravní společnosti či nemocnice)</w:t>
        </w:r>
      </w:ins>
      <w:ins w:id="275" w:author="Martin Novák" w:date="2023-03-17T16:16:00Z">
        <w:r w:rsidR="00A771E6">
          <w:rPr>
            <w:rFonts w:cstheme="minorHAnsi"/>
          </w:rPr>
          <w:t xml:space="preserve"> a jeho úkolem je</w:t>
        </w:r>
      </w:ins>
      <w:ins w:id="276" w:author="Martin Novák" w:date="2023-03-17T16:18:00Z">
        <w:r w:rsidR="002E1297">
          <w:rPr>
            <w:rFonts w:cstheme="minorHAnsi"/>
          </w:rPr>
          <w:t xml:space="preserve"> </w:t>
        </w:r>
      </w:ins>
      <w:del w:id="277" w:author="Martin Novák" w:date="2023-03-17T16:18:00Z">
        <w:r w:rsidRPr="00F7533D" w:rsidDel="002E1297">
          <w:rPr>
            <w:rFonts w:cstheme="minorHAnsi"/>
          </w:rPr>
          <w:delText xml:space="preserve">je cílem postavit vlastní městozábavní park, kde je třeba </w:delText>
        </w:r>
      </w:del>
      <w:r w:rsidRPr="00F7533D">
        <w:rPr>
          <w:rFonts w:cstheme="minorHAnsi"/>
        </w:rPr>
        <w:t xml:space="preserve">vyřešit logistiku, zajistit zisk na další rozvoj </w:t>
      </w:r>
      <w:r w:rsidRPr="007F7A22">
        <w:rPr>
          <w:rFonts w:cstheme="minorHAnsi"/>
          <w:rPrChange w:id="278" w:author="Martin Novák" w:date="2023-03-17T17:00:00Z">
            <w:rPr>
              <w:rFonts w:cstheme="minorHAnsi"/>
              <w:color w:val="FF0000"/>
            </w:rPr>
          </w:rPrChange>
        </w:rPr>
        <w:t>a starat se o spokojenost lidí</w:t>
      </w:r>
      <w:ins w:id="279" w:author="Martin Novák" w:date="2023-03-17T16:57:00Z">
        <w:r w:rsidR="0016786F">
          <w:rPr>
            <w:rFonts w:cstheme="minorHAnsi"/>
            <w:color w:val="FF0000"/>
          </w:rPr>
          <w:t xml:space="preserve"> (např. </w:t>
        </w:r>
      </w:ins>
      <w:ins w:id="280" w:author="Martin Novák" w:date="2023-03-17T16:58:00Z">
        <w:r w:rsidR="0016786F" w:rsidRPr="0016786F">
          <w:rPr>
            <w:rFonts w:cstheme="minorHAnsi"/>
            <w:color w:val="FF0000"/>
            <w:lang w:val="en-US"/>
            <w:rPrChange w:id="281" w:author="Martin Novák" w:date="2023-03-17T17:00:00Z">
              <w:rPr>
                <w:rFonts w:cstheme="minorHAnsi"/>
                <w:color w:val="FF0000"/>
              </w:rPr>
            </w:rPrChange>
          </w:rPr>
          <w:t>Citie: Skylines</w:t>
        </w:r>
      </w:ins>
      <w:customXmlInsRangeStart w:id="282" w:author="Martin Novák" w:date="2023-03-17T16:59:00Z"/>
      <w:sdt>
        <w:sdtPr>
          <w:rPr>
            <w:rFonts w:cstheme="minorHAnsi"/>
            <w:color w:val="000000"/>
            <w:rPrChange w:id="283" w:author="Martin Novák" w:date="2023-03-17T16:59:00Z">
              <w:rPr>
                <w:rFonts w:cstheme="minorHAnsi"/>
                <w:color w:val="FF0000"/>
              </w:rPr>
            </w:rPrChange>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customXmlInsRangeEnd w:id="282"/>
          <w:ins w:id="284" w:author="Martin Novák" w:date="2023-03-17T16:59:00Z">
            <w:r w:rsidR="0016786F" w:rsidRPr="0016786F">
              <w:rPr>
                <w:rFonts w:cstheme="minorHAnsi"/>
                <w:color w:val="000000"/>
              </w:rPr>
              <w:t>[92]</w:t>
            </w:r>
          </w:ins>
          <w:customXmlInsRangeStart w:id="285" w:author="Martin Novák" w:date="2023-03-17T16:59:00Z"/>
        </w:sdtContent>
      </w:sdt>
      <w:customXmlInsRangeEnd w:id="285"/>
      <w:ins w:id="286" w:author="Martin Novák" w:date="2023-03-17T16:58:00Z">
        <w:r w:rsidR="0016786F">
          <w:rPr>
            <w:rFonts w:cstheme="minorHAnsi"/>
            <w:color w:val="FF0000"/>
          </w:rPr>
          <w:t xml:space="preserve"> a </w:t>
        </w:r>
      </w:ins>
      <w:ins w:id="287" w:author="Martin Novák" w:date="2023-03-17T16:57:00Z">
        <w:r w:rsidR="0016786F" w:rsidRPr="0016786F">
          <w:rPr>
            <w:rFonts w:cstheme="minorHAnsi"/>
            <w:color w:val="FF0000"/>
            <w:lang w:val="en-US"/>
            <w:rPrChange w:id="288" w:author="Martin Novák" w:date="2023-03-17T17:00:00Z">
              <w:rPr>
                <w:rFonts w:cstheme="minorHAnsi"/>
                <w:color w:val="FF0000"/>
              </w:rPr>
            </w:rPrChange>
          </w:rPr>
          <w:t xml:space="preserve">RollerCoaster </w:t>
        </w:r>
      </w:ins>
      <w:ins w:id="289" w:author="Martin Novák" w:date="2023-03-17T17:00:00Z">
        <w:r w:rsidR="0016786F">
          <w:rPr>
            <w:rFonts w:cstheme="minorHAnsi"/>
            <w:color w:val="FF0000"/>
            <w:lang w:val="en-US"/>
          </w:rPr>
          <w:t>T</w:t>
        </w:r>
      </w:ins>
      <w:ins w:id="290" w:author="Martin Novák" w:date="2023-03-17T16:57:00Z">
        <w:r w:rsidR="0016786F" w:rsidRPr="0016786F">
          <w:rPr>
            <w:rFonts w:cstheme="minorHAnsi"/>
            <w:color w:val="FF0000"/>
            <w:lang w:val="en-US"/>
            <w:rPrChange w:id="291" w:author="Martin Novák" w:date="2023-03-17T17:00:00Z">
              <w:rPr>
                <w:rFonts w:cstheme="minorHAnsi"/>
                <w:color w:val="FF0000"/>
              </w:rPr>
            </w:rPrChange>
          </w:rPr>
          <w:t>ycoon</w:t>
        </w:r>
      </w:ins>
      <w:customXmlInsRangeStart w:id="292" w:author="Martin Novák" w:date="2023-03-17T16:59:00Z"/>
      <w:sdt>
        <w:sdtPr>
          <w:rPr>
            <w:rFonts w:cstheme="minorHAnsi"/>
            <w:color w:val="000000"/>
            <w:rPrChange w:id="293" w:author="Martin Novák" w:date="2023-03-17T16:59:00Z">
              <w:rPr>
                <w:rFonts w:cstheme="minorHAnsi"/>
                <w:color w:val="FF0000"/>
              </w:rPr>
            </w:rPrChange>
          </w:rPr>
          <w:tag w:val="MENDELEY_CITATION_v3_eyJjaXRhdGlvbklEIjoiTUVOREVMRVlfQ0lUQVRJT05fOTFiYWUwZDYtNjAxYi00OGMwLTg1M2QtN2FjNjY3NWRlZDllIiwicHJvcGVydGllcyI6eyJub3RlSW5kZXgiOjB9LCJpc0VkaXRlZCI6ZmFsc2UsIm1hbnVhbE92ZXJyaWRlIjp7ImlzTWFudWFsbHlPdmVycmlkZGVuIjpmYWxzZSwiY2l0ZXByb2NUZXh0IjoiWzk0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customXmlInsRangeEnd w:id="292"/>
          <w:ins w:id="294" w:author="Martin Novák" w:date="2023-03-17T16:59:00Z">
            <w:r w:rsidR="0016786F" w:rsidRPr="0016786F">
              <w:rPr>
                <w:rFonts w:cstheme="minorHAnsi"/>
                <w:color w:val="000000"/>
              </w:rPr>
              <w:t>[94]</w:t>
            </w:r>
          </w:ins>
          <w:customXmlInsRangeStart w:id="295" w:author="Martin Novák" w:date="2023-03-17T16:59:00Z"/>
        </w:sdtContent>
      </w:sdt>
      <w:customXmlInsRangeEnd w:id="295"/>
      <w:ins w:id="296" w:author="Martin Novák" w:date="2023-03-17T16:57:00Z">
        <w:r w:rsidR="0016786F">
          <w:rPr>
            <w:rFonts w:cstheme="minorHAnsi"/>
            <w:color w:val="FF0000"/>
          </w:rPr>
          <w:t>)</w:t>
        </w:r>
      </w:ins>
      <w:r w:rsidRPr="00F7533D">
        <w:rPr>
          <w:rFonts w:cstheme="minorHAnsi"/>
          <w:color w:val="FF0000"/>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g5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297" w:author="Martin Novák" w:date="2023-03-17T16:59:00Z">
            <w:r w:rsidR="0016786F" w:rsidRPr="0016786F">
              <w:rPr>
                <w:color w:val="000000"/>
              </w:rPr>
              <w:t>[72, 74, 89]</w:t>
            </w:r>
          </w:ins>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98" w:name="_Toc129100421"/>
      <w:r w:rsidRPr="00621687">
        <w:rPr>
          <w:rFonts w:asciiTheme="minorHAnsi" w:hAnsiTheme="minorHAnsi" w:cstheme="minorHAnsi"/>
          <w:shd w:val="clear" w:color="auto" w:fill="FFFFFF"/>
        </w:rPr>
        <w:t>4.4 závodní</w:t>
      </w:r>
      <w:bookmarkEnd w:id="298"/>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99" w:name="_Toc129100422"/>
      <w:r w:rsidRPr="00FD4AB2">
        <w:rPr>
          <w:rFonts w:asciiTheme="minorHAnsi" w:hAnsiTheme="minorHAnsi" w:cstheme="minorHAnsi"/>
        </w:rPr>
        <w:t>4.5 shrnutí</w:t>
      </w:r>
      <w:bookmarkEnd w:id="299"/>
    </w:p>
    <w:p w14:paraId="40BE8703" w14:textId="0F5043E6"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ins w:id="300" w:author="Martin Novák" w:date="2023-03-15T14:39:00Z">
        <w:r w:rsidR="00703738">
          <w:rPr>
            <w:rFonts w:cstheme="minorHAnsi"/>
            <w:color w:val="000000"/>
            <w:shd w:val="clear" w:color="auto" w:fill="FFFFFF"/>
          </w:rPr>
          <w:t xml:space="preserve"> a vstupy od hráče</w:t>
        </w:r>
      </w:ins>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w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301" w:author="Martin Novák" w:date="2023-03-17T16:59:00Z">
            <w:r w:rsidR="0016786F" w:rsidRPr="0016786F">
              <w:rPr>
                <w:rFonts w:cstheme="minorHAnsi"/>
                <w:color w:val="000000"/>
                <w:highlight w:val="darkCyan"/>
                <w:shd w:val="clear" w:color="auto" w:fill="FFFFFF"/>
              </w:rPr>
              <w:t>[90]</w:t>
            </w:r>
          </w:ins>
          <w:del w:id="302" w:author="Martin Novák" w:date="2023-03-17T16:43:00Z">
            <w:r w:rsidR="00AE538D" w:rsidRPr="0016786F" w:rsidDel="001931CD">
              <w:rPr>
                <w:rFonts w:cstheme="minorHAnsi"/>
                <w:color w:val="000000"/>
                <w:highlight w:val="darkCyan"/>
                <w:shd w:val="clear" w:color="auto" w:fill="FFFFFF"/>
              </w:rPr>
              <w:delText>[88]</w:delText>
            </w:r>
          </w:del>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w:t>
      </w:r>
      <w:r w:rsidR="001A4873" w:rsidRPr="00FE7D1B">
        <w:rPr>
          <w:rFonts w:cstheme="minorHAnsi"/>
        </w:rPr>
        <w:lastRenderedPageBreak/>
        <w:t xml:space="preserve">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303" w:name="_Toc129100423"/>
      <w:bookmarkStart w:id="304" w:name="_Hlk76031975"/>
      <w:r w:rsidRPr="00621687">
        <w:rPr>
          <w:rStyle w:val="Nadpis1Char"/>
          <w:rFonts w:asciiTheme="minorHAnsi" w:hAnsiTheme="minorHAnsi" w:cstheme="minorHAnsi"/>
        </w:rPr>
        <w:t>5. Grafické výstupy aplikací</w:t>
      </w:r>
      <w:bookmarkEnd w:id="303"/>
    </w:p>
    <w:bookmarkEnd w:id="304"/>
    <w:p w14:paraId="4426DE4A" w14:textId="185C2AB9"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ins w:id="305" w:author="Martin Novák" w:date="2023-03-15T14:40:00Z">
        <w:r w:rsidR="00AE7602">
          <w:t xml:space="preserve">UI pro </w:t>
        </w:r>
      </w:ins>
      <w:r w:rsidRPr="000026FE">
        <w:t>.NET</w:t>
      </w:r>
      <w:del w:id="306" w:author="Martin Novák" w:date="2023-03-15T14:40:00Z">
        <w:r w:rsidRPr="000026FE" w:rsidDel="00AE7602">
          <w:delText xml:space="preserve"> UI</w:delText>
        </w:r>
      </w:del>
      <w:r w:rsidRPr="000026FE">
        <w: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FA599C9" w:rsidR="00F67031" w:rsidRDefault="00621EB4" w:rsidP="00621EB4">
      <w:pPr>
        <w:pStyle w:val="Titulek"/>
        <w:ind w:left="1416" w:firstLine="708"/>
        <w:jc w:val="both"/>
      </w:pPr>
      <w:bookmarkStart w:id="307" w:name="_Ref86178372"/>
      <w:r>
        <w:t xml:space="preserve">Obr. </w:t>
      </w:r>
      <w:fldSimple w:instr=" SEQ Obrázek \* ARABIC ">
        <w:r w:rsidR="00D907AA">
          <w:rPr>
            <w:noProof/>
          </w:rPr>
          <w:t>3</w:t>
        </w:r>
      </w:fldSimple>
      <w:bookmarkEnd w:id="307"/>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x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308" w:author="Martin Novák" w:date="2023-03-17T16:59:00Z">
            <w:r w:rsidR="0016786F" w:rsidRPr="0016786F">
              <w:rPr>
                <w:i w:val="0"/>
                <w:color w:val="000000"/>
              </w:rPr>
              <w:t>[91]</w:t>
            </w:r>
          </w:ins>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09" w:name="_Toc129100424"/>
      <w:r w:rsidRPr="00621687">
        <w:rPr>
          <w:rFonts w:asciiTheme="minorHAnsi" w:hAnsiTheme="minorHAnsi" w:cstheme="minorHAnsi"/>
          <w:shd w:val="clear" w:color="auto" w:fill="FFFFFF"/>
        </w:rPr>
        <w:t>5.1 konzolová aplikace</w:t>
      </w:r>
      <w:bookmarkEnd w:id="309"/>
    </w:p>
    <w:p w14:paraId="0AFFEE03" w14:textId="24E52305"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310" w:author="Martin Novák" w:date="2023-03-17T16:59:00Z">
            <w:r w:rsidR="0016786F" w:rsidRPr="0016786F">
              <w:rPr>
                <w:color w:val="000000"/>
              </w:rPr>
              <w:t>[91]</w:t>
            </w:r>
          </w:ins>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11" w:name="_Toc129100425"/>
      <w:r w:rsidRPr="00621687">
        <w:rPr>
          <w:rFonts w:asciiTheme="minorHAnsi" w:hAnsiTheme="minorHAnsi" w:cstheme="minorHAnsi"/>
        </w:rPr>
        <w:t>5.2 okenní aplikace</w:t>
      </w:r>
      <w:bookmarkEnd w:id="311"/>
    </w:p>
    <w:p w14:paraId="0D2C1636" w14:textId="595F8E63" w:rsidR="00F67031" w:rsidRPr="00F7533D" w:rsidRDefault="00F67031" w:rsidP="00B21EB6">
      <w:pPr>
        <w:ind w:left="1416" w:firstLine="708"/>
        <w:jc w:val="both"/>
      </w:pPr>
      <w:r w:rsidRPr="00F7533D">
        <w:t>Dnes se většinou setká</w:t>
      </w:r>
      <w:ins w:id="312" w:author="Martin Novák" w:date="2023-03-15T14:43:00Z">
        <w:r w:rsidR="00D15685">
          <w:t>vá</w:t>
        </w:r>
      </w:ins>
      <w:r w:rsidRPr="00F7533D">
        <w:t xml:space="preserve">me s programy s GUI, které mají tlačítka, textová pole, rozbalovací menu a další grafické prvky. Takovéto programy nazýváme okenní aplikace. Jelikož byl jako jazyk zvolen C#, budou nyní blíže </w:t>
      </w:r>
      <w:del w:id="313" w:author="Martin Novák" w:date="2023-03-15T14:44:00Z">
        <w:r w:rsidRPr="00F7533D" w:rsidDel="00311203">
          <w:delText xml:space="preserve">probrány </w:delText>
        </w:r>
      </w:del>
      <w:ins w:id="314" w:author="Martin Novák" w:date="2023-03-15T14:44:00Z">
        <w:r w:rsidR="00311203">
          <w:t>rozebrány</w:t>
        </w:r>
        <w:r w:rsidR="00311203" w:rsidRPr="00F7533D">
          <w:t xml:space="preserve"> </w:t>
        </w:r>
      </w:ins>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15" w:name="_Toc129100426"/>
      <w:r w:rsidRPr="00F7533D">
        <w:rPr>
          <w:rFonts w:asciiTheme="minorHAnsi" w:hAnsiTheme="minorHAnsi" w:cstheme="minorHAnsi"/>
          <w:shd w:val="clear" w:color="auto" w:fill="FFFFFF"/>
        </w:rPr>
        <w:t>5.2.1 WinForm</w:t>
      </w:r>
      <w:bookmarkEnd w:id="315"/>
    </w:p>
    <w:p w14:paraId="537947F6" w14:textId="003622E8"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ins w:id="316" w:author="Martin Novák" w:date="2023-03-15T14:44:00Z">
        <w:r w:rsidR="00DB4E84">
          <w:rPr>
            <w:rFonts w:cstheme="minorHAnsi"/>
          </w:rPr>
          <w:t>,</w:t>
        </w:r>
      </w:ins>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ins w:id="317" w:author="Martin Novák" w:date="2023-03-15T14:45:00Z">
        <w:r w:rsidR="005B101F">
          <w:rPr>
            <w:rFonts w:cstheme="minorHAnsi"/>
          </w:rPr>
          <w:t>.</w:t>
        </w:r>
      </w:ins>
      <w:del w:id="318" w:author="Martin Novák" w:date="2023-03-15T14:45:00Z">
        <w:r w:rsidRPr="00D20F7B" w:rsidDel="005B101F">
          <w:rPr>
            <w:rFonts w:cstheme="minorHAnsi"/>
          </w:rPr>
          <w:delText>, ale n</w:delText>
        </w:r>
      </w:del>
      <w:ins w:id="319" w:author="Martin Novák" w:date="2023-03-15T14:45:00Z">
        <w:r w:rsidR="005B101F">
          <w:rPr>
            <w:rFonts w:cstheme="minorHAnsi"/>
          </w:rPr>
          <w:t xml:space="preserve"> N</w:t>
        </w:r>
      </w:ins>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320" w:author="Martin Novák" w:date="2023-03-17T16:59:00Z">
            <w:r w:rsidR="0016786F" w:rsidRPr="0016786F">
              <w:rPr>
                <w:color w:val="000000"/>
              </w:rPr>
              <w:t>[91]</w:t>
            </w:r>
          </w:ins>
          <w:del w:id="321" w:author="Martin Novák" w:date="2023-03-17T16:43:00Z">
            <w:r w:rsidR="00AE538D" w:rsidRPr="0016786F" w:rsidDel="001931CD">
              <w:rPr>
                <w:color w:val="000000"/>
              </w:rPr>
              <w:delText>[89]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22" w:name="_Toc129100427"/>
      <w:r w:rsidRPr="00621687">
        <w:rPr>
          <w:rFonts w:asciiTheme="minorHAnsi" w:hAnsiTheme="minorHAnsi" w:cstheme="minorHAnsi"/>
          <w:shd w:val="clear" w:color="auto" w:fill="FFFFFF"/>
        </w:rPr>
        <w:t>5.2.2 WPF</w:t>
      </w:r>
      <w:bookmarkEnd w:id="322"/>
    </w:p>
    <w:p w14:paraId="6C3C628A" w14:textId="761F1C99"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z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ins w:id="323" w:author="Martin Novák" w:date="2023-03-17T16:59:00Z">
            <w:r w:rsidR="0016786F" w:rsidRPr="0016786F">
              <w:rPr>
                <w:rFonts w:cstheme="minorHAnsi"/>
                <w:color w:val="000000"/>
                <w:highlight w:val="darkCyan"/>
              </w:rPr>
              <w:t>[93]</w:t>
            </w:r>
          </w:ins>
          <w:del w:id="324" w:author="Martin Novák" w:date="2023-03-17T16:43:00Z">
            <w:r w:rsidR="00AE538D" w:rsidRPr="0016786F" w:rsidDel="001931CD">
              <w:rPr>
                <w:rFonts w:cstheme="minorHAnsi"/>
                <w:color w:val="000000"/>
                <w:highlight w:val="darkCyan"/>
              </w:rPr>
              <w:delText>[90]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325" w:author="Martin Novák" w:date="2023-03-17T16:59:00Z">
            <w:r w:rsidR="0016786F" w:rsidRPr="0016786F">
              <w:rPr>
                <w:color w:val="000000"/>
              </w:rPr>
              <w:t>[91]</w:t>
            </w:r>
          </w:ins>
          <w:del w:id="326" w:author="Martin Novák" w:date="2023-03-17T16:43:00Z">
            <w:r w:rsidR="00AE538D" w:rsidRPr="0016786F" w:rsidDel="001931CD">
              <w:rPr>
                <w:color w:val="000000"/>
              </w:rPr>
              <w:delText>[89]</w:delText>
            </w:r>
          </w:del>
        </w:sdtContent>
      </w:sdt>
    </w:p>
    <w:p w14:paraId="2274372C" w14:textId="47DB18E9"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1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ins w:id="327" w:author="Martin Novák" w:date="2023-03-17T16:59:00Z">
            <w:r w:rsidR="0016786F" w:rsidRPr="0016786F">
              <w:rPr>
                <w:rFonts w:cstheme="minorHAnsi"/>
                <w:color w:val="000000"/>
              </w:rPr>
              <w:t>[95]</w:t>
            </w:r>
          </w:ins>
          <w:del w:id="328" w:author="Martin Novák" w:date="2023-03-17T16:43:00Z">
            <w:r w:rsidR="00AE538D" w:rsidRPr="0016786F" w:rsidDel="001931CD">
              <w:rPr>
                <w:rFonts w:cstheme="minorHAnsi"/>
                <w:color w:val="000000"/>
              </w:rPr>
              <w:delText>[91]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4D3AB7FB" w:rsidR="008F5331" w:rsidRDefault="008F5331" w:rsidP="008F5331">
      <w:pPr>
        <w:pStyle w:val="Titulek"/>
        <w:ind w:left="2832" w:firstLine="708"/>
        <w:jc w:val="both"/>
        <w:rPr>
          <w:rFonts w:cstheme="minorHAnsi"/>
          <w:color w:val="00B050"/>
        </w:rPr>
      </w:pPr>
      <w:bookmarkStart w:id="329" w:name="_Ref85442384"/>
      <w:r>
        <w:t xml:space="preserve">Obr. </w:t>
      </w:r>
      <w:fldSimple w:instr=" SEQ Obrázek \* ARABIC ">
        <w:r w:rsidR="00D907AA">
          <w:rPr>
            <w:noProof/>
          </w:rPr>
          <w:t>4</w:t>
        </w:r>
      </w:fldSimple>
      <w:bookmarkEnd w:id="32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1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ins w:id="330" w:author="Martin Novák" w:date="2023-03-17T16:59:00Z">
            <w:r w:rsidR="0016786F" w:rsidRPr="0016786F">
              <w:rPr>
                <w:i w:val="0"/>
                <w:color w:val="000000"/>
              </w:rPr>
              <w:t>[95]</w:t>
            </w:r>
          </w:ins>
          <w:del w:id="331" w:author="Martin Novák" w:date="2023-03-17T16:43:00Z">
            <w:r w:rsidR="00AE538D" w:rsidRPr="0016786F" w:rsidDel="001931CD">
              <w:rPr>
                <w:i w:val="0"/>
                <w:color w:val="000000"/>
              </w:rPr>
              <w:delText>[91]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32" w:name="_Toc129100428"/>
      <w:r w:rsidRPr="00FD4AB2">
        <w:rPr>
          <w:rFonts w:asciiTheme="minorHAnsi" w:hAnsiTheme="minorHAnsi" w:cstheme="minorHAnsi"/>
        </w:rPr>
        <w:t>5.3 mobilní aplikace</w:t>
      </w:r>
      <w:bookmarkEnd w:id="332"/>
    </w:p>
    <w:p w14:paraId="245FD7D1" w14:textId="0F501779"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ins w:id="333" w:author="Martin Novák" w:date="2023-03-15T14:46:00Z">
        <w:r w:rsidR="00D87455">
          <w:rPr>
            <w:rFonts w:cstheme="minorHAnsi"/>
          </w:rPr>
          <w:t>,</w:t>
        </w:r>
      </w:ins>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ins w:id="334" w:author="Martin Novák" w:date="2023-03-15T14:47:00Z">
        <w:r w:rsidR="00A4356B">
          <w:rPr>
            <w:rFonts w:cstheme="minorHAnsi"/>
          </w:rPr>
          <w:t>y</w:t>
        </w:r>
      </w:ins>
      <w:del w:id="335" w:author="Martin Novák" w:date="2023-03-15T14:47:00Z">
        <w:r w:rsidR="000F0FBC" w:rsidRPr="00383178" w:rsidDel="00A4356B">
          <w:rPr>
            <w:rFonts w:cstheme="minorHAnsi"/>
          </w:rPr>
          <w:delText>i</w:delText>
        </w:r>
      </w:del>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w:t>
      </w:r>
      <w:r w:rsidR="005C4AAE" w:rsidRPr="00383178">
        <w:rPr>
          <w:rFonts w:cstheme="minorHAnsi"/>
        </w:rPr>
        <w:lastRenderedPageBreak/>
        <w:t>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36" w:name="_Toc129100429"/>
      <w:r w:rsidRPr="00FD4AB2">
        <w:rPr>
          <w:rFonts w:asciiTheme="minorHAnsi" w:hAnsiTheme="minorHAnsi" w:cstheme="minorHAnsi"/>
        </w:rPr>
        <w:t>5.3.1 Xamarin</w:t>
      </w:r>
      <w:bookmarkEnd w:id="336"/>
    </w:p>
    <w:p w14:paraId="0ED6474E" w14:textId="27FA7C8E"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2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ins w:id="337" w:author="Martin Novák" w:date="2023-03-17T16:59:00Z">
            <w:r w:rsidR="0016786F" w:rsidRPr="0016786F">
              <w:rPr>
                <w:rFonts w:cstheme="minorHAnsi"/>
                <w:color w:val="000000"/>
              </w:rPr>
              <w:t>[96]</w:t>
            </w:r>
          </w:ins>
          <w:del w:id="338" w:author="Martin Novák" w:date="2023-03-17T16:43:00Z">
            <w:r w:rsidR="00AE538D" w:rsidRPr="0016786F" w:rsidDel="001931CD">
              <w:rPr>
                <w:rFonts w:cstheme="minorHAnsi"/>
                <w:color w:val="000000"/>
              </w:rPr>
              <w:delText>[92]</w:delText>
            </w:r>
          </w:del>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2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ins w:id="339" w:author="Martin Novák" w:date="2023-03-17T16:59:00Z">
            <w:r w:rsidR="0016786F" w:rsidRPr="0016786F">
              <w:rPr>
                <w:rFonts w:cstheme="minorHAnsi"/>
                <w:iCs/>
                <w:color w:val="000000"/>
              </w:rPr>
              <w:t>[96]</w:t>
            </w:r>
          </w:ins>
          <w:del w:id="340" w:author="Martin Novák" w:date="2023-03-17T16:43:00Z">
            <w:r w:rsidR="00AE538D" w:rsidRPr="0016786F" w:rsidDel="001931CD">
              <w:rPr>
                <w:rFonts w:cstheme="minorHAnsi"/>
                <w:iCs/>
                <w:color w:val="000000"/>
              </w:rPr>
              <w:delText>[92]</w:delText>
            </w:r>
          </w:del>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3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ins w:id="341" w:author="Martin Novák" w:date="2023-03-17T16:59:00Z">
            <w:r w:rsidR="0016786F" w:rsidRPr="0016786F">
              <w:rPr>
                <w:rFonts w:cstheme="minorHAnsi"/>
                <w:color w:val="000000"/>
              </w:rPr>
              <w:t>[97]</w:t>
            </w:r>
          </w:ins>
          <w:del w:id="342" w:author="Martin Novák" w:date="2023-03-17T16:43:00Z">
            <w:r w:rsidR="00AE538D" w:rsidRPr="0016786F" w:rsidDel="001931CD">
              <w:rPr>
                <w:rFonts w:cstheme="minorHAnsi"/>
                <w:color w:val="000000"/>
              </w:rPr>
              <w:delText>[93]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4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ins w:id="343" w:author="Martin Novák" w:date="2023-03-17T16:59:00Z">
            <w:r w:rsidR="0016786F" w:rsidRPr="0016786F">
              <w:rPr>
                <w:rFonts w:cstheme="minorHAnsi"/>
                <w:color w:val="000000"/>
              </w:rPr>
              <w:t>[98]</w:t>
            </w:r>
          </w:ins>
          <w:del w:id="344" w:author="Martin Novák" w:date="2023-03-17T16:43:00Z">
            <w:r w:rsidR="00AE538D" w:rsidRPr="0016786F" w:rsidDel="001931CD">
              <w:rPr>
                <w:rFonts w:cstheme="minorHAnsi"/>
                <w:color w:val="000000"/>
              </w:rPr>
              <w:delText>[94]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5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ins w:id="345" w:author="Martin Novák" w:date="2023-03-17T16:59:00Z">
            <w:r w:rsidR="0016786F" w:rsidRPr="0016786F">
              <w:rPr>
                <w:rFonts w:cstheme="minorHAnsi"/>
                <w:color w:val="000000"/>
              </w:rPr>
              <w:t>[99]</w:t>
            </w:r>
          </w:ins>
          <w:del w:id="346" w:author="Martin Novák" w:date="2023-03-17T16:43:00Z">
            <w:r w:rsidR="00AE538D" w:rsidRPr="0016786F" w:rsidDel="001931CD">
              <w:rPr>
                <w:rFonts w:cstheme="minorHAnsi"/>
                <w:color w:val="000000"/>
              </w:rPr>
              <w:delText>[95]</w:delText>
            </w:r>
          </w:del>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347" w:author="Martin Novák" w:date="2023-03-17T16:59:00Z">
            <w:r w:rsidR="0016786F" w:rsidRPr="0016786F">
              <w:rPr>
                <w:rFonts w:cstheme="minorHAnsi"/>
                <w:color w:val="000000"/>
              </w:rPr>
              <w:t>[100]</w:t>
            </w:r>
          </w:ins>
          <w:del w:id="348" w:author="Martin Novák" w:date="2023-03-17T16:43:00Z">
            <w:r w:rsidR="00AE538D" w:rsidRPr="0016786F" w:rsidDel="001931CD">
              <w:rPr>
                <w:rFonts w:cstheme="minorHAnsi"/>
                <w:color w:val="000000"/>
              </w:rPr>
              <w:delText>[96]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M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349" w:author="Martin Novák" w:date="2023-03-17T16:59:00Z">
            <w:r w:rsidR="0016786F" w:rsidRPr="0016786F">
              <w:rPr>
                <w:rFonts w:cstheme="minorHAnsi"/>
                <w:color w:val="000000"/>
              </w:rPr>
              <w:t>[101]</w:t>
            </w:r>
          </w:ins>
          <w:del w:id="350" w:author="Martin Novák" w:date="2023-03-17T16:43:00Z">
            <w:r w:rsidR="00AE538D" w:rsidRPr="0016786F" w:rsidDel="001931CD">
              <w:rPr>
                <w:rFonts w:cstheme="minorHAnsi"/>
                <w:color w:val="000000"/>
              </w:rPr>
              <w:delText>[97]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M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351" w:author="Martin Novák" w:date="2023-03-17T16:59:00Z">
            <w:r w:rsidR="0016786F" w:rsidRPr="0016786F">
              <w:rPr>
                <w:rFonts w:cstheme="minorHAnsi"/>
                <w:color w:val="000000"/>
              </w:rPr>
              <w:t>[102]</w:t>
            </w:r>
          </w:ins>
          <w:del w:id="352" w:author="Martin Novák" w:date="2023-03-17T16:43:00Z">
            <w:r w:rsidR="00AE538D" w:rsidRPr="0016786F" w:rsidDel="001931CD">
              <w:rPr>
                <w:rFonts w:cstheme="minorHAnsi"/>
                <w:color w:val="000000"/>
              </w:rPr>
              <w:delText>[98]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53" w:name="_Toc129100430"/>
      <w:r w:rsidRPr="00FD4AB2">
        <w:rPr>
          <w:rFonts w:asciiTheme="minorHAnsi" w:hAnsiTheme="minorHAnsi" w:cstheme="minorHAnsi"/>
        </w:rPr>
        <w:t>5.3.2 Android Studio</w:t>
      </w:r>
      <w:bookmarkEnd w:id="353"/>
    </w:p>
    <w:p w14:paraId="514741BA" w14:textId="0971FB51"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M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354" w:author="Martin Novák" w:date="2023-03-17T16:59:00Z">
            <w:r w:rsidR="0016786F" w:rsidRPr="0016786F">
              <w:rPr>
                <w:rFonts w:cstheme="minorHAnsi"/>
                <w:color w:val="000000"/>
              </w:rPr>
              <w:t>[103]</w:t>
            </w:r>
          </w:ins>
          <w:del w:id="355" w:author="Martin Novák" w:date="2023-03-17T16:43:00Z">
            <w:r w:rsidR="00AE538D" w:rsidRPr="0016786F" w:rsidDel="001931CD">
              <w:rPr>
                <w:rFonts w:cstheme="minorHAnsi"/>
                <w:color w:val="000000"/>
              </w:rPr>
              <w:delText>[99]</w:delText>
            </w:r>
          </w:del>
        </w:sdtContent>
      </w:sdt>
      <w:r w:rsidRPr="00FD4AB2">
        <w:rPr>
          <w:rFonts w:cstheme="minorHAnsi"/>
        </w:rPr>
        <w:t>.</w:t>
      </w:r>
      <w:r w:rsidR="003411D4" w:rsidRPr="00FD4AB2">
        <w:rPr>
          <w:rFonts w:cstheme="minorHAnsi"/>
        </w:rPr>
        <w:t xml:space="preserve"> K dispozici jsou jazyky Java a Kotlin. Podobně jako </w:t>
      </w:r>
      <w:ins w:id="356" w:author="Martin Novák" w:date="2023-03-15T14:50:00Z">
        <w:r w:rsidR="009127CB">
          <w:rPr>
            <w:rFonts w:cstheme="minorHAnsi"/>
          </w:rPr>
          <w:t xml:space="preserve">v případě </w:t>
        </w:r>
      </w:ins>
      <w:r w:rsidR="003411D4" w:rsidRPr="00FD4AB2">
        <w:rPr>
          <w:rFonts w:cstheme="minorHAnsi"/>
        </w:rPr>
        <w:t xml:space="preserve">Xamarin </w:t>
      </w:r>
      <w:del w:id="357" w:author="Martin Novák" w:date="2023-03-15T14:50:00Z">
        <w:r w:rsidR="003411D4" w:rsidRPr="00FD4AB2" w:rsidDel="009127CB">
          <w:rPr>
            <w:rFonts w:cstheme="minorHAnsi"/>
          </w:rPr>
          <w:delText>j</w:delText>
        </w:r>
      </w:del>
      <w:ins w:id="358" w:author="Martin Novák" w:date="2023-03-15T14:50:00Z">
        <w:r w:rsidR="009127CB">
          <w:rPr>
            <w:rFonts w:cstheme="minorHAnsi"/>
          </w:rPr>
          <w:t>s</w:t>
        </w:r>
      </w:ins>
      <w:r w:rsidR="003411D4" w:rsidRPr="00FD4AB2">
        <w:rPr>
          <w:rFonts w:cstheme="minorHAnsi"/>
        </w:rPr>
        <w:t xml:space="preserve">e k definici grafického rozhraní </w:t>
      </w:r>
      <w:del w:id="359" w:author="Martin Novák" w:date="2023-03-15T14:50:00Z">
        <w:r w:rsidR="003411D4" w:rsidRPr="00FD4AB2" w:rsidDel="009127CB">
          <w:rPr>
            <w:rFonts w:cstheme="minorHAnsi"/>
          </w:rPr>
          <w:delText xml:space="preserve">je </w:delText>
        </w:r>
      </w:del>
      <w:r w:rsidR="003411D4" w:rsidRPr="00FD4AB2">
        <w:rPr>
          <w:rFonts w:cstheme="minorHAnsi"/>
        </w:rPr>
        <w:t>využívá</w:t>
      </w:r>
      <w:del w:id="360" w:author="Martin Novák" w:date="2023-03-15T14:50:00Z">
        <w:r w:rsidR="003411D4" w:rsidRPr="00FD4AB2" w:rsidDel="009127CB">
          <w:rPr>
            <w:rFonts w:cstheme="minorHAnsi"/>
          </w:rPr>
          <w:delText>n</w:delText>
        </w:r>
      </w:del>
      <w:r w:rsidR="003411D4" w:rsidRPr="00FD4AB2">
        <w:rPr>
          <w:rFonts w:cstheme="minorHAnsi"/>
        </w:rPr>
        <w:t xml:space="preserve">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N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361" w:author="Martin Novák" w:date="2023-03-17T16:59:00Z">
            <w:r w:rsidR="0016786F" w:rsidRPr="0016786F">
              <w:rPr>
                <w:rFonts w:cstheme="minorHAnsi"/>
                <w:color w:val="000000"/>
              </w:rPr>
              <w:t>[104]</w:t>
            </w:r>
          </w:ins>
          <w:del w:id="362" w:author="Martin Novák" w:date="2023-03-17T16:43:00Z">
            <w:r w:rsidR="00AE538D" w:rsidRPr="0016786F" w:rsidDel="001931CD">
              <w:rPr>
                <w:rFonts w:cstheme="minorHAnsi"/>
                <w:color w:val="000000"/>
              </w:rPr>
              <w:delText>[100]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N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363" w:author="Martin Novák" w:date="2023-03-17T16:59:00Z">
            <w:r w:rsidR="0016786F" w:rsidRPr="0016786F">
              <w:rPr>
                <w:rFonts w:cstheme="minorHAnsi"/>
                <w:color w:val="000000"/>
              </w:rPr>
              <w:t>[105]</w:t>
            </w:r>
          </w:ins>
          <w:del w:id="364" w:author="Martin Novák" w:date="2023-03-17T16:43:00Z">
            <w:r w:rsidR="00AE538D" w:rsidRPr="0016786F" w:rsidDel="001931CD">
              <w:rPr>
                <w:rFonts w:cstheme="minorHAnsi"/>
                <w:color w:val="000000"/>
              </w:rPr>
              <w:delText>[101]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65"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365"/>
    </w:p>
    <w:p w14:paraId="77FD17D8" w14:textId="7182BF74"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366" w:author="Martin Novák" w:date="2023-03-17T16:59:00Z">
            <w:r w:rsidR="0016786F" w:rsidRPr="0016786F">
              <w:rPr>
                <w:color w:val="000000"/>
              </w:rPr>
              <w:t>[36]</w:t>
            </w:r>
          </w:ins>
          <w:del w:id="367" w:author="Martin Novák" w:date="2023-03-17T16:43:00Z">
            <w:r w:rsidR="00AE538D" w:rsidRPr="0016786F" w:rsidDel="001931CD">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N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368" w:author="Martin Novák" w:date="2023-03-17T16:59:00Z">
            <w:r w:rsidR="0016786F" w:rsidRPr="0016786F">
              <w:rPr>
                <w:color w:val="000000"/>
              </w:rPr>
              <w:t>[106]</w:t>
            </w:r>
          </w:ins>
          <w:del w:id="369" w:author="Martin Novák" w:date="2023-03-17T16:43:00Z">
            <w:r w:rsidR="00AE538D" w:rsidRPr="0016786F" w:rsidDel="001931CD">
              <w:rPr>
                <w:color w:val="000000"/>
              </w:rPr>
              <w:delText>[102]</w:delText>
            </w:r>
          </w:del>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N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370" w:author="Martin Novák" w:date="2023-03-17T16:59:00Z">
            <w:r w:rsidR="0016786F" w:rsidRPr="0016786F">
              <w:rPr>
                <w:color w:val="000000"/>
              </w:rPr>
              <w:t>[107]</w:t>
            </w:r>
          </w:ins>
          <w:del w:id="371" w:author="Martin Novák" w:date="2023-03-17T16:43:00Z">
            <w:r w:rsidR="00AE538D" w:rsidRPr="0016786F" w:rsidDel="001931CD">
              <w:rPr>
                <w:color w:val="000000"/>
              </w:rPr>
              <w:delText>[103]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72"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7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6934A6BF"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373" w:author="Martin Novák" w:date="2023-03-17T16:59:00Z">
            <w:r w:rsidR="0016786F" w:rsidRPr="0016786F">
              <w:rPr>
                <w:rFonts w:cstheme="minorHAnsi"/>
                <w:color w:val="000000"/>
              </w:rPr>
              <w:t>[108]</w:t>
            </w:r>
          </w:ins>
          <w:del w:id="374" w:author="Martin Novák" w:date="2023-03-17T16:43:00Z">
            <w:r w:rsidR="00AE538D" w:rsidRPr="0016786F" w:rsidDel="001931CD">
              <w:rPr>
                <w:rFonts w:cstheme="minorHAnsi"/>
                <w:color w:val="000000"/>
              </w:rPr>
              <w:delText>[104]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375" w:author="Martin Novák" w:date="2023-03-17T16:59:00Z">
            <w:r w:rsidR="0016786F" w:rsidRPr="0016786F">
              <w:rPr>
                <w:rFonts w:cstheme="minorHAnsi"/>
                <w:color w:val="000000"/>
              </w:rPr>
              <w:t>[108]</w:t>
            </w:r>
          </w:ins>
          <w:del w:id="376" w:author="Martin Novák" w:date="2023-03-17T16:43:00Z">
            <w:r w:rsidR="00AE538D" w:rsidRPr="0016786F" w:rsidDel="001931CD">
              <w:rPr>
                <w:rFonts w:cstheme="minorHAnsi"/>
                <w:color w:val="000000"/>
              </w:rPr>
              <w:delText>[104]</w:delText>
            </w:r>
          </w:del>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 xml:space="preserve">jeho využití pro </w:t>
      </w:r>
      <w:r w:rsidR="006E6D7F" w:rsidRPr="00FD4AB2">
        <w:rPr>
          <w:rFonts w:cstheme="minorHAnsi"/>
        </w:rPr>
        <w:lastRenderedPageBreak/>
        <w:t>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377" w:author="Martin Novák" w:date="2023-03-17T16:59:00Z">
            <w:r w:rsidR="0016786F" w:rsidRPr="0016786F">
              <w:rPr>
                <w:rFonts w:cstheme="minorHAnsi"/>
                <w:color w:val="000000"/>
              </w:rPr>
              <w:t>[108]</w:t>
            </w:r>
          </w:ins>
          <w:del w:id="378" w:author="Martin Novák" w:date="2023-03-17T16:43:00Z">
            <w:r w:rsidR="00AE538D" w:rsidRPr="0016786F" w:rsidDel="001931CD">
              <w:rPr>
                <w:rFonts w:cstheme="minorHAnsi"/>
                <w:color w:val="000000"/>
              </w:rPr>
              <w:delText>[104]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79"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79"/>
    </w:p>
    <w:p w14:paraId="635C71F9" w14:textId="583420B2"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l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380" w:author="Martin Novák" w:date="2023-03-17T16:59:00Z">
            <w:r w:rsidR="0016786F" w:rsidRPr="0016786F">
              <w:rPr>
                <w:color w:val="000000"/>
              </w:rPr>
              <w:t>[109]</w:t>
            </w:r>
          </w:ins>
          <w:del w:id="381" w:author="Martin Novák" w:date="2023-03-17T16:43:00Z">
            <w:r w:rsidR="00AE538D" w:rsidRPr="0016786F" w:rsidDel="001931CD">
              <w:rPr>
                <w:color w:val="000000"/>
              </w:rPr>
              <w:delText>[105]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B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382" w:author="Martin Novák" w:date="2023-03-17T16:59:00Z">
            <w:r w:rsidR="0016786F" w:rsidRPr="0016786F">
              <w:rPr>
                <w:color w:val="000000"/>
              </w:rPr>
              <w:t>[110]</w:t>
            </w:r>
          </w:ins>
          <w:del w:id="383" w:author="Martin Novák" w:date="2023-03-17T16:43:00Z">
            <w:r w:rsidR="00AE538D" w:rsidRPr="0016786F" w:rsidDel="001931CD">
              <w:rPr>
                <w:color w:val="000000"/>
              </w:rPr>
              <w:delText>[106]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F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384" w:author="Martin Novák" w:date="2023-03-17T16:59:00Z">
            <w:r w:rsidR="0016786F" w:rsidRPr="0016786F">
              <w:rPr>
                <w:color w:val="000000"/>
              </w:rPr>
              <w:t>[111]</w:t>
            </w:r>
          </w:ins>
          <w:del w:id="385" w:author="Martin Novák" w:date="2023-03-17T16:43:00Z">
            <w:r w:rsidR="00AE538D" w:rsidRPr="0016786F" w:rsidDel="001931CD">
              <w:rPr>
                <w:color w:val="000000"/>
              </w:rPr>
              <w:delText>[107]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J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386" w:author="Martin Novák" w:date="2023-03-17T16:59:00Z">
            <w:r w:rsidR="0016786F" w:rsidRPr="0016786F">
              <w:rPr>
                <w:color w:val="000000"/>
              </w:rPr>
              <w:t>[112]</w:t>
            </w:r>
          </w:ins>
          <w:del w:id="387" w:author="Martin Novák" w:date="2023-03-17T16:43:00Z">
            <w:r w:rsidR="00AE538D" w:rsidRPr="0016786F" w:rsidDel="001931CD">
              <w:rPr>
                <w:color w:val="000000"/>
              </w:rPr>
              <w:delText>[108]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N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388" w:author="Martin Novák" w:date="2023-03-17T16:59:00Z">
            <w:r w:rsidR="0016786F" w:rsidRPr="0016786F">
              <w:rPr>
                <w:color w:val="000000"/>
              </w:rPr>
              <w:t>[113]</w:t>
            </w:r>
          </w:ins>
          <w:del w:id="389" w:author="Martin Novák" w:date="2023-03-17T16:43:00Z">
            <w:r w:rsidR="00AE538D" w:rsidRPr="0016786F" w:rsidDel="001931CD">
              <w:rPr>
                <w:color w:val="000000"/>
              </w:rPr>
              <w:delText>[109]</w:delText>
            </w:r>
          </w:del>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R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390" w:author="Martin Novák" w:date="2023-03-17T16:59:00Z">
            <w:r w:rsidR="0016786F" w:rsidRPr="0016786F">
              <w:rPr>
                <w:color w:val="000000"/>
              </w:rPr>
              <w:t>[114]</w:t>
            </w:r>
          </w:ins>
          <w:del w:id="391" w:author="Martin Novák" w:date="2023-03-17T16:43:00Z">
            <w:r w:rsidR="00AE538D" w:rsidRPr="0016786F" w:rsidDel="001931CD">
              <w:rPr>
                <w:color w:val="000000"/>
              </w:rPr>
              <w:delText>[110]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V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392" w:author="Martin Novák" w:date="2023-03-17T16:59:00Z">
            <w:r w:rsidR="0016786F" w:rsidRPr="0016786F">
              <w:rPr>
                <w:color w:val="000000"/>
              </w:rPr>
              <w:t>[115]</w:t>
            </w:r>
          </w:ins>
          <w:del w:id="393" w:author="Martin Novák" w:date="2023-03-17T16:43:00Z">
            <w:r w:rsidR="00AE538D" w:rsidRPr="0016786F" w:rsidDel="001931CD">
              <w:rPr>
                <w:color w:val="000000"/>
              </w:rPr>
              <w:delText>[111]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Z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394" w:author="Martin Novák" w:date="2023-03-17T16:59:00Z">
            <w:r w:rsidR="0016786F" w:rsidRPr="0016786F">
              <w:rPr>
                <w:color w:val="000000"/>
              </w:rPr>
              <w:t>[116]</w:t>
            </w:r>
          </w:ins>
          <w:del w:id="395" w:author="Martin Novák" w:date="2023-03-17T16:43:00Z">
            <w:r w:rsidR="00AE538D" w:rsidRPr="0016786F" w:rsidDel="001931CD">
              <w:rPr>
                <w:color w:val="000000"/>
              </w:rPr>
              <w:delText>[112]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d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396" w:author="Martin Novák" w:date="2023-03-17T16:59:00Z">
            <w:r w:rsidR="0016786F" w:rsidRPr="0016786F">
              <w:rPr>
                <w:color w:val="000000"/>
              </w:rPr>
              <w:t>[117]</w:t>
            </w:r>
          </w:ins>
          <w:del w:id="397" w:author="Martin Novák" w:date="2023-03-17T16:43:00Z">
            <w:r w:rsidR="00AE538D" w:rsidRPr="0016786F" w:rsidDel="001931CD">
              <w:rPr>
                <w:color w:val="000000"/>
              </w:rPr>
              <w:delText>[113]</w:delText>
            </w:r>
          </w:del>
        </w:sdtContent>
      </w:sdt>
      <w:r w:rsidRPr="00D20F7B">
        <w:rPr>
          <w:shd w:val="clear" w:color="auto" w:fill="FFFFFF"/>
        </w:rPr>
        <w:t>.</w:t>
      </w:r>
    </w:p>
    <w:p w14:paraId="6C8D562A" w14:textId="4F4FD7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h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398" w:author="Martin Novák" w:date="2023-03-17T16:59:00Z">
            <w:r w:rsidR="0016786F" w:rsidRPr="0016786F">
              <w:rPr>
                <w:color w:val="000000"/>
              </w:rPr>
              <w:t>[118]</w:t>
            </w:r>
          </w:ins>
          <w:del w:id="399" w:author="Martin Novák" w:date="2023-03-17T16:43:00Z">
            <w:r w:rsidR="00AE538D" w:rsidRPr="0016786F" w:rsidDel="001931CD">
              <w:rPr>
                <w:color w:val="000000"/>
              </w:rPr>
              <w:delText>[114]</w:delText>
            </w:r>
          </w:del>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l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400" w:author="Martin Novák" w:date="2023-03-17T16:59:00Z">
            <w:r w:rsidR="0016786F" w:rsidRPr="0016786F">
              <w:rPr>
                <w:color w:val="000000"/>
              </w:rPr>
              <w:t>[119]</w:t>
            </w:r>
          </w:ins>
          <w:del w:id="401" w:author="Martin Novák" w:date="2023-03-17T16:43:00Z">
            <w:r w:rsidR="00AE538D" w:rsidRPr="0016786F" w:rsidDel="001931CD">
              <w:rPr>
                <w:color w:val="000000"/>
              </w:rPr>
              <w:delText>[115]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B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402" w:author="Martin Novák" w:date="2023-03-17T16:59:00Z">
            <w:r w:rsidR="0016786F" w:rsidRPr="0016786F">
              <w:rPr>
                <w:color w:val="000000"/>
              </w:rPr>
              <w:t>[120]</w:t>
            </w:r>
          </w:ins>
          <w:del w:id="403" w:author="Martin Novák" w:date="2023-03-17T16:43:00Z">
            <w:r w:rsidR="00AE538D" w:rsidRPr="0016786F" w:rsidDel="001931CD">
              <w:rPr>
                <w:color w:val="000000"/>
              </w:rPr>
              <w:delText>[116]</w:delText>
            </w:r>
          </w:del>
        </w:sdtContent>
      </w:sdt>
      <w:r w:rsidRPr="00EF52A4">
        <w:rPr>
          <w:shd w:val="clear" w:color="auto" w:fill="FFFFFF"/>
        </w:rPr>
        <w:t xml:space="preserve">. Pro zvýšení přehlednosti inspektora skriptu je možné pomocí klíčových slov </w:t>
      </w:r>
      <w:r w:rsidRPr="00EF52A4">
        <w:rPr>
          <w:shd w:val="clear" w:color="auto" w:fill="FFFFFF"/>
        </w:rPr>
        <w:lastRenderedPageBreak/>
        <w:t xml:space="preserve">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EsIDEyM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404" w:author="Martin Novák" w:date="2023-03-17T16:59:00Z">
            <w:r w:rsidR="0016786F" w:rsidRPr="0016786F">
              <w:rPr>
                <w:color w:val="000000"/>
              </w:rPr>
              <w:t>[121, 122]</w:t>
            </w:r>
          </w:ins>
          <w:del w:id="405" w:author="Martin Novák" w:date="2023-03-17T16:43:00Z">
            <w:r w:rsidR="00AE538D" w:rsidRPr="0016786F" w:rsidDel="001931CD">
              <w:rPr>
                <w:color w:val="000000"/>
              </w:rPr>
              <w:delText>[117, 118]</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MsIDEyN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406" w:author="Martin Novák" w:date="2023-03-17T16:59:00Z">
            <w:r w:rsidR="0016786F" w:rsidRPr="0016786F">
              <w:rPr>
                <w:color w:val="000000"/>
              </w:rPr>
              <w:t>[123, 124]</w:t>
            </w:r>
          </w:ins>
          <w:del w:id="407" w:author="Martin Novák" w:date="2023-03-17T16:43:00Z">
            <w:r w:rsidR="00AE538D" w:rsidRPr="0016786F" w:rsidDel="001931CD">
              <w:rPr>
                <w:color w:val="000000"/>
              </w:rPr>
              <w:delText>[119, 120]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08"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08"/>
    </w:p>
    <w:p w14:paraId="098E7EA7" w14:textId="38588FC0"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UsIDEyN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409" w:author="Martin Novák" w:date="2023-03-17T16:59:00Z">
            <w:r w:rsidR="0016786F" w:rsidRPr="0016786F">
              <w:rPr>
                <w:color w:val="000000"/>
              </w:rPr>
              <w:t>[125, 126]</w:t>
            </w:r>
          </w:ins>
          <w:del w:id="410" w:author="Martin Novák" w:date="2023-03-17T16:43:00Z">
            <w:r w:rsidR="00AE538D" w:rsidRPr="0016786F" w:rsidDel="001931CD">
              <w:rPr>
                <w:color w:val="000000"/>
              </w:rPr>
              <w:delText>[121, 122]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411" w:author="Martin Novák" w:date="2023-03-17T16:59:00Z">
            <w:r w:rsidR="0016786F" w:rsidRPr="0016786F">
              <w:rPr>
                <w:color w:val="000000"/>
              </w:rPr>
              <w:t>[127]</w:t>
            </w:r>
          </w:ins>
          <w:del w:id="412" w:author="Martin Novák" w:date="2023-03-17T16:43:00Z">
            <w:r w:rsidR="00AE538D" w:rsidRPr="0016786F" w:rsidDel="001931CD">
              <w:rPr>
                <w:color w:val="000000"/>
              </w:rPr>
              <w:delText>[123]</w:delText>
            </w:r>
          </w:del>
        </w:sdtContent>
      </w:sdt>
      <w:r w:rsidRPr="00D20F7B">
        <w:rPr>
          <w:rFonts w:cstheme="minorHAnsi"/>
        </w:rPr>
        <w:t>.</w:t>
      </w:r>
    </w:p>
    <w:p w14:paraId="11F3951E" w14:textId="76DD742B"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413" w:author="Martin Novák" w:date="2023-03-17T16:59:00Z">
            <w:r w:rsidR="0016786F" w:rsidRPr="0016786F">
              <w:rPr>
                <w:rFonts w:cstheme="minorHAnsi"/>
                <w:color w:val="000000"/>
              </w:rPr>
              <w:t>[108]</w:t>
            </w:r>
          </w:ins>
          <w:del w:id="414" w:author="Martin Novák" w:date="2023-03-17T16:43:00Z">
            <w:r w:rsidR="00AE538D" w:rsidRPr="0016786F" w:rsidDel="001931CD">
              <w:rPr>
                <w:rFonts w:cstheme="minorHAnsi"/>
                <w:color w:val="000000"/>
              </w:rPr>
              <w:delText>[104]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15"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15"/>
    </w:p>
    <w:p w14:paraId="47C5778D" w14:textId="0230FE83"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h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416" w:author="Martin Novák" w:date="2023-03-17T16:59:00Z">
            <w:r w:rsidR="0016786F" w:rsidRPr="0016786F">
              <w:rPr>
                <w:color w:val="000000"/>
              </w:rPr>
              <w:t>[128]</w:t>
            </w:r>
          </w:ins>
          <w:del w:id="417" w:author="Martin Novák" w:date="2023-03-17T16:43:00Z">
            <w:r w:rsidR="00AE538D" w:rsidRPr="0016786F" w:rsidDel="001931CD">
              <w:rPr>
                <w:color w:val="000000"/>
              </w:rPr>
              <w:delText>[124]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18"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18"/>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lastRenderedPageBreak/>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A944C25" w:rsidR="00F67031" w:rsidRPr="00621687" w:rsidRDefault="00F67031" w:rsidP="00427107">
      <w:pPr>
        <w:pStyle w:val="Titulek"/>
        <w:rPr>
          <w:rFonts w:cstheme="minorHAnsi"/>
        </w:rPr>
      </w:pPr>
      <w:bookmarkStart w:id="419" w:name="_Ref75370800"/>
      <w:r>
        <w:t xml:space="preserve">Tab. </w:t>
      </w:r>
      <w:fldSimple w:instr=" SEQ Tabulka \* ARABIC ">
        <w:r w:rsidR="00E3778F">
          <w:rPr>
            <w:noProof/>
          </w:rPr>
          <w:t>3</w:t>
        </w:r>
      </w:fldSimple>
      <w:bookmarkEnd w:id="419"/>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ksIDEzM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420" w:author="Martin Novák" w:date="2023-03-17T16:59:00Z">
            <w:r w:rsidR="0016786F" w:rsidRPr="0016786F">
              <w:rPr>
                <w:i w:val="0"/>
                <w:color w:val="000000"/>
              </w:rPr>
              <w:t>[129, 130]</w:t>
            </w:r>
          </w:ins>
          <w:del w:id="421" w:author="Martin Novák" w:date="2023-03-17T16:43:00Z">
            <w:r w:rsidR="00AE538D" w:rsidRPr="0016786F" w:rsidDel="001931CD">
              <w:rPr>
                <w:i w:val="0"/>
                <w:color w:val="000000"/>
              </w:rPr>
              <w:delText>[125, 126]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MsIDEzM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422" w:author="Martin Novák" w:date="2023-03-17T16:59:00Z">
            <w:r w:rsidR="0016786F" w:rsidRPr="0016786F">
              <w:rPr>
                <w:i w:val="0"/>
                <w:color w:val="000000"/>
              </w:rPr>
              <w:t>[113, 131]</w:t>
            </w:r>
          </w:ins>
          <w:del w:id="423" w:author="Martin Novák" w:date="2023-03-17T16:43:00Z">
            <w:r w:rsidR="00AE538D" w:rsidRPr="0016786F" w:rsidDel="001931CD">
              <w:rPr>
                <w:i w:val="0"/>
                <w:color w:val="000000"/>
              </w:rPr>
              <w:delText>[109, 127]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h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424" w:author="Martin Novák" w:date="2023-03-17T16:59:00Z">
            <w:r w:rsidR="0016786F" w:rsidRPr="0016786F">
              <w:rPr>
                <w:i w:val="0"/>
                <w:color w:val="000000"/>
              </w:rPr>
              <w:t>[128]</w:t>
            </w:r>
          </w:ins>
          <w:del w:id="425" w:author="Martin Novák" w:date="2023-03-17T16:43:00Z">
            <w:r w:rsidR="00AE538D" w:rsidRPr="0016786F" w:rsidDel="001931CD">
              <w:rPr>
                <w:i w:val="0"/>
                <w:color w:val="000000"/>
              </w:rPr>
              <w:delText>[124]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N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426" w:author="Martin Novák" w:date="2023-03-17T16:59:00Z">
            <w:r w:rsidR="0016786F" w:rsidRPr="0016786F">
              <w:rPr>
                <w:i w:val="0"/>
                <w:color w:val="000000"/>
              </w:rPr>
              <w:t>[113]</w:t>
            </w:r>
          </w:ins>
          <w:del w:id="427" w:author="Martin Novák" w:date="2023-03-17T16:43:00Z">
            <w:r w:rsidR="00AE538D" w:rsidRPr="0016786F" w:rsidDel="001931CD">
              <w:rPr>
                <w:i w:val="0"/>
                <w:color w:val="000000"/>
              </w:rPr>
              <w:delText>[109]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J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428" w:author="Martin Novák" w:date="2023-03-17T16:59:00Z">
            <w:r w:rsidR="0016786F" w:rsidRPr="0016786F">
              <w:rPr>
                <w:i w:val="0"/>
                <w:color w:val="000000"/>
              </w:rPr>
              <w:t>[132]</w:t>
            </w:r>
          </w:ins>
          <w:del w:id="429" w:author="Martin Novák" w:date="2023-03-17T16:43:00Z">
            <w:r w:rsidR="00AE538D" w:rsidRPr="0016786F" w:rsidDel="001931CD">
              <w:rPr>
                <w:i w:val="0"/>
                <w:color w:val="000000"/>
              </w:rPr>
              <w:delText>[128]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430" w:author="Martin Novák" w:date="2023-03-17T16:59:00Z">
            <w:r w:rsidR="0016786F" w:rsidRPr="0016786F">
              <w:rPr>
                <w:i w:val="0"/>
                <w:color w:val="000000"/>
              </w:rPr>
              <w:t>[127]</w:t>
            </w:r>
          </w:ins>
          <w:del w:id="431" w:author="Martin Novák" w:date="2023-03-17T16:43:00Z">
            <w:r w:rsidR="00AE538D" w:rsidRPr="0016786F" w:rsidDel="001931CD">
              <w:rPr>
                <w:i w:val="0"/>
                <w:color w:val="000000"/>
              </w:rPr>
              <w:delText>[123]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432" w:name="_Toc129100437"/>
      <w:r w:rsidRPr="00621687">
        <w:rPr>
          <w:rStyle w:val="Nadpis1Char"/>
          <w:rFonts w:asciiTheme="minorHAnsi" w:hAnsiTheme="minorHAnsi" w:cstheme="minorHAnsi"/>
        </w:rPr>
        <w:t>6. Návrh aplikačního modelu</w:t>
      </w:r>
      <w:bookmarkEnd w:id="432"/>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433" w:name="_Ref127987606"/>
      <w:r>
        <w:t xml:space="preserve">Obr. </w:t>
      </w:r>
      <w:fldSimple w:instr=" SEQ Obrázek \* ARABIC ">
        <w:r w:rsidR="00D907AA">
          <w:rPr>
            <w:noProof/>
          </w:rPr>
          <w:t>5</w:t>
        </w:r>
      </w:fldSimple>
      <w:bookmarkEnd w:id="433"/>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434"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434"/>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lastRenderedPageBreak/>
        <w:t>//kod</w:t>
      </w:r>
    </w:p>
    <w:p w14:paraId="57D43A35" w14:textId="4CE95D64" w:rsidR="00CE58F8" w:rsidRDefault="00CE58F8" w:rsidP="00CE58F8">
      <w:pPr>
        <w:pStyle w:val="Nadpis2"/>
        <w:ind w:firstLine="708"/>
        <w:rPr>
          <w:shd w:val="clear" w:color="auto" w:fill="FFFFFF"/>
        </w:rPr>
      </w:pPr>
      <w:bookmarkStart w:id="435" w:name="_Toc129100439"/>
      <w:r w:rsidRPr="00026347">
        <w:rPr>
          <w:shd w:val="clear" w:color="auto" w:fill="FFFFFF"/>
        </w:rPr>
        <w:t>7.</w:t>
      </w:r>
      <w:r>
        <w:rPr>
          <w:shd w:val="clear" w:color="auto" w:fill="FFFFFF"/>
        </w:rPr>
        <w:t>1 knihovna</w:t>
      </w:r>
      <w:bookmarkEnd w:id="435"/>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36" w:name="_Ref103770918"/>
      <w:bookmarkStart w:id="437" w:name="_Toc129100440"/>
      <w:r w:rsidRPr="00026347">
        <w:t>7</w:t>
      </w:r>
      <w:r w:rsidR="00AB4BCD" w:rsidRPr="00026347">
        <w:t xml:space="preserve">.1.1 </w:t>
      </w:r>
      <w:r w:rsidR="00E9240E" w:rsidRPr="00026347">
        <w:t>atributy</w:t>
      </w:r>
      <w:bookmarkEnd w:id="436"/>
      <w:bookmarkEnd w:id="437"/>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38" w:name="_Toc129100441"/>
      <w:r w:rsidRPr="00026347">
        <w:t>7</w:t>
      </w:r>
      <w:r w:rsidR="00CB6506" w:rsidRPr="00026347">
        <w:t>.1.2 buffy</w:t>
      </w:r>
      <w:bookmarkEnd w:id="438"/>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39" w:name="_Toc129100442"/>
      <w:r w:rsidRPr="00026347">
        <w:t>7</w:t>
      </w:r>
      <w:r w:rsidR="002B5D06" w:rsidRPr="00026347">
        <w:t>.1.</w:t>
      </w:r>
      <w:r w:rsidR="00D936AC" w:rsidRPr="00026347">
        <w:t>3</w:t>
      </w:r>
      <w:r w:rsidR="002B5D06" w:rsidRPr="00026347">
        <w:t xml:space="preserve"> Postavy</w:t>
      </w:r>
      <w:bookmarkEnd w:id="439"/>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w:t>
      </w:r>
      <w:r w:rsidR="00844E3E" w:rsidRPr="001D3DBA">
        <w:lastRenderedPageBreak/>
        <w:t>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440" w:name="_Toc129100443"/>
      <w:r w:rsidRPr="00026347">
        <w:t>7</w:t>
      </w:r>
      <w:r w:rsidR="00925157" w:rsidRPr="00026347">
        <w:t>.1.4 Předměty</w:t>
      </w:r>
      <w:bookmarkEnd w:id="440"/>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41" w:name="_Toc129100444"/>
      <w:r w:rsidRPr="00026347">
        <w:t>7</w:t>
      </w:r>
      <w:r w:rsidR="00B4160F" w:rsidRPr="00026347">
        <w:t>.1.5 inventáře</w:t>
      </w:r>
      <w:bookmarkEnd w:id="441"/>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42" w:name="_Toc129100445"/>
      <w:r w:rsidRPr="00026347">
        <w:t>7</w:t>
      </w:r>
      <w:r w:rsidR="00803C7A" w:rsidRPr="00026347">
        <w:t>.1.6 kouzla</w:t>
      </w:r>
      <w:bookmarkEnd w:id="442"/>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443" w:name="_Toc129100446"/>
      <w:r w:rsidRPr="00026347">
        <w:t>7</w:t>
      </w:r>
      <w:r w:rsidR="00A21C2C" w:rsidRPr="00026347">
        <w:t>.1.7 mapa</w:t>
      </w:r>
      <w:bookmarkEnd w:id="443"/>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xml:space="preserve">, či podle </w:t>
      </w:r>
      <w:r w:rsidR="00755C04" w:rsidRPr="001D3DBA">
        <w:lastRenderedPageBreak/>
        <w:t>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44" w:name="_Toc129100447"/>
      <w:r w:rsidRPr="00026347">
        <w:t>7</w:t>
      </w:r>
      <w:r w:rsidR="00BD6C97" w:rsidRPr="00026347">
        <w:t>.6.8 úkoly</w:t>
      </w:r>
      <w:bookmarkEnd w:id="44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445" w:name="_Toc129100448"/>
      <w:r w:rsidRPr="00026347">
        <w:t>7</w:t>
      </w:r>
      <w:r w:rsidR="002D4783" w:rsidRPr="00026347">
        <w:t>.1.</w:t>
      </w:r>
      <w:r w:rsidR="00BE0C3C" w:rsidRPr="00026347">
        <w:t>9</w:t>
      </w:r>
      <w:r w:rsidR="002D4783" w:rsidRPr="00026347">
        <w:t xml:space="preserve"> GameManager</w:t>
      </w:r>
      <w:bookmarkEnd w:id="445"/>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46" w:name="_Toc129100449"/>
      <w:r w:rsidRPr="00026347">
        <w:lastRenderedPageBreak/>
        <w:t>7</w:t>
      </w:r>
      <w:r w:rsidR="00BE0C3C" w:rsidRPr="00026347">
        <w:t>.1.10 nastavení</w:t>
      </w:r>
      <w:bookmarkEnd w:id="44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47" w:name="_Toc129100450"/>
      <w:r w:rsidRPr="00026347">
        <w:t>7</w:t>
      </w:r>
      <w:r w:rsidR="00AB30A6" w:rsidRPr="00026347">
        <w:t xml:space="preserve">.2 </w:t>
      </w:r>
      <w:r w:rsidR="00C44197" w:rsidRPr="00026347">
        <w:t>TestovaniCastiKnihovny</w:t>
      </w:r>
      <w:bookmarkEnd w:id="447"/>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48" w:name="_Toc129100451"/>
      <w:r w:rsidRPr="00026347">
        <w:t>7</w:t>
      </w:r>
      <w:r w:rsidR="0069559A" w:rsidRPr="00026347">
        <w:t>.2.1</w:t>
      </w:r>
      <w:r w:rsidR="00555477" w:rsidRPr="00026347">
        <w:t xml:space="preserve"> okno</w:t>
      </w:r>
      <w:r w:rsidR="0069559A" w:rsidRPr="00026347">
        <w:t xml:space="preserve"> Form1</w:t>
      </w:r>
      <w:bookmarkEnd w:id="448"/>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449" w:name="_Ref124797379"/>
      <w:bookmarkStart w:id="450" w:name="_Ref124797370"/>
      <w:r>
        <w:t xml:space="preserve">Obr. </w:t>
      </w:r>
      <w:fldSimple w:instr=" SEQ Obrázek \* ARABIC ">
        <w:r w:rsidR="00D907AA">
          <w:rPr>
            <w:noProof/>
          </w:rPr>
          <w:t>6</w:t>
        </w:r>
      </w:fldSimple>
      <w:bookmarkEnd w:id="449"/>
      <w:r>
        <w:t xml:space="preserve"> </w:t>
      </w:r>
      <w:r w:rsidR="008D047E">
        <w:t xml:space="preserve">okno </w:t>
      </w:r>
      <w:r>
        <w:t>Form1-vlastní</w:t>
      </w:r>
      <w:bookmarkEnd w:id="450"/>
    </w:p>
    <w:p w14:paraId="659485D2" w14:textId="5CE8A6FB" w:rsidR="0069559A" w:rsidRDefault="00C77786" w:rsidP="00237525">
      <w:pPr>
        <w:pStyle w:val="Nadpis3"/>
      </w:pPr>
      <w:bookmarkStart w:id="451" w:name="_Toc129100452"/>
      <w:r w:rsidRPr="00026347">
        <w:t>7</w:t>
      </w:r>
      <w:r w:rsidR="00237525" w:rsidRPr="00026347">
        <w:t>.2.2</w:t>
      </w:r>
      <w:r w:rsidR="00D62635" w:rsidRPr="00026347">
        <w:t xml:space="preserve"> okno VypisPostava</w:t>
      </w:r>
      <w:bookmarkEnd w:id="451"/>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452" w:name="_Ref124798461"/>
      <w:r>
        <w:t xml:space="preserve">Obr. </w:t>
      </w:r>
      <w:fldSimple w:instr=" SEQ Obrázek \* ARABIC ">
        <w:r w:rsidR="00D907AA">
          <w:rPr>
            <w:noProof/>
          </w:rPr>
          <w:t>7</w:t>
        </w:r>
      </w:fldSimple>
      <w:bookmarkEnd w:id="452"/>
      <w:r>
        <w:t xml:space="preserve"> </w:t>
      </w:r>
      <w:r w:rsidR="008D047E">
        <w:t xml:space="preserve">okno </w:t>
      </w:r>
      <w:r>
        <w:t>VypisPostava-vlastní</w:t>
      </w:r>
    </w:p>
    <w:p w14:paraId="0A856BFA" w14:textId="0D968717" w:rsidR="00237525" w:rsidRDefault="00C77786" w:rsidP="007F1C5C">
      <w:pPr>
        <w:pStyle w:val="Nadpis3"/>
      </w:pPr>
      <w:bookmarkStart w:id="453" w:name="_Toc129100453"/>
      <w:r w:rsidRPr="00026347">
        <w:t>7</w:t>
      </w:r>
      <w:r w:rsidR="007F1C5C" w:rsidRPr="00026347">
        <w:t>.2.3 okno Combat</w:t>
      </w:r>
      <w:bookmarkEnd w:id="453"/>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454" w:name="_Ref124799884"/>
      <w:r>
        <w:t xml:space="preserve">Obr. </w:t>
      </w:r>
      <w:fldSimple w:instr=" SEQ Obrázek \* ARABIC ">
        <w:r w:rsidR="00D907AA">
          <w:rPr>
            <w:noProof/>
          </w:rPr>
          <w:t>8</w:t>
        </w:r>
      </w:fldSimple>
      <w:bookmarkEnd w:id="454"/>
      <w:r>
        <w:t xml:space="preserve"> </w:t>
      </w:r>
      <w:r w:rsidR="008D047E">
        <w:t xml:space="preserve">okno </w:t>
      </w:r>
      <w:r>
        <w:t>Combat-vlastní</w:t>
      </w:r>
    </w:p>
    <w:p w14:paraId="05B80103" w14:textId="5ECD05BC" w:rsidR="00237525" w:rsidRDefault="00C77786" w:rsidP="00185E5F">
      <w:pPr>
        <w:pStyle w:val="Nadpis3"/>
      </w:pPr>
      <w:bookmarkStart w:id="455" w:name="_Toc129100454"/>
      <w:r w:rsidRPr="00026347">
        <w:t>7</w:t>
      </w:r>
      <w:r w:rsidR="00185E5F" w:rsidRPr="00026347">
        <w:t>.2.4 okno BuffForm</w:t>
      </w:r>
      <w:bookmarkEnd w:id="455"/>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456" w:name="_Ref128410514"/>
      <w:r>
        <w:t xml:space="preserve">Obr. </w:t>
      </w:r>
      <w:fldSimple w:instr=" SEQ Obrázek \* ARABIC ">
        <w:r w:rsidR="00D907AA">
          <w:rPr>
            <w:noProof/>
          </w:rPr>
          <w:t>9</w:t>
        </w:r>
      </w:fldSimple>
      <w:bookmarkEnd w:id="456"/>
      <w:r>
        <w:t xml:space="preserve"> okno BuffForm-vlastní</w:t>
      </w:r>
    </w:p>
    <w:p w14:paraId="3DB6C94E" w14:textId="186FD567" w:rsidR="00237525" w:rsidRPr="00026347" w:rsidRDefault="00C77786" w:rsidP="00417082">
      <w:pPr>
        <w:pStyle w:val="Nadpis3"/>
      </w:pPr>
      <w:bookmarkStart w:id="457" w:name="_Toc129100455"/>
      <w:r w:rsidRPr="00026347">
        <w:t>7</w:t>
      </w:r>
      <w:r w:rsidR="00417082" w:rsidRPr="00026347">
        <w:t>.2.5 okno InventarForm</w:t>
      </w:r>
      <w:bookmarkEnd w:id="457"/>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458" w:name="_Ref128413124"/>
      <w:r>
        <w:t xml:space="preserve">Obr. </w:t>
      </w:r>
      <w:fldSimple w:instr=" SEQ Obrázek \* ARABIC ">
        <w:r w:rsidR="00D907AA">
          <w:rPr>
            <w:noProof/>
          </w:rPr>
          <w:t>10</w:t>
        </w:r>
      </w:fldSimple>
      <w:bookmarkEnd w:id="458"/>
      <w:r>
        <w:t xml:space="preserve"> okno InventarForm v početní a hmotnostní variantě-vlastní</w:t>
      </w:r>
    </w:p>
    <w:p w14:paraId="66685981" w14:textId="6A3A7293" w:rsidR="00417082" w:rsidRDefault="00C77786" w:rsidP="00417082">
      <w:pPr>
        <w:pStyle w:val="Nadpis3"/>
      </w:pPr>
      <w:bookmarkStart w:id="459" w:name="_Toc129100456"/>
      <w:r w:rsidRPr="00026347">
        <w:t>7</w:t>
      </w:r>
      <w:r w:rsidR="00417082" w:rsidRPr="00026347">
        <w:t>.2.6 okn</w:t>
      </w:r>
      <w:r w:rsidR="00C31739">
        <w:t>a</w:t>
      </w:r>
      <w:r w:rsidR="00417082" w:rsidRPr="00026347">
        <w:t xml:space="preserve"> ChunkForm</w:t>
      </w:r>
      <w:r w:rsidR="00C31739">
        <w:t xml:space="preserve"> a MapaForm</w:t>
      </w:r>
      <w:bookmarkEnd w:id="459"/>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460" w:name="_Ref128417280"/>
      <w:r>
        <w:t xml:space="preserve">Obr. </w:t>
      </w:r>
      <w:fldSimple w:instr=" SEQ Obrázek \* ARABIC ">
        <w:r w:rsidR="00D907AA">
          <w:rPr>
            <w:noProof/>
          </w:rPr>
          <w:t>11</w:t>
        </w:r>
      </w:fldSimple>
      <w:bookmarkEnd w:id="460"/>
      <w:r>
        <w:t xml:space="preserve"> okno ChunkForm-vlastní</w:t>
      </w:r>
    </w:p>
    <w:p w14:paraId="7FAEB0E8" w14:textId="1A437535" w:rsidR="00417082" w:rsidRPr="00026347" w:rsidRDefault="00C77786" w:rsidP="00417082">
      <w:pPr>
        <w:pStyle w:val="Nadpis3"/>
      </w:pPr>
      <w:bookmarkStart w:id="461" w:name="_Toc129100457"/>
      <w:r w:rsidRPr="00026347">
        <w:t>7</w:t>
      </w:r>
      <w:r w:rsidR="00417082" w:rsidRPr="00026347">
        <w:t>.2.7 okno UkolForm</w:t>
      </w:r>
      <w:bookmarkEnd w:id="461"/>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462" w:name="_Ref128418537"/>
      <w:r>
        <w:t xml:space="preserve">Obr. </w:t>
      </w:r>
      <w:fldSimple w:instr=" SEQ Obrázek \* ARABIC ">
        <w:r w:rsidR="00D907AA">
          <w:rPr>
            <w:noProof/>
          </w:rPr>
          <w:t>12</w:t>
        </w:r>
      </w:fldSimple>
      <w:bookmarkEnd w:id="462"/>
      <w:r w:rsidR="00F01FF8">
        <w:t xml:space="preserve"> okno</w:t>
      </w:r>
      <w:r>
        <w:t xml:space="preserve"> UkolForm-vlastní</w:t>
      </w:r>
    </w:p>
    <w:p w14:paraId="343CE1F3" w14:textId="4958CE7C" w:rsidR="00417082" w:rsidRDefault="00C77786" w:rsidP="00417082">
      <w:pPr>
        <w:pStyle w:val="Nadpis3"/>
      </w:pPr>
      <w:bookmarkStart w:id="463" w:name="_Toc129100458"/>
      <w:r w:rsidRPr="00026347">
        <w:t>7</w:t>
      </w:r>
      <w:r w:rsidR="00417082" w:rsidRPr="00026347">
        <w:t>.2.8 okno NastaveniForm</w:t>
      </w:r>
      <w:bookmarkEnd w:id="463"/>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464" w:name="_Ref128468001"/>
      <w:r>
        <w:t>Obr</w:t>
      </w:r>
      <w:r w:rsidR="00675849">
        <w:t>.</w:t>
      </w:r>
      <w:r>
        <w:t xml:space="preserve"> </w:t>
      </w:r>
      <w:fldSimple w:instr=" SEQ Obrázek \* ARABIC ">
        <w:r w:rsidR="00D907AA">
          <w:rPr>
            <w:noProof/>
          </w:rPr>
          <w:t>13</w:t>
        </w:r>
      </w:fldSimple>
      <w:bookmarkEnd w:id="464"/>
      <w:r>
        <w:t xml:space="preserve"> okno NastaveniForm-vlastní</w:t>
      </w:r>
    </w:p>
    <w:p w14:paraId="4EEF6293" w14:textId="37C8A479" w:rsidR="00E02B9D" w:rsidRPr="00026347" w:rsidRDefault="00C77786" w:rsidP="00E02B9D">
      <w:pPr>
        <w:pStyle w:val="Nadpis3"/>
      </w:pPr>
      <w:bookmarkStart w:id="465" w:name="_Toc129100459"/>
      <w:r w:rsidRPr="00026347">
        <w:t>7</w:t>
      </w:r>
      <w:r w:rsidR="00E02B9D" w:rsidRPr="00026347">
        <w:t xml:space="preserve">.2.9 okno </w:t>
      </w:r>
      <w:r w:rsidR="003F6983" w:rsidRPr="00026347">
        <w:t>GMMapaForm</w:t>
      </w:r>
      <w:bookmarkEnd w:id="465"/>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466" w:name="_Ref128488987"/>
      <w:r>
        <w:t xml:space="preserve">Obr. </w:t>
      </w:r>
      <w:fldSimple w:instr=" SEQ Obrázek \* ARABIC ">
        <w:r w:rsidR="00D907AA">
          <w:rPr>
            <w:noProof/>
          </w:rPr>
          <w:t>14</w:t>
        </w:r>
      </w:fldSimple>
      <w:bookmarkEnd w:id="466"/>
      <w:r>
        <w:t xml:space="preserve"> okno GMMapaForm-vlastní</w:t>
      </w:r>
    </w:p>
    <w:p w14:paraId="4B9600D4" w14:textId="17FA3D3D" w:rsidR="00E02B9D" w:rsidRPr="00026347" w:rsidRDefault="00C77786" w:rsidP="00E02B9D">
      <w:pPr>
        <w:pStyle w:val="Nadpis3"/>
      </w:pPr>
      <w:bookmarkStart w:id="467" w:name="_Toc129100460"/>
      <w:r w:rsidRPr="00026347">
        <w:t>7</w:t>
      </w:r>
      <w:r w:rsidR="00E02B9D" w:rsidRPr="00026347">
        <w:t xml:space="preserve">.2.10 okno </w:t>
      </w:r>
      <w:r w:rsidR="003F6983">
        <w:t>GMPostavyForm</w:t>
      </w:r>
      <w:bookmarkEnd w:id="467"/>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468" w:name="_Toc129100461"/>
      <w:r w:rsidRPr="00026347">
        <w:t>7</w:t>
      </w:r>
      <w:r w:rsidR="00E02B9D" w:rsidRPr="00026347">
        <w:t>.2.11 okno GMUkl</w:t>
      </w:r>
      <w:r w:rsidR="00EF5148">
        <w:t>a</w:t>
      </w:r>
      <w:r w:rsidR="00E02B9D" w:rsidRPr="00026347">
        <w:t>daniForm</w:t>
      </w:r>
      <w:bookmarkEnd w:id="468"/>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469" w:name="_Ref129108504"/>
      <w:r>
        <w:t>Obr</w:t>
      </w:r>
      <w:r w:rsidR="007B1788">
        <w:t>.</w:t>
      </w:r>
      <w:r>
        <w:t xml:space="preserve"> </w:t>
      </w:r>
      <w:fldSimple w:instr=" SEQ Obrázek \* ARABIC ">
        <w:r>
          <w:rPr>
            <w:noProof/>
          </w:rPr>
          <w:t>15</w:t>
        </w:r>
      </w:fldSimple>
      <w:bookmarkEnd w:id="469"/>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470" w:name="_Toc129100462"/>
      <w:r w:rsidRPr="00621687">
        <w:rPr>
          <w:rStyle w:val="Nadpis1Char"/>
          <w:rFonts w:asciiTheme="minorHAnsi" w:hAnsiTheme="minorHAnsi" w:cstheme="minorHAnsi"/>
        </w:rPr>
        <w:t>8. Zhodnocení realizace aplikace</w:t>
      </w:r>
      <w:bookmarkEnd w:id="470"/>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71" w:name="_Toc129100463"/>
      <w:r w:rsidRPr="00621687">
        <w:rPr>
          <w:rFonts w:asciiTheme="minorHAnsi" w:hAnsiTheme="minorHAnsi" w:cstheme="minorHAnsi"/>
          <w:shd w:val="clear" w:color="auto" w:fill="FFFFFF"/>
        </w:rPr>
        <w:t>9. Závěr</w:t>
      </w:r>
      <w:bookmarkEnd w:id="471"/>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72" w:name="_Toc129100464"/>
      <w:r>
        <w:lastRenderedPageBreak/>
        <w:t>Použité zdroje</w:t>
      </w:r>
      <w:bookmarkEnd w:id="472"/>
    </w:p>
    <w:p w14:paraId="232FB7DF" w14:textId="77777777" w:rsidR="004F0CEF" w:rsidRPr="004F0CEF" w:rsidRDefault="004F0CEF" w:rsidP="004F0CEF"/>
    <w:sdt>
      <w:sdtPr>
        <w:tag w:val="MENDELEY_BIBLIOGRAPHY"/>
        <w:id w:val="650411180"/>
        <w:placeholder>
          <w:docPart w:val="DefaultPlaceholder_-1854013440"/>
        </w:placeholder>
      </w:sdtPr>
      <w:sdtContent>
        <w:p w14:paraId="78566452" w14:textId="77777777" w:rsidR="0016786F" w:rsidRDefault="0016786F">
          <w:pPr>
            <w:autoSpaceDE w:val="0"/>
            <w:autoSpaceDN w:val="0"/>
            <w:ind w:hanging="640"/>
            <w:divId w:val="1141993392"/>
            <w:rPr>
              <w:ins w:id="473" w:author="Martin Novák" w:date="2023-03-17T16:59:00Z"/>
              <w:rFonts w:eastAsia="Times New Roman"/>
              <w:sz w:val="24"/>
              <w:szCs w:val="24"/>
            </w:rPr>
          </w:pPr>
          <w:ins w:id="474" w:author="Martin Novák" w:date="2023-03-17T16:59: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2553A616" w14:textId="77777777" w:rsidR="0016786F" w:rsidRDefault="0016786F">
          <w:pPr>
            <w:autoSpaceDE w:val="0"/>
            <w:autoSpaceDN w:val="0"/>
            <w:ind w:hanging="640"/>
            <w:divId w:val="1502233294"/>
            <w:rPr>
              <w:ins w:id="475" w:author="Martin Novák" w:date="2023-03-17T16:59:00Z"/>
              <w:rFonts w:eastAsia="Times New Roman"/>
            </w:rPr>
          </w:pPr>
          <w:ins w:id="476" w:author="Martin Novák" w:date="2023-03-17T16:59: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15175D0E" w14:textId="77777777" w:rsidR="0016786F" w:rsidRDefault="0016786F">
          <w:pPr>
            <w:autoSpaceDE w:val="0"/>
            <w:autoSpaceDN w:val="0"/>
            <w:ind w:hanging="640"/>
            <w:divId w:val="1910311265"/>
            <w:rPr>
              <w:ins w:id="477" w:author="Martin Novák" w:date="2023-03-17T16:59:00Z"/>
              <w:rFonts w:eastAsia="Times New Roman"/>
            </w:rPr>
          </w:pPr>
          <w:ins w:id="478" w:author="Martin Novák" w:date="2023-03-17T16:59: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3C59AB5E" w14:textId="77777777" w:rsidR="0016786F" w:rsidRDefault="0016786F">
          <w:pPr>
            <w:autoSpaceDE w:val="0"/>
            <w:autoSpaceDN w:val="0"/>
            <w:ind w:hanging="640"/>
            <w:divId w:val="1468548029"/>
            <w:rPr>
              <w:ins w:id="479" w:author="Martin Novák" w:date="2023-03-17T16:59:00Z"/>
              <w:rFonts w:eastAsia="Times New Roman"/>
            </w:rPr>
          </w:pPr>
          <w:ins w:id="480" w:author="Martin Novák" w:date="2023-03-17T16:59: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57100159" w14:textId="77777777" w:rsidR="0016786F" w:rsidRDefault="0016786F">
          <w:pPr>
            <w:autoSpaceDE w:val="0"/>
            <w:autoSpaceDN w:val="0"/>
            <w:ind w:hanging="640"/>
            <w:divId w:val="1471511596"/>
            <w:rPr>
              <w:ins w:id="481" w:author="Martin Novák" w:date="2023-03-17T16:59:00Z"/>
              <w:rFonts w:eastAsia="Times New Roman"/>
            </w:rPr>
          </w:pPr>
          <w:ins w:id="482" w:author="Martin Novák" w:date="2023-03-17T16:59: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1C10A91F" w14:textId="77777777" w:rsidR="0016786F" w:rsidRDefault="0016786F">
          <w:pPr>
            <w:autoSpaceDE w:val="0"/>
            <w:autoSpaceDN w:val="0"/>
            <w:ind w:hanging="640"/>
            <w:divId w:val="1457479298"/>
            <w:rPr>
              <w:ins w:id="483" w:author="Martin Novák" w:date="2023-03-17T16:59:00Z"/>
              <w:rFonts w:eastAsia="Times New Roman"/>
            </w:rPr>
          </w:pPr>
          <w:ins w:id="484" w:author="Martin Novák" w:date="2023-03-17T16:59: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4634D26B" w14:textId="77777777" w:rsidR="0016786F" w:rsidRDefault="0016786F">
          <w:pPr>
            <w:autoSpaceDE w:val="0"/>
            <w:autoSpaceDN w:val="0"/>
            <w:ind w:hanging="640"/>
            <w:divId w:val="1268586525"/>
            <w:rPr>
              <w:ins w:id="485" w:author="Martin Novák" w:date="2023-03-17T16:59:00Z"/>
              <w:rFonts w:eastAsia="Times New Roman"/>
            </w:rPr>
          </w:pPr>
          <w:ins w:id="486" w:author="Martin Novák" w:date="2023-03-17T16:59: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737929A3" w14:textId="77777777" w:rsidR="0016786F" w:rsidRDefault="0016786F">
          <w:pPr>
            <w:autoSpaceDE w:val="0"/>
            <w:autoSpaceDN w:val="0"/>
            <w:ind w:hanging="640"/>
            <w:divId w:val="734161317"/>
            <w:rPr>
              <w:ins w:id="487" w:author="Martin Novák" w:date="2023-03-17T16:59:00Z"/>
              <w:rFonts w:eastAsia="Times New Roman"/>
            </w:rPr>
          </w:pPr>
          <w:ins w:id="488" w:author="Martin Novák" w:date="2023-03-17T16:59: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0A3F3918" w14:textId="77777777" w:rsidR="0016786F" w:rsidRDefault="0016786F">
          <w:pPr>
            <w:autoSpaceDE w:val="0"/>
            <w:autoSpaceDN w:val="0"/>
            <w:ind w:hanging="640"/>
            <w:divId w:val="49813425"/>
            <w:rPr>
              <w:ins w:id="489" w:author="Martin Novák" w:date="2023-03-17T16:59:00Z"/>
              <w:rFonts w:eastAsia="Times New Roman"/>
            </w:rPr>
          </w:pPr>
          <w:ins w:id="490" w:author="Martin Novák" w:date="2023-03-17T16:59: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367E1055" w14:textId="77777777" w:rsidR="0016786F" w:rsidRDefault="0016786F">
          <w:pPr>
            <w:autoSpaceDE w:val="0"/>
            <w:autoSpaceDN w:val="0"/>
            <w:ind w:hanging="640"/>
            <w:divId w:val="1955093581"/>
            <w:rPr>
              <w:ins w:id="491" w:author="Martin Novák" w:date="2023-03-17T16:59:00Z"/>
              <w:rFonts w:eastAsia="Times New Roman"/>
            </w:rPr>
          </w:pPr>
          <w:ins w:id="492" w:author="Martin Novák" w:date="2023-03-17T16:59: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1D4552B7" w14:textId="77777777" w:rsidR="0016786F" w:rsidRDefault="0016786F">
          <w:pPr>
            <w:autoSpaceDE w:val="0"/>
            <w:autoSpaceDN w:val="0"/>
            <w:ind w:hanging="640"/>
            <w:divId w:val="174852732"/>
            <w:rPr>
              <w:ins w:id="493" w:author="Martin Novák" w:date="2023-03-17T16:59:00Z"/>
              <w:rFonts w:eastAsia="Times New Roman"/>
            </w:rPr>
          </w:pPr>
          <w:ins w:id="494" w:author="Martin Novák" w:date="2023-03-17T16:59: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0782F50D" w14:textId="77777777" w:rsidR="0016786F" w:rsidRDefault="0016786F">
          <w:pPr>
            <w:autoSpaceDE w:val="0"/>
            <w:autoSpaceDN w:val="0"/>
            <w:ind w:hanging="640"/>
            <w:divId w:val="853690484"/>
            <w:rPr>
              <w:ins w:id="495" w:author="Martin Novák" w:date="2023-03-17T16:59:00Z"/>
              <w:rFonts w:eastAsia="Times New Roman"/>
            </w:rPr>
          </w:pPr>
          <w:ins w:id="496" w:author="Martin Novák" w:date="2023-03-17T16:59: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45FF9A89" w14:textId="77777777" w:rsidR="0016786F" w:rsidRDefault="0016786F">
          <w:pPr>
            <w:autoSpaceDE w:val="0"/>
            <w:autoSpaceDN w:val="0"/>
            <w:ind w:hanging="640"/>
            <w:divId w:val="696783339"/>
            <w:rPr>
              <w:ins w:id="497" w:author="Martin Novák" w:date="2023-03-17T16:59:00Z"/>
              <w:rFonts w:eastAsia="Times New Roman"/>
            </w:rPr>
          </w:pPr>
          <w:ins w:id="498" w:author="Martin Novák" w:date="2023-03-17T16:59: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79D8570D" w14:textId="77777777" w:rsidR="0016786F" w:rsidRDefault="0016786F">
          <w:pPr>
            <w:autoSpaceDE w:val="0"/>
            <w:autoSpaceDN w:val="0"/>
            <w:ind w:hanging="640"/>
            <w:divId w:val="1720589590"/>
            <w:rPr>
              <w:ins w:id="499" w:author="Martin Novák" w:date="2023-03-17T16:59:00Z"/>
              <w:rFonts w:eastAsia="Times New Roman"/>
            </w:rPr>
          </w:pPr>
          <w:ins w:id="500" w:author="Martin Novák" w:date="2023-03-17T16:59: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7B909364" w14:textId="77777777" w:rsidR="0016786F" w:rsidRDefault="0016786F">
          <w:pPr>
            <w:autoSpaceDE w:val="0"/>
            <w:autoSpaceDN w:val="0"/>
            <w:ind w:hanging="640"/>
            <w:divId w:val="1589654399"/>
            <w:rPr>
              <w:ins w:id="501" w:author="Martin Novák" w:date="2023-03-17T16:59:00Z"/>
              <w:rFonts w:eastAsia="Times New Roman"/>
            </w:rPr>
          </w:pPr>
          <w:ins w:id="502" w:author="Martin Novák" w:date="2023-03-17T16:59: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74736553" w14:textId="77777777" w:rsidR="0016786F" w:rsidRDefault="0016786F">
          <w:pPr>
            <w:autoSpaceDE w:val="0"/>
            <w:autoSpaceDN w:val="0"/>
            <w:ind w:hanging="640"/>
            <w:divId w:val="439573630"/>
            <w:rPr>
              <w:ins w:id="503" w:author="Martin Novák" w:date="2023-03-17T16:59:00Z"/>
              <w:rFonts w:eastAsia="Times New Roman"/>
            </w:rPr>
          </w:pPr>
          <w:ins w:id="504" w:author="Martin Novák" w:date="2023-03-17T16:59: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0A03270E" w14:textId="77777777" w:rsidR="0016786F" w:rsidRDefault="0016786F">
          <w:pPr>
            <w:autoSpaceDE w:val="0"/>
            <w:autoSpaceDN w:val="0"/>
            <w:ind w:hanging="640"/>
            <w:divId w:val="1714189252"/>
            <w:rPr>
              <w:ins w:id="505" w:author="Martin Novák" w:date="2023-03-17T16:59:00Z"/>
              <w:rFonts w:eastAsia="Times New Roman"/>
            </w:rPr>
          </w:pPr>
          <w:ins w:id="506" w:author="Martin Novák" w:date="2023-03-17T16:59: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35FDE7FA" w14:textId="77777777" w:rsidR="0016786F" w:rsidRDefault="0016786F">
          <w:pPr>
            <w:autoSpaceDE w:val="0"/>
            <w:autoSpaceDN w:val="0"/>
            <w:ind w:hanging="640"/>
            <w:divId w:val="1597514874"/>
            <w:rPr>
              <w:ins w:id="507" w:author="Martin Novák" w:date="2023-03-17T16:59:00Z"/>
              <w:rFonts w:eastAsia="Times New Roman"/>
            </w:rPr>
          </w:pPr>
          <w:ins w:id="508" w:author="Martin Novák" w:date="2023-03-17T16:59: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68B93BE2" w14:textId="77777777" w:rsidR="0016786F" w:rsidRDefault="0016786F">
          <w:pPr>
            <w:autoSpaceDE w:val="0"/>
            <w:autoSpaceDN w:val="0"/>
            <w:ind w:hanging="640"/>
            <w:divId w:val="2144037386"/>
            <w:rPr>
              <w:ins w:id="509" w:author="Martin Novák" w:date="2023-03-17T16:59:00Z"/>
              <w:rFonts w:eastAsia="Times New Roman"/>
            </w:rPr>
          </w:pPr>
          <w:ins w:id="510" w:author="Martin Novák" w:date="2023-03-17T16:59: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253B33AE" w14:textId="77777777" w:rsidR="0016786F" w:rsidRDefault="0016786F">
          <w:pPr>
            <w:autoSpaceDE w:val="0"/>
            <w:autoSpaceDN w:val="0"/>
            <w:ind w:hanging="640"/>
            <w:divId w:val="385761860"/>
            <w:rPr>
              <w:ins w:id="511" w:author="Martin Novák" w:date="2023-03-17T16:59:00Z"/>
              <w:rFonts w:eastAsia="Times New Roman"/>
            </w:rPr>
          </w:pPr>
          <w:ins w:id="512" w:author="Martin Novák" w:date="2023-03-17T16:59: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6B3A673C" w14:textId="77777777" w:rsidR="0016786F" w:rsidRDefault="0016786F">
          <w:pPr>
            <w:autoSpaceDE w:val="0"/>
            <w:autoSpaceDN w:val="0"/>
            <w:ind w:hanging="640"/>
            <w:divId w:val="1341352488"/>
            <w:rPr>
              <w:ins w:id="513" w:author="Martin Novák" w:date="2023-03-17T16:59:00Z"/>
              <w:rFonts w:eastAsia="Times New Roman"/>
            </w:rPr>
          </w:pPr>
          <w:ins w:id="514" w:author="Martin Novák" w:date="2023-03-17T16:59: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3A975E83" w14:textId="77777777" w:rsidR="0016786F" w:rsidRDefault="0016786F">
          <w:pPr>
            <w:autoSpaceDE w:val="0"/>
            <w:autoSpaceDN w:val="0"/>
            <w:ind w:hanging="640"/>
            <w:divId w:val="638610044"/>
            <w:rPr>
              <w:ins w:id="515" w:author="Martin Novák" w:date="2023-03-17T16:59:00Z"/>
              <w:rFonts w:eastAsia="Times New Roman"/>
            </w:rPr>
          </w:pPr>
          <w:ins w:id="516" w:author="Martin Novák" w:date="2023-03-17T16:59: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5C1188DA" w14:textId="77777777" w:rsidR="0016786F" w:rsidRDefault="0016786F">
          <w:pPr>
            <w:autoSpaceDE w:val="0"/>
            <w:autoSpaceDN w:val="0"/>
            <w:ind w:hanging="640"/>
            <w:divId w:val="856388967"/>
            <w:rPr>
              <w:ins w:id="517" w:author="Martin Novák" w:date="2023-03-17T16:59:00Z"/>
              <w:rFonts w:eastAsia="Times New Roman"/>
            </w:rPr>
          </w:pPr>
          <w:ins w:id="518" w:author="Martin Novák" w:date="2023-03-17T16:59: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27BBF50E" w14:textId="77777777" w:rsidR="0016786F" w:rsidRDefault="0016786F">
          <w:pPr>
            <w:autoSpaceDE w:val="0"/>
            <w:autoSpaceDN w:val="0"/>
            <w:ind w:hanging="640"/>
            <w:divId w:val="276955715"/>
            <w:rPr>
              <w:ins w:id="519" w:author="Martin Novák" w:date="2023-03-17T16:59:00Z"/>
              <w:rFonts w:eastAsia="Times New Roman"/>
            </w:rPr>
          </w:pPr>
          <w:ins w:id="520" w:author="Martin Novák" w:date="2023-03-17T16:59: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70B4D61A" w14:textId="77777777" w:rsidR="0016786F" w:rsidRDefault="0016786F">
          <w:pPr>
            <w:autoSpaceDE w:val="0"/>
            <w:autoSpaceDN w:val="0"/>
            <w:ind w:hanging="640"/>
            <w:divId w:val="1484588005"/>
            <w:rPr>
              <w:ins w:id="521" w:author="Martin Novák" w:date="2023-03-17T16:59:00Z"/>
              <w:rFonts w:eastAsia="Times New Roman"/>
            </w:rPr>
          </w:pPr>
          <w:ins w:id="522" w:author="Martin Novák" w:date="2023-03-17T16:59: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6486903D" w14:textId="77777777" w:rsidR="0016786F" w:rsidRDefault="0016786F">
          <w:pPr>
            <w:autoSpaceDE w:val="0"/>
            <w:autoSpaceDN w:val="0"/>
            <w:ind w:hanging="640"/>
            <w:divId w:val="1666130501"/>
            <w:rPr>
              <w:ins w:id="523" w:author="Martin Novák" w:date="2023-03-17T16:59:00Z"/>
              <w:rFonts w:eastAsia="Times New Roman"/>
            </w:rPr>
          </w:pPr>
          <w:ins w:id="524" w:author="Martin Novák" w:date="2023-03-17T16:59: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19586A7A" w14:textId="77777777" w:rsidR="0016786F" w:rsidRDefault="0016786F">
          <w:pPr>
            <w:autoSpaceDE w:val="0"/>
            <w:autoSpaceDN w:val="0"/>
            <w:ind w:hanging="640"/>
            <w:divId w:val="978849079"/>
            <w:rPr>
              <w:ins w:id="525" w:author="Martin Novák" w:date="2023-03-17T16:59:00Z"/>
              <w:rFonts w:eastAsia="Times New Roman"/>
            </w:rPr>
          </w:pPr>
          <w:ins w:id="526" w:author="Martin Novák" w:date="2023-03-17T16:59: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6FF97687" w14:textId="77777777" w:rsidR="0016786F" w:rsidRDefault="0016786F">
          <w:pPr>
            <w:autoSpaceDE w:val="0"/>
            <w:autoSpaceDN w:val="0"/>
            <w:ind w:hanging="640"/>
            <w:divId w:val="285308476"/>
            <w:rPr>
              <w:ins w:id="527" w:author="Martin Novák" w:date="2023-03-17T16:59:00Z"/>
              <w:rFonts w:eastAsia="Times New Roman"/>
            </w:rPr>
          </w:pPr>
          <w:ins w:id="528" w:author="Martin Novák" w:date="2023-03-17T16:59: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5044F953" w14:textId="77777777" w:rsidR="0016786F" w:rsidRDefault="0016786F">
          <w:pPr>
            <w:autoSpaceDE w:val="0"/>
            <w:autoSpaceDN w:val="0"/>
            <w:ind w:hanging="640"/>
            <w:divId w:val="2121143498"/>
            <w:rPr>
              <w:ins w:id="529" w:author="Martin Novák" w:date="2023-03-17T16:59:00Z"/>
              <w:rFonts w:eastAsia="Times New Roman"/>
            </w:rPr>
          </w:pPr>
          <w:ins w:id="530" w:author="Martin Novák" w:date="2023-03-17T16:59:00Z">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011DCEBB" w14:textId="77777777" w:rsidR="0016786F" w:rsidRDefault="0016786F">
          <w:pPr>
            <w:autoSpaceDE w:val="0"/>
            <w:autoSpaceDN w:val="0"/>
            <w:ind w:hanging="640"/>
            <w:divId w:val="416099846"/>
            <w:rPr>
              <w:ins w:id="531" w:author="Martin Novák" w:date="2023-03-17T16:59:00Z"/>
              <w:rFonts w:eastAsia="Times New Roman"/>
            </w:rPr>
          </w:pPr>
          <w:ins w:id="532" w:author="Martin Novák" w:date="2023-03-17T16:59:00Z">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6F908CC9" w14:textId="77777777" w:rsidR="0016786F" w:rsidRDefault="0016786F">
          <w:pPr>
            <w:autoSpaceDE w:val="0"/>
            <w:autoSpaceDN w:val="0"/>
            <w:ind w:hanging="640"/>
            <w:divId w:val="813765062"/>
            <w:rPr>
              <w:ins w:id="533" w:author="Martin Novák" w:date="2023-03-17T16:59:00Z"/>
              <w:rFonts w:eastAsia="Times New Roman"/>
            </w:rPr>
          </w:pPr>
          <w:ins w:id="534" w:author="Martin Novák" w:date="2023-03-17T16:59:00Z">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1775E559" w14:textId="77777777" w:rsidR="0016786F" w:rsidRDefault="0016786F">
          <w:pPr>
            <w:autoSpaceDE w:val="0"/>
            <w:autoSpaceDN w:val="0"/>
            <w:ind w:hanging="640"/>
            <w:divId w:val="1967420933"/>
            <w:rPr>
              <w:ins w:id="535" w:author="Martin Novák" w:date="2023-03-17T16:59:00Z"/>
              <w:rFonts w:eastAsia="Times New Roman"/>
            </w:rPr>
          </w:pPr>
          <w:ins w:id="536" w:author="Martin Novák" w:date="2023-03-17T16:59:00Z">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20EC3CC2" w14:textId="77777777" w:rsidR="0016786F" w:rsidRDefault="0016786F">
          <w:pPr>
            <w:autoSpaceDE w:val="0"/>
            <w:autoSpaceDN w:val="0"/>
            <w:ind w:hanging="640"/>
            <w:divId w:val="1053040447"/>
            <w:rPr>
              <w:ins w:id="537" w:author="Martin Novák" w:date="2023-03-17T16:59:00Z"/>
              <w:rFonts w:eastAsia="Times New Roman"/>
            </w:rPr>
          </w:pPr>
          <w:ins w:id="538" w:author="Martin Novák" w:date="2023-03-17T16:59:00Z">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21E3A583" w14:textId="77777777" w:rsidR="0016786F" w:rsidRDefault="0016786F">
          <w:pPr>
            <w:autoSpaceDE w:val="0"/>
            <w:autoSpaceDN w:val="0"/>
            <w:ind w:hanging="640"/>
            <w:divId w:val="1302346069"/>
            <w:rPr>
              <w:ins w:id="539" w:author="Martin Novák" w:date="2023-03-17T16:59:00Z"/>
              <w:rFonts w:eastAsia="Times New Roman"/>
            </w:rPr>
          </w:pPr>
          <w:ins w:id="540" w:author="Martin Novák" w:date="2023-03-17T16:59:00Z">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35514D8F" w14:textId="77777777" w:rsidR="0016786F" w:rsidRDefault="0016786F">
          <w:pPr>
            <w:autoSpaceDE w:val="0"/>
            <w:autoSpaceDN w:val="0"/>
            <w:ind w:hanging="640"/>
            <w:divId w:val="43603717"/>
            <w:rPr>
              <w:ins w:id="541" w:author="Martin Novák" w:date="2023-03-17T16:59:00Z"/>
              <w:rFonts w:eastAsia="Times New Roman"/>
            </w:rPr>
          </w:pPr>
          <w:ins w:id="542" w:author="Martin Novák" w:date="2023-03-17T16:59:00Z">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0B193EEB" w14:textId="77777777" w:rsidR="0016786F" w:rsidRDefault="0016786F">
          <w:pPr>
            <w:autoSpaceDE w:val="0"/>
            <w:autoSpaceDN w:val="0"/>
            <w:ind w:hanging="640"/>
            <w:divId w:val="1866937829"/>
            <w:rPr>
              <w:ins w:id="543" w:author="Martin Novák" w:date="2023-03-17T16:59:00Z"/>
              <w:rFonts w:eastAsia="Times New Roman"/>
            </w:rPr>
          </w:pPr>
          <w:ins w:id="544" w:author="Martin Novák" w:date="2023-03-17T16:59:00Z">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628F7A49" w14:textId="77777777" w:rsidR="0016786F" w:rsidRDefault="0016786F">
          <w:pPr>
            <w:autoSpaceDE w:val="0"/>
            <w:autoSpaceDN w:val="0"/>
            <w:ind w:hanging="640"/>
            <w:divId w:val="411435760"/>
            <w:rPr>
              <w:ins w:id="545" w:author="Martin Novák" w:date="2023-03-17T16:59:00Z"/>
              <w:rFonts w:eastAsia="Times New Roman"/>
            </w:rPr>
          </w:pPr>
          <w:ins w:id="546" w:author="Martin Novák" w:date="2023-03-17T16:59:00Z">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35533636" w14:textId="77777777" w:rsidR="0016786F" w:rsidRDefault="0016786F">
          <w:pPr>
            <w:autoSpaceDE w:val="0"/>
            <w:autoSpaceDN w:val="0"/>
            <w:ind w:hanging="640"/>
            <w:divId w:val="1001006934"/>
            <w:rPr>
              <w:ins w:id="547" w:author="Martin Novák" w:date="2023-03-17T16:59:00Z"/>
              <w:rFonts w:eastAsia="Times New Roman"/>
            </w:rPr>
          </w:pPr>
          <w:ins w:id="548" w:author="Martin Novák" w:date="2023-03-17T16:59:00Z">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54537A7A" w14:textId="77777777" w:rsidR="0016786F" w:rsidRDefault="0016786F">
          <w:pPr>
            <w:autoSpaceDE w:val="0"/>
            <w:autoSpaceDN w:val="0"/>
            <w:ind w:hanging="640"/>
            <w:divId w:val="475679915"/>
            <w:rPr>
              <w:ins w:id="549" w:author="Martin Novák" w:date="2023-03-17T16:59:00Z"/>
              <w:rFonts w:eastAsia="Times New Roman"/>
            </w:rPr>
          </w:pPr>
          <w:ins w:id="550" w:author="Martin Novák" w:date="2023-03-17T16:59:00Z">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218E7164" w14:textId="77777777" w:rsidR="0016786F" w:rsidRDefault="0016786F">
          <w:pPr>
            <w:autoSpaceDE w:val="0"/>
            <w:autoSpaceDN w:val="0"/>
            <w:ind w:hanging="640"/>
            <w:divId w:val="1500386751"/>
            <w:rPr>
              <w:ins w:id="551" w:author="Martin Novák" w:date="2023-03-17T16:59:00Z"/>
              <w:rFonts w:eastAsia="Times New Roman"/>
            </w:rPr>
          </w:pPr>
          <w:ins w:id="552" w:author="Martin Novák" w:date="2023-03-17T16:59:00Z">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70A0BF59" w14:textId="77777777" w:rsidR="0016786F" w:rsidRDefault="0016786F">
          <w:pPr>
            <w:autoSpaceDE w:val="0"/>
            <w:autoSpaceDN w:val="0"/>
            <w:ind w:hanging="640"/>
            <w:divId w:val="1202522933"/>
            <w:rPr>
              <w:ins w:id="553" w:author="Martin Novák" w:date="2023-03-17T16:59:00Z"/>
              <w:rFonts w:eastAsia="Times New Roman"/>
            </w:rPr>
          </w:pPr>
          <w:ins w:id="554" w:author="Martin Novák" w:date="2023-03-17T16:59:00Z">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61D9B81C" w14:textId="77777777" w:rsidR="0016786F" w:rsidRDefault="0016786F">
          <w:pPr>
            <w:autoSpaceDE w:val="0"/>
            <w:autoSpaceDN w:val="0"/>
            <w:ind w:hanging="640"/>
            <w:divId w:val="199171238"/>
            <w:rPr>
              <w:ins w:id="555" w:author="Martin Novák" w:date="2023-03-17T16:59:00Z"/>
              <w:rFonts w:eastAsia="Times New Roman"/>
            </w:rPr>
          </w:pPr>
          <w:ins w:id="556" w:author="Martin Novák" w:date="2023-03-17T16:59:00Z">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7878F0E5" w14:textId="77777777" w:rsidR="0016786F" w:rsidRDefault="0016786F">
          <w:pPr>
            <w:autoSpaceDE w:val="0"/>
            <w:autoSpaceDN w:val="0"/>
            <w:ind w:hanging="640"/>
            <w:divId w:val="761531997"/>
            <w:rPr>
              <w:ins w:id="557" w:author="Martin Novák" w:date="2023-03-17T16:59:00Z"/>
              <w:rFonts w:eastAsia="Times New Roman"/>
            </w:rPr>
          </w:pPr>
          <w:ins w:id="558" w:author="Martin Novák" w:date="2023-03-17T16:59:00Z">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52BE8284" w14:textId="77777777" w:rsidR="0016786F" w:rsidRDefault="0016786F">
          <w:pPr>
            <w:autoSpaceDE w:val="0"/>
            <w:autoSpaceDN w:val="0"/>
            <w:ind w:hanging="640"/>
            <w:divId w:val="52824223"/>
            <w:rPr>
              <w:ins w:id="559" w:author="Martin Novák" w:date="2023-03-17T16:59:00Z"/>
              <w:rFonts w:eastAsia="Times New Roman"/>
            </w:rPr>
          </w:pPr>
          <w:ins w:id="560" w:author="Martin Novák" w:date="2023-03-17T16:59: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71A1EF92" w14:textId="77777777" w:rsidR="0016786F" w:rsidRDefault="0016786F">
          <w:pPr>
            <w:autoSpaceDE w:val="0"/>
            <w:autoSpaceDN w:val="0"/>
            <w:ind w:hanging="640"/>
            <w:divId w:val="1390883277"/>
            <w:rPr>
              <w:ins w:id="561" w:author="Martin Novák" w:date="2023-03-17T16:59:00Z"/>
              <w:rFonts w:eastAsia="Times New Roman"/>
            </w:rPr>
          </w:pPr>
          <w:ins w:id="562" w:author="Martin Novák" w:date="2023-03-17T16:59:00Z">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6C70AA46" w14:textId="77777777" w:rsidR="0016786F" w:rsidRDefault="0016786F">
          <w:pPr>
            <w:autoSpaceDE w:val="0"/>
            <w:autoSpaceDN w:val="0"/>
            <w:ind w:hanging="640"/>
            <w:divId w:val="186598511"/>
            <w:rPr>
              <w:ins w:id="563" w:author="Martin Novák" w:date="2023-03-17T16:59:00Z"/>
              <w:rFonts w:eastAsia="Times New Roman"/>
            </w:rPr>
          </w:pPr>
          <w:ins w:id="564" w:author="Martin Novák" w:date="2023-03-17T16:59:00Z">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3941318C" w14:textId="77777777" w:rsidR="0016786F" w:rsidRDefault="0016786F">
          <w:pPr>
            <w:autoSpaceDE w:val="0"/>
            <w:autoSpaceDN w:val="0"/>
            <w:ind w:hanging="640"/>
            <w:divId w:val="1651597982"/>
            <w:rPr>
              <w:ins w:id="565" w:author="Martin Novák" w:date="2023-03-17T16:59:00Z"/>
              <w:rFonts w:eastAsia="Times New Roman"/>
            </w:rPr>
          </w:pPr>
          <w:ins w:id="566" w:author="Martin Novák" w:date="2023-03-17T16:59:00Z">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151693EA" w14:textId="77777777" w:rsidR="0016786F" w:rsidRDefault="0016786F">
          <w:pPr>
            <w:autoSpaceDE w:val="0"/>
            <w:autoSpaceDN w:val="0"/>
            <w:ind w:hanging="640"/>
            <w:divId w:val="1992907510"/>
            <w:rPr>
              <w:ins w:id="567" w:author="Martin Novák" w:date="2023-03-17T16:59:00Z"/>
              <w:rFonts w:eastAsia="Times New Roman"/>
            </w:rPr>
          </w:pPr>
          <w:ins w:id="568" w:author="Martin Novák" w:date="2023-03-17T16:59:00Z">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1E35397F" w14:textId="77777777" w:rsidR="0016786F" w:rsidRDefault="0016786F">
          <w:pPr>
            <w:autoSpaceDE w:val="0"/>
            <w:autoSpaceDN w:val="0"/>
            <w:ind w:hanging="640"/>
            <w:divId w:val="757797526"/>
            <w:rPr>
              <w:ins w:id="569" w:author="Martin Novák" w:date="2023-03-17T16:59:00Z"/>
              <w:rFonts w:eastAsia="Times New Roman"/>
            </w:rPr>
          </w:pPr>
          <w:ins w:id="570" w:author="Martin Novák" w:date="2023-03-17T16:59:00Z">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7AEB8D88" w14:textId="77777777" w:rsidR="0016786F" w:rsidRDefault="0016786F">
          <w:pPr>
            <w:autoSpaceDE w:val="0"/>
            <w:autoSpaceDN w:val="0"/>
            <w:ind w:hanging="640"/>
            <w:divId w:val="523707891"/>
            <w:rPr>
              <w:ins w:id="571" w:author="Martin Novák" w:date="2023-03-17T16:59:00Z"/>
              <w:rFonts w:eastAsia="Times New Roman"/>
            </w:rPr>
          </w:pPr>
          <w:ins w:id="572" w:author="Martin Novák" w:date="2023-03-17T16:59:00Z">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39A196CA" w14:textId="77777777" w:rsidR="0016786F" w:rsidRDefault="0016786F">
          <w:pPr>
            <w:autoSpaceDE w:val="0"/>
            <w:autoSpaceDN w:val="0"/>
            <w:ind w:hanging="640"/>
            <w:divId w:val="1599215276"/>
            <w:rPr>
              <w:ins w:id="573" w:author="Martin Novák" w:date="2023-03-17T16:59:00Z"/>
              <w:rFonts w:eastAsia="Times New Roman"/>
            </w:rPr>
          </w:pPr>
          <w:ins w:id="574" w:author="Martin Novák" w:date="2023-03-17T16:59:00Z">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ins>
        </w:p>
        <w:p w14:paraId="07228AF1" w14:textId="77777777" w:rsidR="0016786F" w:rsidRDefault="0016786F">
          <w:pPr>
            <w:autoSpaceDE w:val="0"/>
            <w:autoSpaceDN w:val="0"/>
            <w:ind w:hanging="640"/>
            <w:divId w:val="1357150692"/>
            <w:rPr>
              <w:ins w:id="575" w:author="Martin Novák" w:date="2023-03-17T16:59:00Z"/>
              <w:rFonts w:eastAsia="Times New Roman"/>
            </w:rPr>
          </w:pPr>
          <w:ins w:id="576" w:author="Martin Novák" w:date="2023-03-17T16:59:00Z">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533904EF" w14:textId="77777777" w:rsidR="0016786F" w:rsidRDefault="0016786F">
          <w:pPr>
            <w:autoSpaceDE w:val="0"/>
            <w:autoSpaceDN w:val="0"/>
            <w:ind w:hanging="640"/>
            <w:divId w:val="1308974584"/>
            <w:rPr>
              <w:ins w:id="577" w:author="Martin Novák" w:date="2023-03-17T16:59:00Z"/>
              <w:rFonts w:eastAsia="Times New Roman"/>
            </w:rPr>
          </w:pPr>
          <w:ins w:id="578" w:author="Martin Novák" w:date="2023-03-17T16:59:00Z">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4D7F264E" w14:textId="77777777" w:rsidR="0016786F" w:rsidRDefault="0016786F">
          <w:pPr>
            <w:autoSpaceDE w:val="0"/>
            <w:autoSpaceDN w:val="0"/>
            <w:ind w:hanging="640"/>
            <w:divId w:val="692194393"/>
            <w:rPr>
              <w:ins w:id="579" w:author="Martin Novák" w:date="2023-03-17T16:59:00Z"/>
              <w:rFonts w:eastAsia="Times New Roman"/>
            </w:rPr>
          </w:pPr>
          <w:ins w:id="580" w:author="Martin Novák" w:date="2023-03-17T16:59:00Z">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21ED643E" w14:textId="77777777" w:rsidR="0016786F" w:rsidRDefault="0016786F">
          <w:pPr>
            <w:autoSpaceDE w:val="0"/>
            <w:autoSpaceDN w:val="0"/>
            <w:ind w:hanging="640"/>
            <w:divId w:val="841550614"/>
            <w:rPr>
              <w:ins w:id="581" w:author="Martin Novák" w:date="2023-03-17T16:59:00Z"/>
              <w:rFonts w:eastAsia="Times New Roman"/>
            </w:rPr>
          </w:pPr>
          <w:ins w:id="582" w:author="Martin Novák" w:date="2023-03-17T16:59:00Z">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2B2B5333" w14:textId="77777777" w:rsidR="0016786F" w:rsidRDefault="0016786F">
          <w:pPr>
            <w:autoSpaceDE w:val="0"/>
            <w:autoSpaceDN w:val="0"/>
            <w:ind w:hanging="640"/>
            <w:divId w:val="1685084157"/>
            <w:rPr>
              <w:ins w:id="583" w:author="Martin Novák" w:date="2023-03-17T16:59:00Z"/>
              <w:rFonts w:eastAsia="Times New Roman"/>
            </w:rPr>
          </w:pPr>
          <w:ins w:id="584" w:author="Martin Novák" w:date="2023-03-17T16:59:00Z">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3823999A" w14:textId="77777777" w:rsidR="0016786F" w:rsidRDefault="0016786F">
          <w:pPr>
            <w:autoSpaceDE w:val="0"/>
            <w:autoSpaceDN w:val="0"/>
            <w:ind w:hanging="640"/>
            <w:divId w:val="967974596"/>
            <w:rPr>
              <w:ins w:id="585" w:author="Martin Novák" w:date="2023-03-17T16:59:00Z"/>
              <w:rFonts w:eastAsia="Times New Roman"/>
            </w:rPr>
          </w:pPr>
          <w:ins w:id="586" w:author="Martin Novák" w:date="2023-03-17T16:59:00Z">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48C88D20" w14:textId="77777777" w:rsidR="0016786F" w:rsidRDefault="0016786F">
          <w:pPr>
            <w:autoSpaceDE w:val="0"/>
            <w:autoSpaceDN w:val="0"/>
            <w:ind w:hanging="640"/>
            <w:divId w:val="1678381771"/>
            <w:rPr>
              <w:ins w:id="587" w:author="Martin Novák" w:date="2023-03-17T16:59:00Z"/>
              <w:rFonts w:eastAsia="Times New Roman"/>
            </w:rPr>
          </w:pPr>
          <w:ins w:id="588" w:author="Martin Novák" w:date="2023-03-17T16:59:00Z">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50DAD8D8" w14:textId="77777777" w:rsidR="0016786F" w:rsidRDefault="0016786F">
          <w:pPr>
            <w:autoSpaceDE w:val="0"/>
            <w:autoSpaceDN w:val="0"/>
            <w:ind w:hanging="640"/>
            <w:divId w:val="361445573"/>
            <w:rPr>
              <w:ins w:id="589" w:author="Martin Novák" w:date="2023-03-17T16:59:00Z"/>
              <w:rFonts w:eastAsia="Times New Roman"/>
            </w:rPr>
          </w:pPr>
          <w:ins w:id="590" w:author="Martin Novák" w:date="2023-03-17T16:59:00Z">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76BDB699" w14:textId="77777777" w:rsidR="0016786F" w:rsidRDefault="0016786F">
          <w:pPr>
            <w:autoSpaceDE w:val="0"/>
            <w:autoSpaceDN w:val="0"/>
            <w:ind w:hanging="640"/>
            <w:divId w:val="2083985884"/>
            <w:rPr>
              <w:ins w:id="591" w:author="Martin Novák" w:date="2023-03-17T16:59:00Z"/>
              <w:rFonts w:eastAsia="Times New Roman"/>
            </w:rPr>
          </w:pPr>
          <w:ins w:id="592" w:author="Martin Novák" w:date="2023-03-17T16:59:00Z">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67130D81" w14:textId="77777777" w:rsidR="0016786F" w:rsidRDefault="0016786F">
          <w:pPr>
            <w:autoSpaceDE w:val="0"/>
            <w:autoSpaceDN w:val="0"/>
            <w:ind w:hanging="640"/>
            <w:divId w:val="490027817"/>
            <w:rPr>
              <w:ins w:id="593" w:author="Martin Novák" w:date="2023-03-17T16:59:00Z"/>
              <w:rFonts w:eastAsia="Times New Roman"/>
            </w:rPr>
          </w:pPr>
          <w:ins w:id="594" w:author="Martin Novák" w:date="2023-03-17T16:59:00Z">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60FA0CDD" w14:textId="77777777" w:rsidR="0016786F" w:rsidRDefault="0016786F">
          <w:pPr>
            <w:autoSpaceDE w:val="0"/>
            <w:autoSpaceDN w:val="0"/>
            <w:ind w:hanging="640"/>
            <w:divId w:val="467665938"/>
            <w:rPr>
              <w:ins w:id="595" w:author="Martin Novák" w:date="2023-03-17T16:59:00Z"/>
              <w:rFonts w:eastAsia="Times New Roman"/>
            </w:rPr>
          </w:pPr>
          <w:ins w:id="596" w:author="Martin Novák" w:date="2023-03-17T16:59:00Z">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73CC75EA" w14:textId="77777777" w:rsidR="0016786F" w:rsidRDefault="0016786F">
          <w:pPr>
            <w:autoSpaceDE w:val="0"/>
            <w:autoSpaceDN w:val="0"/>
            <w:ind w:hanging="640"/>
            <w:divId w:val="478155630"/>
            <w:rPr>
              <w:ins w:id="597" w:author="Martin Novák" w:date="2023-03-17T16:59:00Z"/>
              <w:rFonts w:eastAsia="Times New Roman"/>
            </w:rPr>
          </w:pPr>
          <w:ins w:id="598" w:author="Martin Novák" w:date="2023-03-17T16:59:00Z">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05D486FA" w14:textId="77777777" w:rsidR="0016786F" w:rsidRDefault="0016786F">
          <w:pPr>
            <w:autoSpaceDE w:val="0"/>
            <w:autoSpaceDN w:val="0"/>
            <w:ind w:hanging="640"/>
            <w:divId w:val="2013756849"/>
            <w:rPr>
              <w:ins w:id="599" w:author="Martin Novák" w:date="2023-03-17T16:59:00Z"/>
              <w:rFonts w:eastAsia="Times New Roman"/>
            </w:rPr>
          </w:pPr>
          <w:ins w:id="600" w:author="Martin Novák" w:date="2023-03-17T16:59:00Z">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454AC6C3" w14:textId="77777777" w:rsidR="0016786F" w:rsidRDefault="0016786F">
          <w:pPr>
            <w:autoSpaceDE w:val="0"/>
            <w:autoSpaceDN w:val="0"/>
            <w:ind w:hanging="640"/>
            <w:divId w:val="201871591"/>
            <w:rPr>
              <w:ins w:id="601" w:author="Martin Novák" w:date="2023-03-17T16:59:00Z"/>
              <w:rFonts w:eastAsia="Times New Roman"/>
            </w:rPr>
          </w:pPr>
          <w:ins w:id="602" w:author="Martin Novák" w:date="2023-03-17T16:59:00Z">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60B80B8B" w14:textId="77777777" w:rsidR="0016786F" w:rsidRDefault="0016786F">
          <w:pPr>
            <w:autoSpaceDE w:val="0"/>
            <w:autoSpaceDN w:val="0"/>
            <w:ind w:hanging="640"/>
            <w:divId w:val="1341930677"/>
            <w:rPr>
              <w:ins w:id="603" w:author="Martin Novák" w:date="2023-03-17T16:59:00Z"/>
              <w:rFonts w:eastAsia="Times New Roman"/>
            </w:rPr>
          </w:pPr>
          <w:ins w:id="604" w:author="Martin Novák" w:date="2023-03-17T16:59:00Z">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0F9FB222" w14:textId="77777777" w:rsidR="0016786F" w:rsidRDefault="0016786F">
          <w:pPr>
            <w:autoSpaceDE w:val="0"/>
            <w:autoSpaceDN w:val="0"/>
            <w:ind w:hanging="640"/>
            <w:divId w:val="378477787"/>
            <w:rPr>
              <w:ins w:id="605" w:author="Martin Novák" w:date="2023-03-17T16:59:00Z"/>
              <w:rFonts w:eastAsia="Times New Roman"/>
            </w:rPr>
          </w:pPr>
          <w:ins w:id="606" w:author="Martin Novák" w:date="2023-03-17T16:59:00Z">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7C8185A2" w14:textId="77777777" w:rsidR="0016786F" w:rsidRDefault="0016786F">
          <w:pPr>
            <w:autoSpaceDE w:val="0"/>
            <w:autoSpaceDN w:val="0"/>
            <w:ind w:hanging="640"/>
            <w:divId w:val="454955383"/>
            <w:rPr>
              <w:ins w:id="607" w:author="Martin Novák" w:date="2023-03-17T16:59:00Z"/>
              <w:rFonts w:eastAsia="Times New Roman"/>
            </w:rPr>
          </w:pPr>
          <w:ins w:id="608" w:author="Martin Novák" w:date="2023-03-17T16:59: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0FF09C67" w14:textId="77777777" w:rsidR="0016786F" w:rsidRDefault="0016786F">
          <w:pPr>
            <w:autoSpaceDE w:val="0"/>
            <w:autoSpaceDN w:val="0"/>
            <w:ind w:hanging="640"/>
            <w:divId w:val="379289364"/>
            <w:rPr>
              <w:ins w:id="609" w:author="Martin Novák" w:date="2023-03-17T16:59:00Z"/>
              <w:rFonts w:eastAsia="Times New Roman"/>
            </w:rPr>
          </w:pPr>
          <w:ins w:id="610" w:author="Martin Novák" w:date="2023-03-17T16:59:00Z">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1CACDB56" w14:textId="77777777" w:rsidR="0016786F" w:rsidRDefault="0016786F">
          <w:pPr>
            <w:autoSpaceDE w:val="0"/>
            <w:autoSpaceDN w:val="0"/>
            <w:ind w:hanging="640"/>
            <w:divId w:val="1187596434"/>
            <w:rPr>
              <w:ins w:id="611" w:author="Martin Novák" w:date="2023-03-17T16:59:00Z"/>
              <w:rFonts w:eastAsia="Times New Roman"/>
            </w:rPr>
          </w:pPr>
          <w:ins w:id="612" w:author="Martin Novák" w:date="2023-03-17T16:59: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2E672366" w14:textId="77777777" w:rsidR="0016786F" w:rsidRDefault="0016786F">
          <w:pPr>
            <w:autoSpaceDE w:val="0"/>
            <w:autoSpaceDN w:val="0"/>
            <w:ind w:hanging="640"/>
            <w:divId w:val="582032812"/>
            <w:rPr>
              <w:ins w:id="613" w:author="Martin Novák" w:date="2023-03-17T16:59:00Z"/>
              <w:rFonts w:eastAsia="Times New Roman"/>
            </w:rPr>
          </w:pPr>
          <w:ins w:id="614" w:author="Martin Novák" w:date="2023-03-17T16:59: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45C5B986" w14:textId="77777777" w:rsidR="0016786F" w:rsidRDefault="0016786F">
          <w:pPr>
            <w:autoSpaceDE w:val="0"/>
            <w:autoSpaceDN w:val="0"/>
            <w:ind w:hanging="640"/>
            <w:divId w:val="1851750292"/>
            <w:rPr>
              <w:ins w:id="615" w:author="Martin Novák" w:date="2023-03-17T16:59:00Z"/>
              <w:rFonts w:eastAsia="Times New Roman"/>
            </w:rPr>
          </w:pPr>
          <w:ins w:id="616" w:author="Martin Novák" w:date="2023-03-17T16:59:00Z">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4D6B2FBB" w14:textId="77777777" w:rsidR="0016786F" w:rsidRDefault="0016786F">
          <w:pPr>
            <w:autoSpaceDE w:val="0"/>
            <w:autoSpaceDN w:val="0"/>
            <w:ind w:hanging="640"/>
            <w:divId w:val="495266648"/>
            <w:rPr>
              <w:ins w:id="617" w:author="Martin Novák" w:date="2023-03-17T16:59:00Z"/>
              <w:rFonts w:eastAsia="Times New Roman"/>
            </w:rPr>
          </w:pPr>
          <w:ins w:id="618" w:author="Martin Novák" w:date="2023-03-17T16:59:00Z">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241301E9" w14:textId="77777777" w:rsidR="0016786F" w:rsidRDefault="0016786F">
          <w:pPr>
            <w:autoSpaceDE w:val="0"/>
            <w:autoSpaceDN w:val="0"/>
            <w:ind w:hanging="640"/>
            <w:divId w:val="1740177549"/>
            <w:rPr>
              <w:ins w:id="619" w:author="Martin Novák" w:date="2023-03-17T16:59:00Z"/>
              <w:rFonts w:eastAsia="Times New Roman"/>
            </w:rPr>
          </w:pPr>
          <w:ins w:id="620" w:author="Martin Novák" w:date="2023-03-17T16:59: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083D0D7B" w14:textId="77777777" w:rsidR="0016786F" w:rsidRDefault="0016786F">
          <w:pPr>
            <w:autoSpaceDE w:val="0"/>
            <w:autoSpaceDN w:val="0"/>
            <w:ind w:hanging="640"/>
            <w:divId w:val="487093244"/>
            <w:rPr>
              <w:ins w:id="621" w:author="Martin Novák" w:date="2023-03-17T16:59:00Z"/>
              <w:rFonts w:eastAsia="Times New Roman"/>
            </w:rPr>
          </w:pPr>
          <w:ins w:id="622" w:author="Martin Novák" w:date="2023-03-17T16:59:00Z">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293AE640" w14:textId="77777777" w:rsidR="0016786F" w:rsidRDefault="0016786F">
          <w:pPr>
            <w:autoSpaceDE w:val="0"/>
            <w:autoSpaceDN w:val="0"/>
            <w:ind w:hanging="640"/>
            <w:divId w:val="754594429"/>
            <w:rPr>
              <w:ins w:id="623" w:author="Martin Novák" w:date="2023-03-17T16:59:00Z"/>
              <w:rFonts w:eastAsia="Times New Roman"/>
            </w:rPr>
          </w:pPr>
          <w:ins w:id="624" w:author="Martin Novák" w:date="2023-03-17T16:59:00Z">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539FF26D" w14:textId="77777777" w:rsidR="0016786F" w:rsidRDefault="0016786F">
          <w:pPr>
            <w:autoSpaceDE w:val="0"/>
            <w:autoSpaceDN w:val="0"/>
            <w:ind w:hanging="640"/>
            <w:divId w:val="6374987"/>
            <w:rPr>
              <w:ins w:id="625" w:author="Martin Novák" w:date="2023-03-17T16:59:00Z"/>
              <w:rFonts w:eastAsia="Times New Roman"/>
            </w:rPr>
          </w:pPr>
          <w:ins w:id="626" w:author="Martin Novák" w:date="2023-03-17T16:59:00Z">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3A241CE2" w14:textId="77777777" w:rsidR="0016786F" w:rsidRDefault="0016786F">
          <w:pPr>
            <w:autoSpaceDE w:val="0"/>
            <w:autoSpaceDN w:val="0"/>
            <w:ind w:hanging="640"/>
            <w:divId w:val="988824642"/>
            <w:rPr>
              <w:ins w:id="627" w:author="Martin Novák" w:date="2023-03-17T16:59:00Z"/>
              <w:rFonts w:eastAsia="Times New Roman"/>
            </w:rPr>
          </w:pPr>
          <w:ins w:id="628" w:author="Martin Novák" w:date="2023-03-17T16:59:00Z">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1674E96A" w14:textId="77777777" w:rsidR="0016786F" w:rsidRDefault="0016786F">
          <w:pPr>
            <w:autoSpaceDE w:val="0"/>
            <w:autoSpaceDN w:val="0"/>
            <w:ind w:hanging="640"/>
            <w:divId w:val="565144300"/>
            <w:rPr>
              <w:ins w:id="629" w:author="Martin Novák" w:date="2023-03-17T16:59:00Z"/>
              <w:rFonts w:eastAsia="Times New Roman"/>
            </w:rPr>
          </w:pPr>
          <w:ins w:id="630" w:author="Martin Novák" w:date="2023-03-17T16:59:00Z">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1E2B3CC9" w14:textId="77777777" w:rsidR="0016786F" w:rsidRDefault="0016786F">
          <w:pPr>
            <w:autoSpaceDE w:val="0"/>
            <w:autoSpaceDN w:val="0"/>
            <w:ind w:hanging="640"/>
            <w:divId w:val="407311166"/>
            <w:rPr>
              <w:ins w:id="631" w:author="Martin Novák" w:date="2023-03-17T16:59:00Z"/>
              <w:rFonts w:eastAsia="Times New Roman"/>
            </w:rPr>
          </w:pPr>
          <w:ins w:id="632" w:author="Martin Novák" w:date="2023-03-17T16:59:00Z">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7BC7A41D" w14:textId="77777777" w:rsidR="0016786F" w:rsidRDefault="0016786F">
          <w:pPr>
            <w:autoSpaceDE w:val="0"/>
            <w:autoSpaceDN w:val="0"/>
            <w:ind w:hanging="640"/>
            <w:divId w:val="1089153896"/>
            <w:rPr>
              <w:ins w:id="633" w:author="Martin Novák" w:date="2023-03-17T16:59:00Z"/>
              <w:rFonts w:eastAsia="Times New Roman"/>
            </w:rPr>
          </w:pPr>
          <w:ins w:id="634" w:author="Martin Novák" w:date="2023-03-17T16:59:00Z">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34EFD61C" w14:textId="77777777" w:rsidR="0016786F" w:rsidRDefault="0016786F">
          <w:pPr>
            <w:autoSpaceDE w:val="0"/>
            <w:autoSpaceDN w:val="0"/>
            <w:ind w:hanging="640"/>
            <w:divId w:val="1328903670"/>
            <w:rPr>
              <w:ins w:id="635" w:author="Martin Novák" w:date="2023-03-17T16:59:00Z"/>
              <w:rFonts w:eastAsia="Times New Roman"/>
            </w:rPr>
          </w:pPr>
          <w:ins w:id="636" w:author="Martin Novák" w:date="2023-03-17T16:59:00Z">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6FF5C776" w14:textId="77777777" w:rsidR="0016786F" w:rsidRDefault="0016786F">
          <w:pPr>
            <w:autoSpaceDE w:val="0"/>
            <w:autoSpaceDN w:val="0"/>
            <w:ind w:hanging="640"/>
            <w:divId w:val="10643484"/>
            <w:rPr>
              <w:ins w:id="637" w:author="Martin Novák" w:date="2023-03-17T16:59:00Z"/>
              <w:rFonts w:eastAsia="Times New Roman"/>
            </w:rPr>
          </w:pPr>
          <w:ins w:id="638" w:author="Martin Novák" w:date="2023-03-17T16:59:00Z">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42F1EB29" w14:textId="77777777" w:rsidR="0016786F" w:rsidRDefault="0016786F">
          <w:pPr>
            <w:autoSpaceDE w:val="0"/>
            <w:autoSpaceDN w:val="0"/>
            <w:ind w:hanging="640"/>
            <w:divId w:val="385566367"/>
            <w:rPr>
              <w:ins w:id="639" w:author="Martin Novák" w:date="2023-03-17T16:59:00Z"/>
              <w:rFonts w:eastAsia="Times New Roman"/>
            </w:rPr>
          </w:pPr>
          <w:ins w:id="640" w:author="Martin Novák" w:date="2023-03-17T16:59:00Z">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55D74FF2" w14:textId="77777777" w:rsidR="0016786F" w:rsidRDefault="0016786F">
          <w:pPr>
            <w:autoSpaceDE w:val="0"/>
            <w:autoSpaceDN w:val="0"/>
            <w:ind w:hanging="640"/>
            <w:divId w:val="1780684974"/>
            <w:rPr>
              <w:ins w:id="641" w:author="Martin Novák" w:date="2023-03-17T16:59:00Z"/>
              <w:rFonts w:eastAsia="Times New Roman"/>
            </w:rPr>
          </w:pPr>
          <w:ins w:id="642" w:author="Martin Novák" w:date="2023-03-17T16:59:00Z">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4022DEC4" w14:textId="77777777" w:rsidR="0016786F" w:rsidRDefault="0016786F">
          <w:pPr>
            <w:autoSpaceDE w:val="0"/>
            <w:autoSpaceDN w:val="0"/>
            <w:ind w:hanging="640"/>
            <w:divId w:val="1556231702"/>
            <w:rPr>
              <w:ins w:id="643" w:author="Martin Novák" w:date="2023-03-17T16:59:00Z"/>
              <w:rFonts w:eastAsia="Times New Roman"/>
            </w:rPr>
          </w:pPr>
          <w:ins w:id="644" w:author="Martin Novák" w:date="2023-03-17T16:59:00Z">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14C8D59B" w14:textId="77777777" w:rsidR="0016786F" w:rsidRDefault="0016786F">
          <w:pPr>
            <w:autoSpaceDE w:val="0"/>
            <w:autoSpaceDN w:val="0"/>
            <w:ind w:hanging="640"/>
            <w:divId w:val="2022656305"/>
            <w:rPr>
              <w:ins w:id="645" w:author="Martin Novák" w:date="2023-03-17T16:59:00Z"/>
              <w:rFonts w:eastAsia="Times New Roman"/>
            </w:rPr>
          </w:pPr>
          <w:ins w:id="646" w:author="Martin Novák" w:date="2023-03-17T16:59:00Z">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77B74AF6" w14:textId="77777777" w:rsidR="0016786F" w:rsidRDefault="0016786F">
          <w:pPr>
            <w:autoSpaceDE w:val="0"/>
            <w:autoSpaceDN w:val="0"/>
            <w:ind w:hanging="640"/>
            <w:divId w:val="1904948815"/>
            <w:rPr>
              <w:ins w:id="647" w:author="Martin Novák" w:date="2023-03-17T16:59:00Z"/>
              <w:rFonts w:eastAsia="Times New Roman"/>
            </w:rPr>
          </w:pPr>
          <w:ins w:id="648" w:author="Martin Novák" w:date="2023-03-17T16:59:00Z">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4DC3AD49" w14:textId="77777777" w:rsidR="0016786F" w:rsidRDefault="0016786F">
          <w:pPr>
            <w:autoSpaceDE w:val="0"/>
            <w:autoSpaceDN w:val="0"/>
            <w:ind w:hanging="640"/>
            <w:divId w:val="262032582"/>
            <w:rPr>
              <w:ins w:id="649" w:author="Martin Novák" w:date="2023-03-17T16:59:00Z"/>
              <w:rFonts w:eastAsia="Times New Roman"/>
            </w:rPr>
          </w:pPr>
          <w:ins w:id="650" w:author="Martin Novák" w:date="2023-03-17T16:59:00Z">
            <w:r>
              <w:rPr>
                <w:rFonts w:eastAsia="Times New Roman"/>
              </w:rPr>
              <w:t xml:space="preserve">[89]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66DBB557" w14:textId="77777777" w:rsidR="0016786F" w:rsidRDefault="0016786F">
          <w:pPr>
            <w:autoSpaceDE w:val="0"/>
            <w:autoSpaceDN w:val="0"/>
            <w:ind w:hanging="640"/>
            <w:divId w:val="1993410220"/>
            <w:rPr>
              <w:ins w:id="651" w:author="Martin Novák" w:date="2023-03-17T16:59:00Z"/>
              <w:rFonts w:eastAsia="Times New Roman"/>
            </w:rPr>
          </w:pPr>
          <w:ins w:id="652" w:author="Martin Novák" w:date="2023-03-17T16:59:00Z">
            <w:r>
              <w:rPr>
                <w:rFonts w:eastAsia="Times New Roman"/>
              </w:rPr>
              <w:t xml:space="preserve">[90]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15C8B30F" w14:textId="77777777" w:rsidR="0016786F" w:rsidRDefault="0016786F">
          <w:pPr>
            <w:autoSpaceDE w:val="0"/>
            <w:autoSpaceDN w:val="0"/>
            <w:ind w:hanging="640"/>
            <w:divId w:val="1811508757"/>
            <w:rPr>
              <w:ins w:id="653" w:author="Martin Novák" w:date="2023-03-17T16:59:00Z"/>
              <w:rFonts w:eastAsia="Times New Roman"/>
            </w:rPr>
          </w:pPr>
          <w:ins w:id="654" w:author="Martin Novák" w:date="2023-03-17T16:59:00Z">
            <w:r>
              <w:rPr>
                <w:rFonts w:eastAsia="Times New Roman"/>
              </w:rPr>
              <w:t xml:space="preserve">[91]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4F8A01DE" w14:textId="77777777" w:rsidR="0016786F" w:rsidRDefault="0016786F">
          <w:pPr>
            <w:autoSpaceDE w:val="0"/>
            <w:autoSpaceDN w:val="0"/>
            <w:ind w:hanging="640"/>
            <w:divId w:val="900409364"/>
            <w:rPr>
              <w:ins w:id="655" w:author="Martin Novák" w:date="2023-03-17T16:59:00Z"/>
              <w:rFonts w:eastAsia="Times New Roman"/>
            </w:rPr>
          </w:pPr>
          <w:ins w:id="656" w:author="Martin Novák" w:date="2023-03-17T16:59:00Z">
            <w:r>
              <w:rPr>
                <w:rFonts w:eastAsia="Times New Roman"/>
              </w:rPr>
              <w:t xml:space="preserve">[92]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7C767D0F" w14:textId="77777777" w:rsidR="0016786F" w:rsidRDefault="0016786F">
          <w:pPr>
            <w:autoSpaceDE w:val="0"/>
            <w:autoSpaceDN w:val="0"/>
            <w:ind w:hanging="640"/>
            <w:divId w:val="363749942"/>
            <w:rPr>
              <w:ins w:id="657" w:author="Martin Novák" w:date="2023-03-17T16:59:00Z"/>
              <w:rFonts w:eastAsia="Times New Roman"/>
            </w:rPr>
          </w:pPr>
          <w:ins w:id="658" w:author="Martin Novák" w:date="2023-03-17T16:59:00Z">
            <w:r>
              <w:rPr>
                <w:rFonts w:eastAsia="Times New Roman"/>
              </w:rPr>
              <w:t xml:space="preserve">[93]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68A8995D" w14:textId="77777777" w:rsidR="0016786F" w:rsidRDefault="0016786F">
          <w:pPr>
            <w:autoSpaceDE w:val="0"/>
            <w:autoSpaceDN w:val="0"/>
            <w:ind w:hanging="640"/>
            <w:divId w:val="1595241191"/>
            <w:rPr>
              <w:ins w:id="659" w:author="Martin Novák" w:date="2023-03-17T16:59:00Z"/>
              <w:rFonts w:eastAsia="Times New Roman"/>
            </w:rPr>
          </w:pPr>
          <w:ins w:id="660" w:author="Martin Novák" w:date="2023-03-17T16:59:00Z">
            <w:r>
              <w:rPr>
                <w:rFonts w:eastAsia="Times New Roman"/>
              </w:rPr>
              <w:t xml:space="preserve">[94]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27107ACD" w14:textId="77777777" w:rsidR="0016786F" w:rsidRDefault="0016786F">
          <w:pPr>
            <w:autoSpaceDE w:val="0"/>
            <w:autoSpaceDN w:val="0"/>
            <w:ind w:hanging="640"/>
            <w:divId w:val="600381478"/>
            <w:rPr>
              <w:ins w:id="661" w:author="Martin Novák" w:date="2023-03-17T16:59:00Z"/>
              <w:rFonts w:eastAsia="Times New Roman"/>
            </w:rPr>
          </w:pPr>
          <w:ins w:id="662" w:author="Martin Novák" w:date="2023-03-17T16:59:00Z">
            <w:r>
              <w:rPr>
                <w:rFonts w:eastAsia="Times New Roman"/>
              </w:rPr>
              <w:t xml:space="preserve">[95]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3E43C12C" w14:textId="77777777" w:rsidR="0016786F" w:rsidRDefault="0016786F">
          <w:pPr>
            <w:autoSpaceDE w:val="0"/>
            <w:autoSpaceDN w:val="0"/>
            <w:ind w:hanging="640"/>
            <w:divId w:val="2066221437"/>
            <w:rPr>
              <w:ins w:id="663" w:author="Martin Novák" w:date="2023-03-17T16:59:00Z"/>
              <w:rFonts w:eastAsia="Times New Roman"/>
            </w:rPr>
          </w:pPr>
          <w:ins w:id="664" w:author="Martin Novák" w:date="2023-03-17T16:59:00Z">
            <w:r>
              <w:rPr>
                <w:rFonts w:eastAsia="Times New Roman"/>
              </w:rPr>
              <w:t xml:space="preserve">[96]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48567F63" w14:textId="77777777" w:rsidR="0016786F" w:rsidRDefault="0016786F">
          <w:pPr>
            <w:autoSpaceDE w:val="0"/>
            <w:autoSpaceDN w:val="0"/>
            <w:ind w:hanging="640"/>
            <w:divId w:val="115834854"/>
            <w:rPr>
              <w:ins w:id="665" w:author="Martin Novák" w:date="2023-03-17T16:59:00Z"/>
              <w:rFonts w:eastAsia="Times New Roman"/>
            </w:rPr>
          </w:pPr>
          <w:ins w:id="666" w:author="Martin Novák" w:date="2023-03-17T16:59:00Z">
            <w:r>
              <w:rPr>
                <w:rFonts w:eastAsia="Times New Roman"/>
              </w:rPr>
              <w:lastRenderedPageBreak/>
              <w:t xml:space="preserve">[97]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3961E0F7" w14:textId="77777777" w:rsidR="0016786F" w:rsidRDefault="0016786F">
          <w:pPr>
            <w:autoSpaceDE w:val="0"/>
            <w:autoSpaceDN w:val="0"/>
            <w:ind w:hanging="640"/>
            <w:divId w:val="998777317"/>
            <w:rPr>
              <w:ins w:id="667" w:author="Martin Novák" w:date="2023-03-17T16:59:00Z"/>
              <w:rFonts w:eastAsia="Times New Roman"/>
            </w:rPr>
          </w:pPr>
          <w:ins w:id="668" w:author="Martin Novák" w:date="2023-03-17T16:59:00Z">
            <w:r>
              <w:rPr>
                <w:rFonts w:eastAsia="Times New Roman"/>
              </w:rPr>
              <w:t xml:space="preserve">[98]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7B004210" w14:textId="77777777" w:rsidR="0016786F" w:rsidRDefault="0016786F">
          <w:pPr>
            <w:autoSpaceDE w:val="0"/>
            <w:autoSpaceDN w:val="0"/>
            <w:ind w:hanging="640"/>
            <w:divId w:val="1333875912"/>
            <w:rPr>
              <w:ins w:id="669" w:author="Martin Novák" w:date="2023-03-17T16:59:00Z"/>
              <w:rFonts w:eastAsia="Times New Roman"/>
            </w:rPr>
          </w:pPr>
          <w:ins w:id="670" w:author="Martin Novák" w:date="2023-03-17T16:59:00Z">
            <w:r>
              <w:rPr>
                <w:rFonts w:eastAsia="Times New Roman"/>
              </w:rPr>
              <w:t xml:space="preserve">[99]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53F353F3" w14:textId="77777777" w:rsidR="0016786F" w:rsidRDefault="0016786F">
          <w:pPr>
            <w:autoSpaceDE w:val="0"/>
            <w:autoSpaceDN w:val="0"/>
            <w:ind w:hanging="640"/>
            <w:divId w:val="769282434"/>
            <w:rPr>
              <w:ins w:id="671" w:author="Martin Novák" w:date="2023-03-17T16:59:00Z"/>
              <w:rFonts w:eastAsia="Times New Roman"/>
            </w:rPr>
          </w:pPr>
          <w:ins w:id="672" w:author="Martin Novák" w:date="2023-03-17T16:59:00Z">
            <w:r>
              <w:rPr>
                <w:rFonts w:eastAsia="Times New Roman"/>
              </w:rPr>
              <w:t xml:space="preserve">[100]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38E88019" w14:textId="77777777" w:rsidR="0016786F" w:rsidRDefault="0016786F">
          <w:pPr>
            <w:autoSpaceDE w:val="0"/>
            <w:autoSpaceDN w:val="0"/>
            <w:ind w:hanging="640"/>
            <w:divId w:val="93018286"/>
            <w:rPr>
              <w:ins w:id="673" w:author="Martin Novák" w:date="2023-03-17T16:59:00Z"/>
              <w:rFonts w:eastAsia="Times New Roman"/>
            </w:rPr>
          </w:pPr>
          <w:ins w:id="674" w:author="Martin Novák" w:date="2023-03-17T16:59:00Z">
            <w:r>
              <w:rPr>
                <w:rFonts w:eastAsia="Times New Roman"/>
              </w:rPr>
              <w:t xml:space="preserve">[101]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4A870B5C" w14:textId="77777777" w:rsidR="0016786F" w:rsidRDefault="0016786F">
          <w:pPr>
            <w:autoSpaceDE w:val="0"/>
            <w:autoSpaceDN w:val="0"/>
            <w:ind w:hanging="640"/>
            <w:divId w:val="1011832710"/>
            <w:rPr>
              <w:ins w:id="675" w:author="Martin Novák" w:date="2023-03-17T16:59:00Z"/>
              <w:rFonts w:eastAsia="Times New Roman"/>
            </w:rPr>
          </w:pPr>
          <w:ins w:id="676" w:author="Martin Novák" w:date="2023-03-17T16:59:00Z">
            <w:r>
              <w:rPr>
                <w:rFonts w:eastAsia="Times New Roman"/>
              </w:rPr>
              <w:t xml:space="preserve">[102]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39CB9ED1" w14:textId="77777777" w:rsidR="0016786F" w:rsidRDefault="0016786F">
          <w:pPr>
            <w:autoSpaceDE w:val="0"/>
            <w:autoSpaceDN w:val="0"/>
            <w:ind w:hanging="640"/>
            <w:divId w:val="1131941170"/>
            <w:rPr>
              <w:ins w:id="677" w:author="Martin Novák" w:date="2023-03-17T16:59:00Z"/>
              <w:rFonts w:eastAsia="Times New Roman"/>
            </w:rPr>
          </w:pPr>
          <w:ins w:id="678" w:author="Martin Novák" w:date="2023-03-17T16:59:00Z">
            <w:r>
              <w:rPr>
                <w:rFonts w:eastAsia="Times New Roman"/>
              </w:rPr>
              <w:t xml:space="preserve">[103]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53987BF6" w14:textId="77777777" w:rsidR="0016786F" w:rsidRDefault="0016786F">
          <w:pPr>
            <w:autoSpaceDE w:val="0"/>
            <w:autoSpaceDN w:val="0"/>
            <w:ind w:hanging="640"/>
            <w:divId w:val="1021250055"/>
            <w:rPr>
              <w:ins w:id="679" w:author="Martin Novák" w:date="2023-03-17T16:59:00Z"/>
              <w:rFonts w:eastAsia="Times New Roman"/>
            </w:rPr>
          </w:pPr>
          <w:ins w:id="680" w:author="Martin Novák" w:date="2023-03-17T16:59:00Z">
            <w:r>
              <w:rPr>
                <w:rFonts w:eastAsia="Times New Roman"/>
              </w:rPr>
              <w:t xml:space="preserve">[104]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1BD86383" w14:textId="77777777" w:rsidR="0016786F" w:rsidRDefault="0016786F">
          <w:pPr>
            <w:autoSpaceDE w:val="0"/>
            <w:autoSpaceDN w:val="0"/>
            <w:ind w:hanging="640"/>
            <w:divId w:val="789592354"/>
            <w:rPr>
              <w:ins w:id="681" w:author="Martin Novák" w:date="2023-03-17T16:59:00Z"/>
              <w:rFonts w:eastAsia="Times New Roman"/>
            </w:rPr>
          </w:pPr>
          <w:ins w:id="682" w:author="Martin Novák" w:date="2023-03-17T16:59:00Z">
            <w:r>
              <w:rPr>
                <w:rFonts w:eastAsia="Times New Roman"/>
              </w:rPr>
              <w:t xml:space="preserve">[105]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576E5595" w14:textId="77777777" w:rsidR="0016786F" w:rsidRDefault="0016786F">
          <w:pPr>
            <w:autoSpaceDE w:val="0"/>
            <w:autoSpaceDN w:val="0"/>
            <w:ind w:hanging="640"/>
            <w:divId w:val="1765222507"/>
            <w:rPr>
              <w:ins w:id="683" w:author="Martin Novák" w:date="2023-03-17T16:59:00Z"/>
              <w:rFonts w:eastAsia="Times New Roman"/>
            </w:rPr>
          </w:pPr>
          <w:ins w:id="684" w:author="Martin Novák" w:date="2023-03-17T16:59:00Z">
            <w:r>
              <w:rPr>
                <w:rFonts w:eastAsia="Times New Roman"/>
              </w:rPr>
              <w:t>[106]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3ED6096C" w14:textId="77777777" w:rsidR="0016786F" w:rsidRDefault="0016786F">
          <w:pPr>
            <w:autoSpaceDE w:val="0"/>
            <w:autoSpaceDN w:val="0"/>
            <w:ind w:hanging="640"/>
            <w:divId w:val="462620529"/>
            <w:rPr>
              <w:ins w:id="685" w:author="Martin Novák" w:date="2023-03-17T16:59:00Z"/>
              <w:rFonts w:eastAsia="Times New Roman"/>
            </w:rPr>
          </w:pPr>
          <w:ins w:id="686" w:author="Martin Novák" w:date="2023-03-17T16:59:00Z">
            <w:r>
              <w:rPr>
                <w:rFonts w:eastAsia="Times New Roman"/>
              </w:rPr>
              <w:t xml:space="preserve">[107]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34345B56" w14:textId="77777777" w:rsidR="0016786F" w:rsidRDefault="0016786F">
          <w:pPr>
            <w:autoSpaceDE w:val="0"/>
            <w:autoSpaceDN w:val="0"/>
            <w:ind w:hanging="640"/>
            <w:divId w:val="57364297"/>
            <w:rPr>
              <w:ins w:id="687" w:author="Martin Novák" w:date="2023-03-17T16:59:00Z"/>
              <w:rFonts w:eastAsia="Times New Roman"/>
            </w:rPr>
          </w:pPr>
          <w:ins w:id="688" w:author="Martin Novák" w:date="2023-03-17T16:59:00Z">
            <w:r>
              <w:rPr>
                <w:rFonts w:eastAsia="Times New Roman"/>
              </w:rPr>
              <w:t xml:space="preserve">[108]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57A0C9AF" w14:textId="77777777" w:rsidR="0016786F" w:rsidRDefault="0016786F">
          <w:pPr>
            <w:autoSpaceDE w:val="0"/>
            <w:autoSpaceDN w:val="0"/>
            <w:ind w:hanging="640"/>
            <w:divId w:val="826095199"/>
            <w:rPr>
              <w:ins w:id="689" w:author="Martin Novák" w:date="2023-03-17T16:59:00Z"/>
              <w:rFonts w:eastAsia="Times New Roman"/>
            </w:rPr>
          </w:pPr>
          <w:ins w:id="690" w:author="Martin Novák" w:date="2023-03-17T16:59:00Z">
            <w:r>
              <w:rPr>
                <w:rFonts w:eastAsia="Times New Roman"/>
              </w:rPr>
              <w:t xml:space="preserve">[109]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4E661770" w14:textId="77777777" w:rsidR="0016786F" w:rsidRDefault="0016786F">
          <w:pPr>
            <w:autoSpaceDE w:val="0"/>
            <w:autoSpaceDN w:val="0"/>
            <w:ind w:hanging="640"/>
            <w:divId w:val="1755475473"/>
            <w:rPr>
              <w:ins w:id="691" w:author="Martin Novák" w:date="2023-03-17T16:59:00Z"/>
              <w:rFonts w:eastAsia="Times New Roman"/>
            </w:rPr>
          </w:pPr>
          <w:ins w:id="692" w:author="Martin Novák" w:date="2023-03-17T16:59:00Z">
            <w:r>
              <w:rPr>
                <w:rFonts w:eastAsia="Times New Roman"/>
              </w:rPr>
              <w:t xml:space="preserve">[110]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3D9E0DDD" w14:textId="77777777" w:rsidR="0016786F" w:rsidRDefault="0016786F">
          <w:pPr>
            <w:autoSpaceDE w:val="0"/>
            <w:autoSpaceDN w:val="0"/>
            <w:ind w:hanging="640"/>
            <w:divId w:val="789905760"/>
            <w:rPr>
              <w:ins w:id="693" w:author="Martin Novák" w:date="2023-03-17T16:59:00Z"/>
              <w:rFonts w:eastAsia="Times New Roman"/>
            </w:rPr>
          </w:pPr>
          <w:ins w:id="694" w:author="Martin Novák" w:date="2023-03-17T16:59:00Z">
            <w:r>
              <w:rPr>
                <w:rFonts w:eastAsia="Times New Roman"/>
              </w:rPr>
              <w:t xml:space="preserve">[111]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73869985" w14:textId="77777777" w:rsidR="0016786F" w:rsidRDefault="0016786F">
          <w:pPr>
            <w:autoSpaceDE w:val="0"/>
            <w:autoSpaceDN w:val="0"/>
            <w:ind w:hanging="640"/>
            <w:divId w:val="1305352609"/>
            <w:rPr>
              <w:ins w:id="695" w:author="Martin Novák" w:date="2023-03-17T16:59:00Z"/>
              <w:rFonts w:eastAsia="Times New Roman"/>
            </w:rPr>
          </w:pPr>
          <w:ins w:id="696" w:author="Martin Novák" w:date="2023-03-17T16:59:00Z">
            <w:r>
              <w:rPr>
                <w:rFonts w:eastAsia="Times New Roman"/>
              </w:rPr>
              <w:t xml:space="preserve">[112]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0DBC730A" w14:textId="77777777" w:rsidR="0016786F" w:rsidRDefault="0016786F">
          <w:pPr>
            <w:autoSpaceDE w:val="0"/>
            <w:autoSpaceDN w:val="0"/>
            <w:ind w:hanging="640"/>
            <w:divId w:val="1102188795"/>
            <w:rPr>
              <w:ins w:id="697" w:author="Martin Novák" w:date="2023-03-17T16:59:00Z"/>
              <w:rFonts w:eastAsia="Times New Roman"/>
            </w:rPr>
          </w:pPr>
          <w:ins w:id="698" w:author="Martin Novák" w:date="2023-03-17T16:59:00Z">
            <w:r>
              <w:rPr>
                <w:rFonts w:eastAsia="Times New Roman"/>
              </w:rPr>
              <w:lastRenderedPageBreak/>
              <w:t xml:space="preserve">[113]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1195F385" w14:textId="77777777" w:rsidR="0016786F" w:rsidRDefault="0016786F">
          <w:pPr>
            <w:autoSpaceDE w:val="0"/>
            <w:autoSpaceDN w:val="0"/>
            <w:ind w:hanging="640"/>
            <w:divId w:val="1740863301"/>
            <w:rPr>
              <w:ins w:id="699" w:author="Martin Novák" w:date="2023-03-17T16:59:00Z"/>
              <w:rFonts w:eastAsia="Times New Roman"/>
            </w:rPr>
          </w:pPr>
          <w:ins w:id="700" w:author="Martin Novák" w:date="2023-03-17T16:59:00Z">
            <w:r>
              <w:rPr>
                <w:rFonts w:eastAsia="Times New Roman"/>
              </w:rPr>
              <w:t xml:space="preserve">[114]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40ABE13A" w14:textId="77777777" w:rsidR="0016786F" w:rsidRDefault="0016786F">
          <w:pPr>
            <w:autoSpaceDE w:val="0"/>
            <w:autoSpaceDN w:val="0"/>
            <w:ind w:hanging="640"/>
            <w:divId w:val="1255897386"/>
            <w:rPr>
              <w:ins w:id="701" w:author="Martin Novák" w:date="2023-03-17T16:59:00Z"/>
              <w:rFonts w:eastAsia="Times New Roman"/>
            </w:rPr>
          </w:pPr>
          <w:ins w:id="702" w:author="Martin Novák" w:date="2023-03-17T16:59:00Z">
            <w:r>
              <w:rPr>
                <w:rFonts w:eastAsia="Times New Roman"/>
              </w:rPr>
              <w:t xml:space="preserve">[115]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1CEC327B" w14:textId="77777777" w:rsidR="0016786F" w:rsidRDefault="0016786F">
          <w:pPr>
            <w:autoSpaceDE w:val="0"/>
            <w:autoSpaceDN w:val="0"/>
            <w:ind w:hanging="640"/>
            <w:divId w:val="2140761668"/>
            <w:rPr>
              <w:ins w:id="703" w:author="Martin Novák" w:date="2023-03-17T16:59:00Z"/>
              <w:rFonts w:eastAsia="Times New Roman"/>
            </w:rPr>
          </w:pPr>
          <w:ins w:id="704" w:author="Martin Novák" w:date="2023-03-17T16:59:00Z">
            <w:r>
              <w:rPr>
                <w:rFonts w:eastAsia="Times New Roman"/>
              </w:rPr>
              <w:t xml:space="preserve">[116]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2C596C4E" w14:textId="77777777" w:rsidR="0016786F" w:rsidRDefault="0016786F">
          <w:pPr>
            <w:autoSpaceDE w:val="0"/>
            <w:autoSpaceDN w:val="0"/>
            <w:ind w:hanging="640"/>
            <w:divId w:val="1420714388"/>
            <w:rPr>
              <w:ins w:id="705" w:author="Martin Novák" w:date="2023-03-17T16:59:00Z"/>
              <w:rFonts w:eastAsia="Times New Roman"/>
            </w:rPr>
          </w:pPr>
          <w:ins w:id="706" w:author="Martin Novák" w:date="2023-03-17T16:59:00Z">
            <w:r>
              <w:rPr>
                <w:rFonts w:eastAsia="Times New Roman"/>
              </w:rPr>
              <w:t xml:space="preserve">[117]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7D9CBB15" w14:textId="77777777" w:rsidR="0016786F" w:rsidRDefault="0016786F">
          <w:pPr>
            <w:autoSpaceDE w:val="0"/>
            <w:autoSpaceDN w:val="0"/>
            <w:ind w:hanging="640"/>
            <w:divId w:val="121457870"/>
            <w:rPr>
              <w:ins w:id="707" w:author="Martin Novák" w:date="2023-03-17T16:59:00Z"/>
              <w:rFonts w:eastAsia="Times New Roman"/>
            </w:rPr>
          </w:pPr>
          <w:ins w:id="708" w:author="Martin Novák" w:date="2023-03-17T16:59:00Z">
            <w:r>
              <w:rPr>
                <w:rFonts w:eastAsia="Times New Roman"/>
              </w:rPr>
              <w:t xml:space="preserve">[118]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00C2112A" w14:textId="77777777" w:rsidR="0016786F" w:rsidRDefault="0016786F">
          <w:pPr>
            <w:autoSpaceDE w:val="0"/>
            <w:autoSpaceDN w:val="0"/>
            <w:ind w:hanging="640"/>
            <w:divId w:val="598106042"/>
            <w:rPr>
              <w:ins w:id="709" w:author="Martin Novák" w:date="2023-03-17T16:59:00Z"/>
              <w:rFonts w:eastAsia="Times New Roman"/>
            </w:rPr>
          </w:pPr>
          <w:ins w:id="710" w:author="Martin Novák" w:date="2023-03-17T16:59:00Z">
            <w:r>
              <w:rPr>
                <w:rFonts w:eastAsia="Times New Roman"/>
              </w:rPr>
              <w:t xml:space="preserve">[119]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3019278A" w14:textId="77777777" w:rsidR="0016786F" w:rsidRDefault="0016786F">
          <w:pPr>
            <w:autoSpaceDE w:val="0"/>
            <w:autoSpaceDN w:val="0"/>
            <w:ind w:hanging="640"/>
            <w:divId w:val="1956328979"/>
            <w:rPr>
              <w:ins w:id="711" w:author="Martin Novák" w:date="2023-03-17T16:59:00Z"/>
              <w:rFonts w:eastAsia="Times New Roman"/>
            </w:rPr>
          </w:pPr>
          <w:ins w:id="712" w:author="Martin Novák" w:date="2023-03-17T16:59:00Z">
            <w:r>
              <w:rPr>
                <w:rFonts w:eastAsia="Times New Roman"/>
              </w:rPr>
              <w:t xml:space="preserve">[120]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500EA436" w14:textId="77777777" w:rsidR="0016786F" w:rsidRDefault="0016786F">
          <w:pPr>
            <w:autoSpaceDE w:val="0"/>
            <w:autoSpaceDN w:val="0"/>
            <w:ind w:hanging="640"/>
            <w:divId w:val="367729484"/>
            <w:rPr>
              <w:ins w:id="713" w:author="Martin Novák" w:date="2023-03-17T16:59:00Z"/>
              <w:rFonts w:eastAsia="Times New Roman"/>
            </w:rPr>
          </w:pPr>
          <w:ins w:id="714" w:author="Martin Novák" w:date="2023-03-17T16:59:00Z">
            <w:r>
              <w:rPr>
                <w:rFonts w:eastAsia="Times New Roman"/>
              </w:rPr>
              <w:t xml:space="preserve">[121]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5CBE911B" w14:textId="77777777" w:rsidR="0016786F" w:rsidRDefault="0016786F">
          <w:pPr>
            <w:autoSpaceDE w:val="0"/>
            <w:autoSpaceDN w:val="0"/>
            <w:ind w:hanging="640"/>
            <w:divId w:val="1421025416"/>
            <w:rPr>
              <w:ins w:id="715" w:author="Martin Novák" w:date="2023-03-17T16:59:00Z"/>
              <w:rFonts w:eastAsia="Times New Roman"/>
            </w:rPr>
          </w:pPr>
          <w:ins w:id="716" w:author="Martin Novák" w:date="2023-03-17T16:59:00Z">
            <w:r>
              <w:rPr>
                <w:rFonts w:eastAsia="Times New Roman"/>
              </w:rPr>
              <w:t xml:space="preserve">[122]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15D1A71B" w14:textId="77777777" w:rsidR="0016786F" w:rsidRDefault="0016786F">
          <w:pPr>
            <w:autoSpaceDE w:val="0"/>
            <w:autoSpaceDN w:val="0"/>
            <w:ind w:hanging="640"/>
            <w:divId w:val="13658847"/>
            <w:rPr>
              <w:ins w:id="717" w:author="Martin Novák" w:date="2023-03-17T16:59:00Z"/>
              <w:rFonts w:eastAsia="Times New Roman"/>
            </w:rPr>
          </w:pPr>
          <w:ins w:id="718" w:author="Martin Novák" w:date="2023-03-17T16:59:00Z">
            <w:r>
              <w:rPr>
                <w:rFonts w:eastAsia="Times New Roman"/>
              </w:rPr>
              <w:t xml:space="preserve">[123]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270478AC" w14:textId="77777777" w:rsidR="0016786F" w:rsidRDefault="0016786F">
          <w:pPr>
            <w:autoSpaceDE w:val="0"/>
            <w:autoSpaceDN w:val="0"/>
            <w:ind w:hanging="640"/>
            <w:divId w:val="521666782"/>
            <w:rPr>
              <w:ins w:id="719" w:author="Martin Novák" w:date="2023-03-17T16:59:00Z"/>
              <w:rFonts w:eastAsia="Times New Roman"/>
            </w:rPr>
          </w:pPr>
          <w:ins w:id="720" w:author="Martin Novák" w:date="2023-03-17T16:59:00Z">
            <w:r>
              <w:rPr>
                <w:rFonts w:eastAsia="Times New Roman"/>
              </w:rPr>
              <w:t xml:space="preserve">[124]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71962B5C" w14:textId="77777777" w:rsidR="0016786F" w:rsidRDefault="0016786F">
          <w:pPr>
            <w:autoSpaceDE w:val="0"/>
            <w:autoSpaceDN w:val="0"/>
            <w:ind w:hanging="640"/>
            <w:divId w:val="1113595311"/>
            <w:rPr>
              <w:ins w:id="721" w:author="Martin Novák" w:date="2023-03-17T16:59:00Z"/>
              <w:rFonts w:eastAsia="Times New Roman"/>
            </w:rPr>
          </w:pPr>
          <w:ins w:id="722" w:author="Martin Novák" w:date="2023-03-17T16:59:00Z">
            <w:r>
              <w:rPr>
                <w:rFonts w:eastAsia="Times New Roman"/>
              </w:rPr>
              <w:t xml:space="preserve">[125]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290A5033" w14:textId="77777777" w:rsidR="0016786F" w:rsidRDefault="0016786F">
          <w:pPr>
            <w:autoSpaceDE w:val="0"/>
            <w:autoSpaceDN w:val="0"/>
            <w:ind w:hanging="640"/>
            <w:divId w:val="1143424811"/>
            <w:rPr>
              <w:ins w:id="723" w:author="Martin Novák" w:date="2023-03-17T16:59:00Z"/>
              <w:rFonts w:eastAsia="Times New Roman"/>
            </w:rPr>
          </w:pPr>
          <w:ins w:id="724" w:author="Martin Novák" w:date="2023-03-17T16:59:00Z">
            <w:r>
              <w:rPr>
                <w:rFonts w:eastAsia="Times New Roman"/>
              </w:rPr>
              <w:t xml:space="preserve">[126]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0BB37E09" w14:textId="77777777" w:rsidR="0016786F" w:rsidRDefault="0016786F">
          <w:pPr>
            <w:autoSpaceDE w:val="0"/>
            <w:autoSpaceDN w:val="0"/>
            <w:ind w:hanging="640"/>
            <w:divId w:val="1722366887"/>
            <w:rPr>
              <w:ins w:id="725" w:author="Martin Novák" w:date="2023-03-17T16:59:00Z"/>
              <w:rFonts w:eastAsia="Times New Roman"/>
            </w:rPr>
          </w:pPr>
          <w:ins w:id="726" w:author="Martin Novák" w:date="2023-03-17T16:59:00Z">
            <w:r>
              <w:rPr>
                <w:rFonts w:eastAsia="Times New Roman"/>
              </w:rPr>
              <w:t xml:space="preserve">[127]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7FF6DA02" w14:textId="77777777" w:rsidR="0016786F" w:rsidRDefault="0016786F">
          <w:pPr>
            <w:autoSpaceDE w:val="0"/>
            <w:autoSpaceDN w:val="0"/>
            <w:ind w:hanging="640"/>
            <w:divId w:val="200097701"/>
            <w:rPr>
              <w:ins w:id="727" w:author="Martin Novák" w:date="2023-03-17T16:59:00Z"/>
              <w:rFonts w:eastAsia="Times New Roman"/>
            </w:rPr>
          </w:pPr>
          <w:ins w:id="728" w:author="Martin Novák" w:date="2023-03-17T16:59:00Z">
            <w:r>
              <w:rPr>
                <w:rFonts w:eastAsia="Times New Roman"/>
              </w:rPr>
              <w:t xml:space="preserve">[128]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3C168E84" w14:textId="77777777" w:rsidR="0016786F" w:rsidRDefault="0016786F">
          <w:pPr>
            <w:autoSpaceDE w:val="0"/>
            <w:autoSpaceDN w:val="0"/>
            <w:ind w:hanging="640"/>
            <w:divId w:val="1198153954"/>
            <w:rPr>
              <w:ins w:id="729" w:author="Martin Novák" w:date="2023-03-17T16:59:00Z"/>
              <w:rFonts w:eastAsia="Times New Roman"/>
            </w:rPr>
          </w:pPr>
          <w:ins w:id="730" w:author="Martin Novák" w:date="2023-03-17T16:59:00Z">
            <w:r>
              <w:rPr>
                <w:rFonts w:eastAsia="Times New Roman"/>
              </w:rPr>
              <w:lastRenderedPageBreak/>
              <w:t xml:space="preserve">[129]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4866274F" w14:textId="77777777" w:rsidR="0016786F" w:rsidRDefault="0016786F">
          <w:pPr>
            <w:autoSpaceDE w:val="0"/>
            <w:autoSpaceDN w:val="0"/>
            <w:ind w:hanging="640"/>
            <w:divId w:val="1842507984"/>
            <w:rPr>
              <w:ins w:id="731" w:author="Martin Novák" w:date="2023-03-17T16:59:00Z"/>
              <w:rFonts w:eastAsia="Times New Roman"/>
            </w:rPr>
          </w:pPr>
          <w:ins w:id="732" w:author="Martin Novák" w:date="2023-03-17T16:59:00Z">
            <w:r>
              <w:rPr>
                <w:rFonts w:eastAsia="Times New Roman"/>
              </w:rPr>
              <w:t xml:space="preserve">[130]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11FED4DF" w14:textId="77777777" w:rsidR="0016786F" w:rsidRDefault="0016786F">
          <w:pPr>
            <w:autoSpaceDE w:val="0"/>
            <w:autoSpaceDN w:val="0"/>
            <w:ind w:hanging="640"/>
            <w:divId w:val="29770062"/>
            <w:rPr>
              <w:ins w:id="733" w:author="Martin Novák" w:date="2023-03-17T16:59:00Z"/>
              <w:rFonts w:eastAsia="Times New Roman"/>
            </w:rPr>
          </w:pPr>
          <w:ins w:id="734" w:author="Martin Novák" w:date="2023-03-17T16:59:00Z">
            <w:r>
              <w:rPr>
                <w:rFonts w:eastAsia="Times New Roman"/>
              </w:rPr>
              <w:t xml:space="preserve">[131]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78393A50" w14:textId="77777777" w:rsidR="0016786F" w:rsidRDefault="0016786F">
          <w:pPr>
            <w:autoSpaceDE w:val="0"/>
            <w:autoSpaceDN w:val="0"/>
            <w:ind w:hanging="640"/>
            <w:divId w:val="1510099022"/>
            <w:rPr>
              <w:ins w:id="735" w:author="Martin Novák" w:date="2023-03-17T16:59:00Z"/>
              <w:rFonts w:eastAsia="Times New Roman"/>
            </w:rPr>
          </w:pPr>
          <w:ins w:id="736" w:author="Martin Novák" w:date="2023-03-17T16:59:00Z">
            <w:r>
              <w:rPr>
                <w:rFonts w:eastAsia="Times New Roman"/>
              </w:rPr>
              <w:t xml:space="preserve">[132]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2EADD013" w14:textId="467EFDF5" w:rsidR="00AE538D" w:rsidDel="001931CD" w:rsidRDefault="0016786F">
          <w:pPr>
            <w:autoSpaceDE w:val="0"/>
            <w:autoSpaceDN w:val="0"/>
            <w:ind w:hanging="640"/>
            <w:divId w:val="898782727"/>
            <w:rPr>
              <w:del w:id="737" w:author="Martin Novák" w:date="2023-03-17T16:43:00Z"/>
              <w:rFonts w:eastAsia="Times New Roman"/>
              <w:sz w:val="24"/>
              <w:szCs w:val="24"/>
            </w:rPr>
          </w:pPr>
          <w:ins w:id="738" w:author="Martin Novák" w:date="2023-03-17T16:59:00Z">
            <w:r>
              <w:rPr>
                <w:rFonts w:eastAsia="Times New Roman"/>
              </w:rPr>
              <w:t> </w:t>
            </w:r>
          </w:ins>
          <w:del w:id="739" w:author="Martin Novák" w:date="2023-03-17T16:43:00Z">
            <w:r w:rsidR="00AE538D" w:rsidDel="001931CD">
              <w:rPr>
                <w:rFonts w:eastAsia="Times New Roman"/>
              </w:rPr>
              <w:delText xml:space="preserve">[1] </w:delText>
            </w:r>
            <w:r w:rsidR="00AE538D" w:rsidDel="001931CD">
              <w:rPr>
                <w:rFonts w:eastAsia="Times New Roman"/>
              </w:rPr>
              <w:tab/>
            </w:r>
            <w:r w:rsidR="00AE538D" w:rsidDel="001931CD">
              <w:rPr>
                <w:rFonts w:eastAsia="Times New Roman"/>
                <w:i/>
                <w:iCs/>
              </w:rPr>
              <w:delText>imperative programming</w:delText>
            </w:r>
            <w:r w:rsidR="00AE538D" w:rsidDel="001931CD">
              <w:rPr>
                <w:rFonts w:eastAsia="Times New Roman"/>
              </w:rPr>
              <w:delText xml:space="preserve"> [online]. [vid. 2021-03-16]. Dostupné z: https://whatis.techtarget.com/definition/imperative-programming</w:delText>
            </w:r>
          </w:del>
        </w:p>
        <w:p w14:paraId="5D14248B" w14:textId="2D70F87E" w:rsidR="00AE538D" w:rsidDel="001931CD" w:rsidRDefault="00AE538D">
          <w:pPr>
            <w:autoSpaceDE w:val="0"/>
            <w:autoSpaceDN w:val="0"/>
            <w:ind w:hanging="640"/>
            <w:divId w:val="2063090469"/>
            <w:rPr>
              <w:del w:id="740" w:author="Martin Novák" w:date="2023-03-17T16:43:00Z"/>
              <w:rFonts w:eastAsia="Times New Roman"/>
            </w:rPr>
          </w:pPr>
          <w:del w:id="741" w:author="Martin Novák" w:date="2023-03-17T16:43:00Z">
            <w:r w:rsidDel="001931CD">
              <w:rPr>
                <w:rFonts w:eastAsia="Times New Roman"/>
              </w:rPr>
              <w:delText xml:space="preserve">[2] </w:delText>
            </w:r>
            <w:r w:rsidDel="001931CD">
              <w:rPr>
                <w:rFonts w:eastAsia="Times New Roman"/>
              </w:rPr>
              <w:tab/>
              <w:delText xml:space="preserve">COMPUTERPHILE. </w:delText>
            </w:r>
            <w:r w:rsidDel="001931CD">
              <w:rPr>
                <w:rFonts w:eastAsia="Times New Roman"/>
                <w:i/>
                <w:iCs/>
              </w:rPr>
              <w:delText>Programming Paradigms - Computerphile</w:delText>
            </w:r>
            <w:r w:rsidDel="001931CD">
              <w:rPr>
                <w:rFonts w:eastAsia="Times New Roman"/>
              </w:rPr>
              <w:delText xml:space="preserve"> [online]. 2013 [vid. 2021-03-29]. Dostupné z: https://www.youtube.com/watch?v=sqV3pL5x8PI</w:delText>
            </w:r>
          </w:del>
        </w:p>
        <w:p w14:paraId="68CAD8D0" w14:textId="56CF0815" w:rsidR="00AE538D" w:rsidDel="001931CD" w:rsidRDefault="00AE538D">
          <w:pPr>
            <w:autoSpaceDE w:val="0"/>
            <w:autoSpaceDN w:val="0"/>
            <w:ind w:hanging="640"/>
            <w:divId w:val="2016492142"/>
            <w:rPr>
              <w:del w:id="742" w:author="Martin Novák" w:date="2023-03-17T16:43:00Z"/>
              <w:rFonts w:eastAsia="Times New Roman"/>
            </w:rPr>
          </w:pPr>
          <w:del w:id="743" w:author="Martin Novák" w:date="2023-03-17T16:43:00Z">
            <w:r w:rsidDel="001931CD">
              <w:rPr>
                <w:rFonts w:eastAsia="Times New Roman"/>
              </w:rPr>
              <w:delText xml:space="preserve">[3] </w:delText>
            </w:r>
            <w:r w:rsidDel="001931CD">
              <w:rPr>
                <w:rFonts w:eastAsia="Times New Roman"/>
              </w:rPr>
              <w:tab/>
            </w:r>
            <w:r w:rsidDel="001931CD">
              <w:rPr>
                <w:rFonts w:eastAsia="Times New Roman"/>
                <w:i/>
                <w:iCs/>
              </w:rPr>
              <w:delText>procedural and object oriented programming</w:delText>
            </w:r>
            <w:r w:rsidDel="001931CD">
              <w:rPr>
                <w:rFonts w:eastAsia="Times New Roman"/>
              </w:rPr>
              <w:delText xml:space="preserve"> [online]. [vid. 2021-03-29]. Dostupné z: https://www.geeksforgeeks.org/differences-between-procedural-and-object-oriented-programming/</w:delText>
            </w:r>
          </w:del>
        </w:p>
        <w:p w14:paraId="48EC881E" w14:textId="0AFA2DB6" w:rsidR="00AE538D" w:rsidDel="001931CD" w:rsidRDefault="00AE538D">
          <w:pPr>
            <w:autoSpaceDE w:val="0"/>
            <w:autoSpaceDN w:val="0"/>
            <w:ind w:hanging="640"/>
            <w:divId w:val="783231904"/>
            <w:rPr>
              <w:del w:id="744" w:author="Martin Novák" w:date="2023-03-17T16:43:00Z"/>
              <w:rFonts w:eastAsia="Times New Roman"/>
            </w:rPr>
          </w:pPr>
          <w:del w:id="745" w:author="Martin Novák" w:date="2023-03-17T16:43:00Z">
            <w:r w:rsidDel="001931CD">
              <w:rPr>
                <w:rFonts w:eastAsia="Times New Roman"/>
              </w:rPr>
              <w:delText xml:space="preserve">[4] </w:delText>
            </w:r>
            <w:r w:rsidDel="001931CD">
              <w:rPr>
                <w:rFonts w:eastAsia="Times New Roman"/>
              </w:rPr>
              <w:tab/>
              <w:delText xml:space="preserve">FREECODECAMP.ORG. </w:delText>
            </w:r>
            <w:r w:rsidDel="001931CD">
              <w:rPr>
                <w:rFonts w:eastAsia="Times New Roman"/>
                <w:i/>
                <w:iCs/>
              </w:rPr>
              <w:delText>Intro to Object Oriented Programming - Crash Course - YouTube</w:delText>
            </w:r>
            <w:r w:rsidDel="001931CD">
              <w:rPr>
                <w:rFonts w:eastAsia="Times New Roman"/>
              </w:rPr>
              <w:delText xml:space="preserve"> [online]. 2020 [vid. 2021-07-04]. Dostupné z: https://www.youtube.com/watch?v=SiBw7os-_zI</w:delText>
            </w:r>
          </w:del>
        </w:p>
        <w:p w14:paraId="352EB799" w14:textId="03F9F181" w:rsidR="00AE538D" w:rsidDel="001931CD" w:rsidRDefault="00AE538D">
          <w:pPr>
            <w:autoSpaceDE w:val="0"/>
            <w:autoSpaceDN w:val="0"/>
            <w:ind w:hanging="640"/>
            <w:divId w:val="864368893"/>
            <w:rPr>
              <w:del w:id="746" w:author="Martin Novák" w:date="2023-03-17T16:43:00Z"/>
              <w:rFonts w:eastAsia="Times New Roman"/>
            </w:rPr>
          </w:pPr>
          <w:del w:id="747" w:author="Martin Novák" w:date="2023-03-17T16:43:00Z">
            <w:r w:rsidDel="001931CD">
              <w:rPr>
                <w:rFonts w:eastAsia="Times New Roman"/>
              </w:rPr>
              <w:delText xml:space="preserve">[5] </w:delText>
            </w:r>
            <w:r w:rsidDel="001931CD">
              <w:rPr>
                <w:rFonts w:eastAsia="Times New Roman"/>
              </w:rPr>
              <w:tab/>
              <w:delText xml:space="preserve">STROUSTRUP, Bjarne. </w:delText>
            </w:r>
            <w:r w:rsidDel="001931CD">
              <w:rPr>
                <w:rFonts w:eastAsia="Times New Roman"/>
                <w:i/>
                <w:iCs/>
              </w:rPr>
              <w:delText>Stroustrup: FAQ-multiparadigm</w:delText>
            </w:r>
            <w:r w:rsidDel="001931CD">
              <w:rPr>
                <w:rFonts w:eastAsia="Times New Roman"/>
              </w:rPr>
              <w:delText xml:space="preserve"> [online]. [vid. 2021-07-22]. Dostupné z: https://www.stroustrup.com/bs_faq.html#multiparadigm</w:delText>
            </w:r>
          </w:del>
        </w:p>
        <w:p w14:paraId="5C46341C" w14:textId="2A99AD7B" w:rsidR="00AE538D" w:rsidDel="001931CD" w:rsidRDefault="00AE538D">
          <w:pPr>
            <w:autoSpaceDE w:val="0"/>
            <w:autoSpaceDN w:val="0"/>
            <w:ind w:hanging="640"/>
            <w:divId w:val="1239441477"/>
            <w:rPr>
              <w:del w:id="748" w:author="Martin Novák" w:date="2023-03-17T16:43:00Z"/>
              <w:rFonts w:eastAsia="Times New Roman"/>
            </w:rPr>
          </w:pPr>
          <w:del w:id="749" w:author="Martin Novák" w:date="2023-03-17T16:43:00Z">
            <w:r w:rsidDel="001931CD">
              <w:rPr>
                <w:rFonts w:eastAsia="Times New Roman"/>
              </w:rPr>
              <w:delText xml:space="preserve">[6] </w:delText>
            </w:r>
            <w:r w:rsidDel="001931CD">
              <w:rPr>
                <w:rFonts w:eastAsia="Times New Roman"/>
              </w:rPr>
              <w:tab/>
              <w:delText>STROUSTRUP, Bjarne. From The Handbook of Object Technology (Editor: Saba Zamir) [online]. 1999 [vid. 2021-07-18]. Dostupné z: https://www.stroustrup.com/crc.pdf</w:delText>
            </w:r>
          </w:del>
        </w:p>
        <w:p w14:paraId="0C49F39C" w14:textId="05057934" w:rsidR="00AE538D" w:rsidDel="001931CD" w:rsidRDefault="00AE538D">
          <w:pPr>
            <w:autoSpaceDE w:val="0"/>
            <w:autoSpaceDN w:val="0"/>
            <w:ind w:hanging="640"/>
            <w:divId w:val="1518230994"/>
            <w:rPr>
              <w:del w:id="750" w:author="Martin Novák" w:date="2023-03-17T16:43:00Z"/>
              <w:rFonts w:eastAsia="Times New Roman"/>
            </w:rPr>
          </w:pPr>
          <w:del w:id="751" w:author="Martin Novák" w:date="2023-03-17T16:43:00Z">
            <w:r w:rsidDel="001931CD">
              <w:rPr>
                <w:rFonts w:eastAsia="Times New Roman"/>
              </w:rPr>
              <w:delText xml:space="preserve">[7] </w:delText>
            </w:r>
            <w:r w:rsidDel="001931CD">
              <w:rPr>
                <w:rFonts w:eastAsia="Times New Roman"/>
              </w:rPr>
              <w:tab/>
              <w:delText xml:space="preserve">STROUSTRUP, Bjarne. </w:delText>
            </w:r>
            <w:r w:rsidDel="001931CD">
              <w:rPr>
                <w:rFonts w:eastAsia="Times New Roman"/>
                <w:i/>
                <w:iCs/>
              </w:rPr>
              <w:delText>Stroustrup: FAQ-C subset of C++</w:delText>
            </w:r>
            <w:r w:rsidDel="001931CD">
              <w:rPr>
                <w:rFonts w:eastAsia="Times New Roman"/>
              </w:rPr>
              <w:delText xml:space="preserve"> [online]. [vid. 2021-07-20]. Dostupné z: https://www.stroustrup.com/bs_faq.html#C-is-subset</w:delText>
            </w:r>
          </w:del>
        </w:p>
        <w:p w14:paraId="0C136E8F" w14:textId="3E9EE2B4" w:rsidR="00AE538D" w:rsidDel="001931CD" w:rsidRDefault="00AE538D">
          <w:pPr>
            <w:autoSpaceDE w:val="0"/>
            <w:autoSpaceDN w:val="0"/>
            <w:ind w:hanging="640"/>
            <w:divId w:val="1687176026"/>
            <w:rPr>
              <w:del w:id="752" w:author="Martin Novák" w:date="2023-03-17T16:43:00Z"/>
              <w:rFonts w:eastAsia="Times New Roman"/>
            </w:rPr>
          </w:pPr>
          <w:del w:id="753" w:author="Martin Novák" w:date="2023-03-17T16:43:00Z">
            <w:r w:rsidDel="001931CD">
              <w:rPr>
                <w:rFonts w:eastAsia="Times New Roman"/>
              </w:rPr>
              <w:delText xml:space="preserve">[8] </w:delText>
            </w:r>
            <w:r w:rsidDel="001931CD">
              <w:rPr>
                <w:rFonts w:eastAsia="Times New Roman"/>
              </w:rPr>
              <w:tab/>
              <w:delText xml:space="preserve">PRATA, Stephen. </w:delText>
            </w:r>
            <w:r w:rsidDel="001931CD">
              <w:rPr>
                <w:rFonts w:eastAsia="Times New Roman"/>
                <w:i/>
                <w:iCs/>
              </w:rPr>
              <w:delText>Mistrovství v C++</w:delText>
            </w:r>
            <w:r w:rsidDel="001931CD">
              <w:rPr>
                <w:rFonts w:eastAsia="Times New Roman"/>
              </w:rPr>
              <w:delText xml:space="preserve">. 1. vyd. Praha: Computer Press, 2001. ISBN 80-7226-339-0. </w:delText>
            </w:r>
          </w:del>
        </w:p>
        <w:p w14:paraId="608510FB" w14:textId="02E43FE7" w:rsidR="00AE538D" w:rsidDel="001931CD" w:rsidRDefault="00AE538D">
          <w:pPr>
            <w:autoSpaceDE w:val="0"/>
            <w:autoSpaceDN w:val="0"/>
            <w:ind w:hanging="640"/>
            <w:divId w:val="41178808"/>
            <w:rPr>
              <w:del w:id="754" w:author="Martin Novák" w:date="2023-03-17T16:43:00Z"/>
              <w:rFonts w:eastAsia="Times New Roman"/>
            </w:rPr>
          </w:pPr>
          <w:del w:id="755" w:author="Martin Novák" w:date="2023-03-17T16:43:00Z">
            <w:r w:rsidDel="001931CD">
              <w:rPr>
                <w:rFonts w:eastAsia="Times New Roman"/>
              </w:rPr>
              <w:delText xml:space="preserve">[9] </w:delText>
            </w:r>
            <w:r w:rsidDel="001931CD">
              <w:rPr>
                <w:rFonts w:eastAsia="Times New Roman"/>
              </w:rPr>
              <w:tab/>
            </w:r>
            <w:r w:rsidDel="001931CD">
              <w:rPr>
                <w:rFonts w:eastAsia="Times New Roman"/>
                <w:i/>
                <w:iCs/>
              </w:rPr>
              <w:delText>Why Java is Platform Independent? | by Neil Wilston | Medium</w:delText>
            </w:r>
            <w:r w:rsidDel="001931CD">
              <w:rPr>
                <w:rFonts w:eastAsia="Times New Roman"/>
              </w:rPr>
              <w:delText xml:space="preserve"> [online]. [vid. 2021-07-21]. Dostupné z: https://medium.com/@neil.wilston123/why-java-is-platform-independent-1d82c2249a69</w:delText>
            </w:r>
          </w:del>
        </w:p>
        <w:p w14:paraId="6BE94D64" w14:textId="777C613C" w:rsidR="00AE538D" w:rsidDel="001931CD" w:rsidRDefault="00AE538D">
          <w:pPr>
            <w:autoSpaceDE w:val="0"/>
            <w:autoSpaceDN w:val="0"/>
            <w:ind w:hanging="640"/>
            <w:divId w:val="2001955644"/>
            <w:rPr>
              <w:del w:id="756" w:author="Martin Novák" w:date="2023-03-17T16:43:00Z"/>
              <w:rFonts w:eastAsia="Times New Roman"/>
            </w:rPr>
          </w:pPr>
          <w:del w:id="757" w:author="Martin Novák" w:date="2023-03-17T16:43:00Z">
            <w:r w:rsidDel="001931CD">
              <w:rPr>
                <w:rFonts w:eastAsia="Times New Roman"/>
              </w:rPr>
              <w:delText xml:space="preserve">[10] </w:delText>
            </w:r>
            <w:r w:rsidDel="001931CD">
              <w:rPr>
                <w:rFonts w:eastAsia="Times New Roman"/>
              </w:rPr>
              <w:tab/>
            </w:r>
            <w:r w:rsidDel="001931CD">
              <w:rPr>
                <w:rFonts w:eastAsia="Times New Roman"/>
                <w:i/>
                <w:iCs/>
              </w:rPr>
              <w:delText>What is x86 Architecture and its difference between x64? - Latest open tech from seeed studio</w:delText>
            </w:r>
            <w:r w:rsidDel="001931CD">
              <w:rPr>
                <w:rFonts w:eastAsia="Times New Roman"/>
              </w:rPr>
              <w:delText xml:space="preserve"> [online]. [vid. 2021-07-21]. Dostupné z: https://www.seeedstudio.com/blog/2020/02/24/what-is-x86-architecture-and-its-difference-between-x64/</w:delText>
            </w:r>
          </w:del>
        </w:p>
        <w:p w14:paraId="704AD7DB" w14:textId="4884BFD4" w:rsidR="00AE538D" w:rsidDel="001931CD" w:rsidRDefault="00AE538D">
          <w:pPr>
            <w:autoSpaceDE w:val="0"/>
            <w:autoSpaceDN w:val="0"/>
            <w:ind w:hanging="640"/>
            <w:divId w:val="39789307"/>
            <w:rPr>
              <w:del w:id="758" w:author="Martin Novák" w:date="2023-03-17T16:43:00Z"/>
              <w:rFonts w:eastAsia="Times New Roman"/>
            </w:rPr>
          </w:pPr>
          <w:del w:id="759" w:author="Martin Novák" w:date="2023-03-17T16:43:00Z">
            <w:r w:rsidDel="001931CD">
              <w:rPr>
                <w:rFonts w:eastAsia="Times New Roman"/>
              </w:rPr>
              <w:delText xml:space="preserve">[11] </w:delText>
            </w:r>
            <w:r w:rsidDel="001931CD">
              <w:rPr>
                <w:rFonts w:eastAsia="Times New Roman"/>
              </w:rPr>
              <w:tab/>
              <w:delText xml:space="preserve">HANÁK, Ján. </w:delText>
            </w:r>
            <w:r w:rsidDel="001931CD">
              <w:rPr>
                <w:rFonts w:eastAsia="Times New Roman"/>
                <w:i/>
                <w:iCs/>
              </w:rPr>
              <w:delText>C++/CLI začínáme programovat</w:delText>
            </w:r>
            <w:r w:rsidDel="001931CD">
              <w:rPr>
                <w:rFonts w:eastAsia="Times New Roman"/>
              </w:rPr>
              <w:delText xml:space="preserve">. Brno: artax a.s., 2009. ISBN 978-80-87017-04-3. </w:delText>
            </w:r>
          </w:del>
        </w:p>
        <w:p w14:paraId="0247E75F" w14:textId="587D7918" w:rsidR="00AE538D" w:rsidDel="001931CD" w:rsidRDefault="00AE538D">
          <w:pPr>
            <w:autoSpaceDE w:val="0"/>
            <w:autoSpaceDN w:val="0"/>
            <w:ind w:hanging="640"/>
            <w:divId w:val="465587067"/>
            <w:rPr>
              <w:del w:id="760" w:author="Martin Novák" w:date="2023-03-17T16:43:00Z"/>
              <w:rFonts w:eastAsia="Times New Roman"/>
            </w:rPr>
          </w:pPr>
          <w:del w:id="761" w:author="Martin Novák" w:date="2023-03-17T16:43:00Z">
            <w:r w:rsidDel="001931CD">
              <w:rPr>
                <w:rFonts w:eastAsia="Times New Roman"/>
              </w:rPr>
              <w:delText xml:space="preserve">[12] </w:delText>
            </w:r>
            <w:r w:rsidDel="001931CD">
              <w:rPr>
                <w:rFonts w:eastAsia="Times New Roman"/>
              </w:rPr>
              <w:tab/>
              <w:delText xml:space="preserve">STROUSTRUP, Bjarne. </w:delText>
            </w:r>
            <w:r w:rsidDel="001931CD">
              <w:rPr>
                <w:rFonts w:eastAsia="Times New Roman"/>
                <w:i/>
                <w:iCs/>
              </w:rPr>
              <w:delText>C++ Applications</w:delText>
            </w:r>
            <w:r w:rsidDel="001931CD">
              <w:rPr>
                <w:rFonts w:eastAsia="Times New Roman"/>
              </w:rPr>
              <w:delText xml:space="preserve"> [online]. [vid. 2021-07-20]. Dostupné z: https://www.stroustrup.com/applications.html</w:delText>
            </w:r>
          </w:del>
        </w:p>
        <w:p w14:paraId="1B83CFE7" w14:textId="15F83FDE" w:rsidR="00AE538D" w:rsidDel="001931CD" w:rsidRDefault="00AE538D">
          <w:pPr>
            <w:autoSpaceDE w:val="0"/>
            <w:autoSpaceDN w:val="0"/>
            <w:ind w:hanging="640"/>
            <w:divId w:val="1418357765"/>
            <w:rPr>
              <w:del w:id="762" w:author="Martin Novák" w:date="2023-03-17T16:43:00Z"/>
              <w:rFonts w:eastAsia="Times New Roman"/>
            </w:rPr>
          </w:pPr>
          <w:del w:id="763" w:author="Martin Novák" w:date="2023-03-17T16:43:00Z">
            <w:r w:rsidDel="001931CD">
              <w:rPr>
                <w:rFonts w:eastAsia="Times New Roman"/>
              </w:rPr>
              <w:delText xml:space="preserve">[13] </w:delText>
            </w:r>
            <w:r w:rsidDel="001931CD">
              <w:rPr>
                <w:rFonts w:eastAsia="Times New Roman"/>
              </w:rPr>
              <w:tab/>
              <w:delText xml:space="preserve">STROUSTRUP, Bjarne. </w:delText>
            </w:r>
            <w:r w:rsidDel="001931CD">
              <w:rPr>
                <w:rFonts w:eastAsia="Times New Roman"/>
                <w:i/>
                <w:iCs/>
              </w:rPr>
              <w:delText>Stroustrup: FAQ</w:delText>
            </w:r>
            <w:r w:rsidDel="001931CD">
              <w:rPr>
                <w:rFonts w:eastAsia="Times New Roman"/>
              </w:rPr>
              <w:delText xml:space="preserve"> [online]. [vid. 2021-07-20]. Dostupné z: https://www.stroustrup.com/bs_faq.html#true</w:delText>
            </w:r>
          </w:del>
        </w:p>
        <w:p w14:paraId="2ACB80BA" w14:textId="1616C6C1" w:rsidR="00AE538D" w:rsidDel="001931CD" w:rsidRDefault="00AE538D">
          <w:pPr>
            <w:autoSpaceDE w:val="0"/>
            <w:autoSpaceDN w:val="0"/>
            <w:ind w:hanging="640"/>
            <w:divId w:val="716778700"/>
            <w:rPr>
              <w:del w:id="764" w:author="Martin Novák" w:date="2023-03-17T16:43:00Z"/>
              <w:rFonts w:eastAsia="Times New Roman"/>
            </w:rPr>
          </w:pPr>
          <w:del w:id="765" w:author="Martin Novák" w:date="2023-03-17T16:43:00Z">
            <w:r w:rsidDel="001931CD">
              <w:rPr>
                <w:rFonts w:eastAsia="Times New Roman"/>
              </w:rPr>
              <w:delText xml:space="preserve">[14] </w:delText>
            </w:r>
            <w:r w:rsidDel="001931CD">
              <w:rPr>
                <w:rFonts w:eastAsia="Times New Roman"/>
              </w:rPr>
              <w:tab/>
              <w:delText xml:space="preserve">STROUSTRUP, Bjarne. </w:delText>
            </w:r>
            <w:r w:rsidDel="001931CD">
              <w:rPr>
                <w:rFonts w:eastAsia="Times New Roman"/>
                <w:i/>
                <w:iCs/>
              </w:rPr>
              <w:delText>Stroustrup: FAQ-unsafe</w:delText>
            </w:r>
            <w:r w:rsidDel="001931CD">
              <w:rPr>
                <w:rFonts w:eastAsia="Times New Roman"/>
              </w:rPr>
              <w:delText xml:space="preserve"> [online]. [vid. 2021-07-20]. Dostupné z: https://www.stroustrup.com/bs_faq.html#unsafe</w:delText>
            </w:r>
          </w:del>
        </w:p>
        <w:p w14:paraId="5C1625B4" w14:textId="70562E27" w:rsidR="00AE538D" w:rsidDel="001931CD" w:rsidRDefault="00AE538D">
          <w:pPr>
            <w:autoSpaceDE w:val="0"/>
            <w:autoSpaceDN w:val="0"/>
            <w:ind w:hanging="640"/>
            <w:divId w:val="281881550"/>
            <w:rPr>
              <w:del w:id="766" w:author="Martin Novák" w:date="2023-03-17T16:43:00Z"/>
              <w:rFonts w:eastAsia="Times New Roman"/>
            </w:rPr>
          </w:pPr>
          <w:del w:id="767" w:author="Martin Novák" w:date="2023-03-17T16:43:00Z">
            <w:r w:rsidDel="001931CD">
              <w:rPr>
                <w:rFonts w:eastAsia="Times New Roman"/>
              </w:rPr>
              <w:delText xml:space="preserve">[15] </w:delText>
            </w:r>
            <w:r w:rsidDel="001931CD">
              <w:rPr>
                <w:rFonts w:eastAsia="Times New Roman"/>
              </w:rPr>
              <w:tab/>
              <w:delText xml:space="preserve">STROUSTRUP, Bjarne. </w:delText>
            </w:r>
            <w:r w:rsidDel="001931CD">
              <w:rPr>
                <w:rFonts w:eastAsia="Times New Roman"/>
                <w:i/>
                <w:iCs/>
              </w:rPr>
              <w:delText>Stroustrup: FAQ-garbage-collection</w:delText>
            </w:r>
            <w:r w:rsidDel="001931CD">
              <w:rPr>
                <w:rFonts w:eastAsia="Times New Roman"/>
              </w:rPr>
              <w:delText xml:space="preserve"> [online]. [vid. 2021-07-20]. Dostupné z: https://www.stroustrup.com/bs_faq.html#garbage-collection</w:delText>
            </w:r>
          </w:del>
        </w:p>
        <w:p w14:paraId="58B144D4" w14:textId="22A578EA" w:rsidR="00AE538D" w:rsidDel="001931CD" w:rsidRDefault="00AE538D">
          <w:pPr>
            <w:autoSpaceDE w:val="0"/>
            <w:autoSpaceDN w:val="0"/>
            <w:ind w:hanging="640"/>
            <w:divId w:val="206526969"/>
            <w:rPr>
              <w:del w:id="768" w:author="Martin Novák" w:date="2023-03-17T16:43:00Z"/>
              <w:rFonts w:eastAsia="Times New Roman"/>
            </w:rPr>
          </w:pPr>
          <w:del w:id="769" w:author="Martin Novák" w:date="2023-03-17T16:43:00Z">
            <w:r w:rsidDel="001931CD">
              <w:rPr>
                <w:rFonts w:eastAsia="Times New Roman"/>
              </w:rPr>
              <w:delText xml:space="preserve">[16] </w:delText>
            </w:r>
            <w:r w:rsidDel="001931CD">
              <w:rPr>
                <w:rFonts w:eastAsia="Times New Roman"/>
              </w:rPr>
              <w:tab/>
              <w:delText xml:space="preserve">STROUSTRUP, Bjarne. </w:delText>
            </w:r>
            <w:r w:rsidDel="001931CD">
              <w:rPr>
                <w:rFonts w:eastAsia="Times New Roman"/>
                <w:i/>
                <w:iCs/>
              </w:rPr>
              <w:delText>Stroustrup: FAQ-GUI</w:delText>
            </w:r>
            <w:r w:rsidDel="001931CD">
              <w:rPr>
                <w:rFonts w:eastAsia="Times New Roman"/>
              </w:rPr>
              <w:delText xml:space="preserve"> [online]. [vid. 2021-07-20]. Dostupné z: https://www.stroustrup.com/bs_faq.html#gui</w:delText>
            </w:r>
          </w:del>
        </w:p>
        <w:p w14:paraId="23AA5C13" w14:textId="4BD7ECB0" w:rsidR="00AE538D" w:rsidDel="001931CD" w:rsidRDefault="00AE538D">
          <w:pPr>
            <w:autoSpaceDE w:val="0"/>
            <w:autoSpaceDN w:val="0"/>
            <w:ind w:hanging="640"/>
            <w:divId w:val="1495948405"/>
            <w:rPr>
              <w:del w:id="770" w:author="Martin Novák" w:date="2023-03-17T16:43:00Z"/>
              <w:rFonts w:eastAsia="Times New Roman"/>
            </w:rPr>
          </w:pPr>
          <w:del w:id="771" w:author="Martin Novák" w:date="2023-03-17T16:43:00Z">
            <w:r w:rsidDel="001931CD">
              <w:rPr>
                <w:rFonts w:eastAsia="Times New Roman"/>
              </w:rPr>
              <w:delText xml:space="preserve">[17] </w:delText>
            </w:r>
            <w:r w:rsidDel="001931CD">
              <w:rPr>
                <w:rFonts w:eastAsia="Times New Roman"/>
              </w:rPr>
              <w:tab/>
              <w:delText xml:space="preserve">ORACLE. </w:delText>
            </w:r>
            <w:r w:rsidDel="001931CD">
              <w:rPr>
                <w:rFonts w:eastAsia="Times New Roman"/>
                <w:i/>
                <w:iCs/>
              </w:rPr>
              <w:delText>The Java Language Environment</w:delText>
            </w:r>
            <w:r w:rsidDel="001931CD">
              <w:rPr>
                <w:rFonts w:eastAsia="Times New Roman"/>
              </w:rPr>
              <w:delText xml:space="preserve"> [online]. [vid. 2023-02-10]. Dostupné z: https://www.oracle.com/java/technologies/introduction-to-java.html</w:delText>
            </w:r>
          </w:del>
        </w:p>
        <w:p w14:paraId="599AFD52" w14:textId="74DA13EA" w:rsidR="00AE538D" w:rsidDel="001931CD" w:rsidRDefault="00AE538D">
          <w:pPr>
            <w:autoSpaceDE w:val="0"/>
            <w:autoSpaceDN w:val="0"/>
            <w:ind w:hanging="640"/>
            <w:divId w:val="430861793"/>
            <w:rPr>
              <w:del w:id="772" w:author="Martin Novák" w:date="2023-03-17T16:43:00Z"/>
              <w:rFonts w:eastAsia="Times New Roman"/>
            </w:rPr>
          </w:pPr>
          <w:del w:id="773" w:author="Martin Novák" w:date="2023-03-17T16:43:00Z">
            <w:r w:rsidDel="001931CD">
              <w:rPr>
                <w:rFonts w:eastAsia="Times New Roman"/>
              </w:rPr>
              <w:delText xml:space="preserve">[18] </w:delText>
            </w:r>
            <w:r w:rsidDel="001931CD">
              <w:rPr>
                <w:rFonts w:eastAsia="Times New Roman"/>
              </w:rPr>
              <w:tab/>
            </w:r>
            <w:r w:rsidDel="001931CD">
              <w:rPr>
                <w:rFonts w:eastAsia="Times New Roman"/>
                <w:i/>
                <w:iCs/>
              </w:rPr>
              <w:delText>Difference between Methods and Functions in JavaScript - GeeksforGeeks</w:delText>
            </w:r>
            <w:r w:rsidDel="001931CD">
              <w:rPr>
                <w:rFonts w:eastAsia="Times New Roman"/>
              </w:rPr>
              <w:delText xml:space="preserve"> [online]. [vid. 2021-07-22]. Dostupné z: https://www.geeksforgeeks.org/difference-between-methods-and-functions-in-javascript/</w:delText>
            </w:r>
          </w:del>
        </w:p>
        <w:p w14:paraId="29F52A60" w14:textId="35465135" w:rsidR="00AE538D" w:rsidDel="001931CD" w:rsidRDefault="00AE538D">
          <w:pPr>
            <w:autoSpaceDE w:val="0"/>
            <w:autoSpaceDN w:val="0"/>
            <w:ind w:hanging="640"/>
            <w:divId w:val="1995403348"/>
            <w:rPr>
              <w:del w:id="774" w:author="Martin Novák" w:date="2023-03-17T16:43:00Z"/>
              <w:rFonts w:eastAsia="Times New Roman"/>
            </w:rPr>
          </w:pPr>
          <w:del w:id="775" w:author="Martin Novák" w:date="2023-03-17T16:43:00Z">
            <w:r w:rsidDel="001931CD">
              <w:rPr>
                <w:rFonts w:eastAsia="Times New Roman"/>
              </w:rPr>
              <w:delText xml:space="preserve">[19] </w:delText>
            </w:r>
            <w:r w:rsidDel="001931CD">
              <w:rPr>
                <w:rFonts w:eastAsia="Times New Roman"/>
              </w:rPr>
              <w:tab/>
              <w:delText xml:space="preserve">ORACLE. </w:delText>
            </w:r>
            <w:r w:rsidDel="001931CD">
              <w:rPr>
                <w:rFonts w:eastAsia="Times New Roman"/>
                <w:i/>
                <w:iCs/>
              </w:rPr>
              <w:delText>The Java Language Environment</w:delText>
            </w:r>
            <w:r w:rsidDel="001931CD">
              <w:rPr>
                <w:rFonts w:eastAsia="Times New Roman"/>
              </w:rPr>
              <w:delText xml:space="preserve"> [online]. [vid. 2021-07-22]. Dostupné z: https://www.oracle.com/java/technologies/simple-familiar.html</w:delText>
            </w:r>
          </w:del>
        </w:p>
        <w:p w14:paraId="3D677AD1" w14:textId="4C75CD45" w:rsidR="00AE538D" w:rsidDel="001931CD" w:rsidRDefault="00AE538D">
          <w:pPr>
            <w:autoSpaceDE w:val="0"/>
            <w:autoSpaceDN w:val="0"/>
            <w:ind w:hanging="640"/>
            <w:divId w:val="2115441153"/>
            <w:rPr>
              <w:del w:id="776" w:author="Martin Novák" w:date="2023-03-17T16:43:00Z"/>
              <w:rFonts w:eastAsia="Times New Roman"/>
            </w:rPr>
          </w:pPr>
          <w:del w:id="777" w:author="Martin Novák" w:date="2023-03-17T16:43:00Z">
            <w:r w:rsidDel="001931CD">
              <w:rPr>
                <w:rFonts w:eastAsia="Times New Roman"/>
              </w:rPr>
              <w:delText xml:space="preserve">[20] </w:delText>
            </w:r>
            <w:r w:rsidDel="001931CD">
              <w:rPr>
                <w:rFonts w:eastAsia="Times New Roman"/>
              </w:rPr>
              <w:tab/>
            </w:r>
            <w:r w:rsidDel="001931CD">
              <w:rPr>
                <w:rFonts w:eastAsia="Times New Roman"/>
                <w:i/>
                <w:iCs/>
              </w:rPr>
              <w:delText>Is Java slow? Compared to C++, it’s faster than you think</w:delText>
            </w:r>
            <w:r w:rsidDel="001931CD">
              <w:rPr>
                <w:rFonts w:eastAsia="Times New Roman"/>
              </w:rPr>
              <w:delText xml:space="preserve"> [online]. [vid. 2021-07-22]. Dostupné z: https://www.theserverside.com/opinion/Is-Java-slow-Compared-to-C-its-faster-than-you-think</w:delText>
            </w:r>
          </w:del>
        </w:p>
        <w:p w14:paraId="45DF8AE1" w14:textId="1B1EEBFE" w:rsidR="00AE538D" w:rsidDel="001931CD" w:rsidRDefault="00AE538D">
          <w:pPr>
            <w:autoSpaceDE w:val="0"/>
            <w:autoSpaceDN w:val="0"/>
            <w:ind w:hanging="640"/>
            <w:divId w:val="1316034017"/>
            <w:rPr>
              <w:del w:id="778" w:author="Martin Novák" w:date="2023-03-17T16:43:00Z"/>
              <w:rFonts w:eastAsia="Times New Roman"/>
            </w:rPr>
          </w:pPr>
          <w:del w:id="779" w:author="Martin Novák" w:date="2023-03-17T16:43:00Z">
            <w:r w:rsidDel="001931CD">
              <w:rPr>
                <w:rFonts w:eastAsia="Times New Roman"/>
              </w:rPr>
              <w:delText xml:space="preserve">[21] </w:delText>
            </w:r>
            <w:r w:rsidDel="001931CD">
              <w:rPr>
                <w:rFonts w:eastAsia="Times New Roman"/>
              </w:rPr>
              <w:tab/>
              <w:delText xml:space="preserve">EGGES, Arjan, Jeroen D. FOKKER a Mark H. OVERMARS. </w:delText>
            </w:r>
            <w:r w:rsidDel="001931CD">
              <w:rPr>
                <w:rFonts w:eastAsia="Times New Roman"/>
                <w:i/>
                <w:iCs/>
              </w:rPr>
              <w:delText>Learning C# by Programming Games</w:delText>
            </w:r>
            <w:r w:rsidDel="001931CD">
              <w:rPr>
                <w:rFonts w:eastAsia="Times New Roman"/>
              </w:rPr>
              <w:delText xml:space="preserve"> [online]. 2013. ISBN 3642365795. Dostupné z: doi:10.1007/978-3-642-36580-5</w:delText>
            </w:r>
          </w:del>
        </w:p>
        <w:p w14:paraId="2BDFA33F" w14:textId="784A8486" w:rsidR="00AE538D" w:rsidDel="001931CD" w:rsidRDefault="00AE538D">
          <w:pPr>
            <w:autoSpaceDE w:val="0"/>
            <w:autoSpaceDN w:val="0"/>
            <w:ind w:hanging="640"/>
            <w:divId w:val="1972788898"/>
            <w:rPr>
              <w:del w:id="780" w:author="Martin Novák" w:date="2023-03-17T16:43:00Z"/>
              <w:rFonts w:eastAsia="Times New Roman"/>
            </w:rPr>
          </w:pPr>
          <w:del w:id="781" w:author="Martin Novák" w:date="2023-03-17T16:43:00Z">
            <w:r w:rsidDel="001931CD">
              <w:rPr>
                <w:rFonts w:eastAsia="Times New Roman"/>
              </w:rPr>
              <w:delText xml:space="preserve">[22] </w:delText>
            </w:r>
            <w:r w:rsidDel="001931CD">
              <w:rPr>
                <w:rFonts w:eastAsia="Times New Roman"/>
              </w:rPr>
              <w:tab/>
              <w:delText xml:space="preserve">ORACLE. </w:delText>
            </w:r>
            <w:r w:rsidDel="001931CD">
              <w:rPr>
                <w:rFonts w:eastAsia="Times New Roman"/>
                <w:i/>
                <w:iCs/>
              </w:rPr>
              <w:delText>Oracle Java ME Embedded Getting Started</w:delText>
            </w:r>
            <w:r w:rsidDel="001931CD">
              <w:rPr>
                <w:rFonts w:eastAsia="Times New Roman"/>
              </w:rPr>
              <w:delText xml:space="preserve"> [online]. [vid. 2021-07-22]. Dostupné z: https://www.oracle.com/java/technologies/javame-embedded/javame-embedded-getstarted.html</w:delText>
            </w:r>
          </w:del>
        </w:p>
        <w:p w14:paraId="3D8662A2" w14:textId="3B09EE62" w:rsidR="00AE538D" w:rsidDel="001931CD" w:rsidRDefault="00AE538D">
          <w:pPr>
            <w:autoSpaceDE w:val="0"/>
            <w:autoSpaceDN w:val="0"/>
            <w:ind w:hanging="640"/>
            <w:divId w:val="558327331"/>
            <w:rPr>
              <w:del w:id="782" w:author="Martin Novák" w:date="2023-03-17T16:43:00Z"/>
              <w:rFonts w:eastAsia="Times New Roman"/>
            </w:rPr>
          </w:pPr>
          <w:del w:id="783" w:author="Martin Novák" w:date="2023-03-17T16:43:00Z">
            <w:r w:rsidDel="001931CD">
              <w:rPr>
                <w:rFonts w:eastAsia="Times New Roman"/>
              </w:rPr>
              <w:delText xml:space="preserve">[23] </w:delText>
            </w:r>
            <w:r w:rsidDel="001931CD">
              <w:rPr>
                <w:rFonts w:eastAsia="Times New Roman"/>
              </w:rPr>
              <w:tab/>
              <w:delText xml:space="preserve">FREECODECAMP.ORG. </w:delText>
            </w:r>
            <w:r w:rsidDel="001931CD">
              <w:rPr>
                <w:rFonts w:eastAsia="Times New Roman"/>
                <w:i/>
                <w:iCs/>
              </w:rPr>
              <w:delText>Garbage Collection in Java – What is GC and How it Works in the JVM</w:delText>
            </w:r>
            <w:r w:rsidDel="001931CD">
              <w:rPr>
                <w:rFonts w:eastAsia="Times New Roman"/>
              </w:rPr>
              <w:delText xml:space="preserve"> [online]. [vid. 2021-07-21]. Dostupné z: https://www.freecodecamp.org/news/garbage-collection-in-java-what-is-gc-and-how-it-works-in-the-jvm/</w:delText>
            </w:r>
          </w:del>
        </w:p>
        <w:p w14:paraId="6782A3E9" w14:textId="4DFDBAA4" w:rsidR="00AE538D" w:rsidDel="001931CD" w:rsidRDefault="00AE538D">
          <w:pPr>
            <w:autoSpaceDE w:val="0"/>
            <w:autoSpaceDN w:val="0"/>
            <w:ind w:hanging="640"/>
            <w:divId w:val="8146382"/>
            <w:rPr>
              <w:del w:id="784" w:author="Martin Novák" w:date="2023-03-17T16:43:00Z"/>
              <w:rFonts w:eastAsia="Times New Roman"/>
            </w:rPr>
          </w:pPr>
          <w:del w:id="785" w:author="Martin Novák" w:date="2023-03-17T16:43:00Z">
            <w:r w:rsidDel="001931CD">
              <w:rPr>
                <w:rFonts w:eastAsia="Times New Roman"/>
              </w:rPr>
              <w:delText xml:space="preserve">[24] </w:delText>
            </w:r>
            <w:r w:rsidDel="001931CD">
              <w:rPr>
                <w:rFonts w:eastAsia="Times New Roman"/>
              </w:rPr>
              <w:tab/>
              <w:delText xml:space="preserve">IBM. </w:delText>
            </w:r>
            <w:r w:rsidDel="001931CD">
              <w:rPr>
                <w:rFonts w:eastAsia="Times New Roman"/>
                <w:i/>
                <w:iCs/>
              </w:rPr>
              <w:delText>Garbage collection impacts to Java performance - IBM Documentation</w:delText>
            </w:r>
            <w:r w:rsidDel="001931CD">
              <w:rPr>
                <w:rFonts w:eastAsia="Times New Roman"/>
              </w:rPr>
              <w:delText xml:space="preserve"> [online]. [vid. 2021-07-21]. Dostupné z: https://www.ibm.com/docs/en/aix/7.1?topic=monitoring-garbage-collection-impacts-java-performance</w:delText>
            </w:r>
          </w:del>
        </w:p>
        <w:p w14:paraId="19D7114A" w14:textId="4459239B" w:rsidR="00AE538D" w:rsidDel="001931CD" w:rsidRDefault="00AE538D">
          <w:pPr>
            <w:autoSpaceDE w:val="0"/>
            <w:autoSpaceDN w:val="0"/>
            <w:ind w:hanging="640"/>
            <w:divId w:val="1881084806"/>
            <w:rPr>
              <w:del w:id="786" w:author="Martin Novák" w:date="2023-03-17T16:43:00Z"/>
              <w:rFonts w:eastAsia="Times New Roman"/>
            </w:rPr>
          </w:pPr>
          <w:del w:id="787" w:author="Martin Novák" w:date="2023-03-17T16:43:00Z">
            <w:r w:rsidDel="001931CD">
              <w:rPr>
                <w:rFonts w:eastAsia="Times New Roman"/>
              </w:rPr>
              <w:delText xml:space="preserve">[25] </w:delText>
            </w:r>
            <w:r w:rsidDel="001931CD">
              <w:rPr>
                <w:rFonts w:eastAsia="Times New Roman"/>
              </w:rPr>
              <w:tab/>
              <w:delText xml:space="preserve">ORACLE. </w:delText>
            </w:r>
            <w:r w:rsidDel="001931CD">
              <w:rPr>
                <w:rFonts w:eastAsia="Times New Roman"/>
                <w:i/>
                <w:iCs/>
              </w:rPr>
              <w:delText>Java SE 6 HotSpot[tm] Virtual Machine Garbage Collection Tuning</w:delText>
            </w:r>
            <w:r w:rsidDel="001931CD">
              <w:rPr>
                <w:rFonts w:eastAsia="Times New Roman"/>
              </w:rPr>
              <w:delText xml:space="preserve"> [online]. [vid. 2021-07-22]. Dostupné z: https://www.oracle.com/java/technologies/javase/gc-tuning-6.html</w:delText>
            </w:r>
          </w:del>
        </w:p>
        <w:p w14:paraId="6ABF1015" w14:textId="5724A905" w:rsidR="00AE538D" w:rsidDel="001931CD" w:rsidRDefault="00AE538D">
          <w:pPr>
            <w:autoSpaceDE w:val="0"/>
            <w:autoSpaceDN w:val="0"/>
            <w:ind w:hanging="640"/>
            <w:divId w:val="109933231"/>
            <w:rPr>
              <w:del w:id="788" w:author="Martin Novák" w:date="2023-03-17T16:43:00Z"/>
              <w:rFonts w:eastAsia="Times New Roman"/>
            </w:rPr>
          </w:pPr>
          <w:del w:id="789" w:author="Martin Novák" w:date="2023-03-17T16:43:00Z">
            <w:r w:rsidDel="001931CD">
              <w:rPr>
                <w:rFonts w:eastAsia="Times New Roman"/>
              </w:rPr>
              <w:delText xml:space="preserve">[26] </w:delText>
            </w:r>
            <w:r w:rsidDel="001931CD">
              <w:rPr>
                <w:rFonts w:eastAsia="Times New Roman"/>
              </w:rPr>
              <w:tab/>
              <w:delText xml:space="preserve">DOCS.ORACLE.COM. </w:delText>
            </w:r>
            <w:r w:rsidDel="001931CD">
              <w:rPr>
                <w:rFonts w:eastAsia="Times New Roman"/>
                <w:i/>
                <w:iCs/>
              </w:rPr>
              <w:delText>java.awt (Java Platform SE 7 )</w:delText>
            </w:r>
            <w:r w:rsidDel="001931CD">
              <w:rPr>
                <w:rFonts w:eastAsia="Times New Roman"/>
              </w:rPr>
              <w:delText xml:space="preserve"> [online]. [vid. 2021-07-26]. Dostupné z: https://docs.oracle.com/javase/7/docs/api/java/awt/package-summary.html</w:delText>
            </w:r>
          </w:del>
        </w:p>
        <w:p w14:paraId="3ED8EB6B" w14:textId="4368B9A9" w:rsidR="00AE538D" w:rsidDel="001931CD" w:rsidRDefault="00AE538D">
          <w:pPr>
            <w:autoSpaceDE w:val="0"/>
            <w:autoSpaceDN w:val="0"/>
            <w:ind w:hanging="640"/>
            <w:divId w:val="1569997520"/>
            <w:rPr>
              <w:del w:id="790" w:author="Martin Novák" w:date="2023-03-17T16:43:00Z"/>
              <w:rFonts w:eastAsia="Times New Roman"/>
            </w:rPr>
          </w:pPr>
          <w:del w:id="791" w:author="Martin Novák" w:date="2023-03-17T16:43:00Z">
            <w:r w:rsidDel="001931CD">
              <w:rPr>
                <w:rFonts w:eastAsia="Times New Roman"/>
              </w:rPr>
              <w:delText xml:space="preserve">[27] </w:delText>
            </w:r>
            <w:r w:rsidDel="001931CD">
              <w:rPr>
                <w:rFonts w:eastAsia="Times New Roman"/>
              </w:rPr>
              <w:tab/>
              <w:delText xml:space="preserve">DOCS.ORACLE.COM. </w:delText>
            </w:r>
            <w:r w:rsidDel="001931CD">
              <w:rPr>
                <w:rFonts w:eastAsia="Times New Roman"/>
                <w:i/>
                <w:iCs/>
              </w:rPr>
              <w:delText>javax.swing (Java Platform SE 7 )</w:delText>
            </w:r>
            <w:r w:rsidDel="001931CD">
              <w:rPr>
                <w:rFonts w:eastAsia="Times New Roman"/>
              </w:rPr>
              <w:delText xml:space="preserve"> [online]. [vid. 2021-07-26]. Dostupné z: https://docs.oracle.com/javase/7/docs/api/javax/swing/package-summary.html</w:delText>
            </w:r>
          </w:del>
        </w:p>
        <w:p w14:paraId="22CC3007" w14:textId="1BC4D34B" w:rsidR="00AE538D" w:rsidDel="001931CD" w:rsidRDefault="00AE538D">
          <w:pPr>
            <w:autoSpaceDE w:val="0"/>
            <w:autoSpaceDN w:val="0"/>
            <w:ind w:hanging="640"/>
            <w:divId w:val="1001549150"/>
            <w:rPr>
              <w:del w:id="792" w:author="Martin Novák" w:date="2023-03-17T16:43:00Z"/>
              <w:rFonts w:eastAsia="Times New Roman"/>
            </w:rPr>
          </w:pPr>
          <w:del w:id="793" w:author="Martin Novák" w:date="2023-03-17T16:43:00Z">
            <w:r w:rsidDel="001931CD">
              <w:rPr>
                <w:rFonts w:eastAsia="Times New Roman"/>
              </w:rPr>
              <w:delText xml:space="preserve">[28] </w:delText>
            </w:r>
            <w:r w:rsidDel="001931CD">
              <w:rPr>
                <w:rFonts w:eastAsia="Times New Roman"/>
              </w:rPr>
              <w:tab/>
              <w:delText xml:space="preserve">ITNETWORK.CZ. </w:delText>
            </w:r>
            <w:r w:rsidDel="001931CD">
              <w:rPr>
                <w:rFonts w:eastAsia="Times New Roman"/>
                <w:i/>
                <w:iCs/>
              </w:rPr>
              <w:delText>Lekce 3 - Seznam (List) pomocí pole v Javě</w:delText>
            </w:r>
            <w:r w:rsidDel="001931CD">
              <w:rPr>
                <w:rFonts w:eastAsia="Times New Roman"/>
              </w:rPr>
              <w:delText xml:space="preserve"> [online]. [vid. 2021-07-22]. Dostupné z: https://www.itnetwork.cz/java/kolekce-a-proudy/java-tutorial-seznamy-kolekce-list</w:delText>
            </w:r>
          </w:del>
        </w:p>
        <w:p w14:paraId="0E5B5350" w14:textId="39F23A45" w:rsidR="00AE538D" w:rsidDel="001931CD" w:rsidRDefault="00AE538D">
          <w:pPr>
            <w:autoSpaceDE w:val="0"/>
            <w:autoSpaceDN w:val="0"/>
            <w:ind w:hanging="640"/>
            <w:divId w:val="1603368329"/>
            <w:rPr>
              <w:del w:id="794" w:author="Martin Novák" w:date="2023-03-17T16:43:00Z"/>
              <w:rFonts w:eastAsia="Times New Roman"/>
            </w:rPr>
          </w:pPr>
          <w:del w:id="795" w:author="Martin Novák" w:date="2023-03-17T16:43:00Z">
            <w:r w:rsidDel="001931CD">
              <w:rPr>
                <w:rFonts w:eastAsia="Times New Roman"/>
              </w:rPr>
              <w:delText xml:space="preserve">[29] </w:delText>
            </w:r>
            <w:r w:rsidDel="001931CD">
              <w:rPr>
                <w:rFonts w:eastAsia="Times New Roman"/>
              </w:rPr>
              <w:tab/>
              <w:delText xml:space="preserve">DOCS.MICROSOFT.COM. </w:delText>
            </w:r>
            <w:r w:rsidDel="001931CD">
              <w:rPr>
                <w:rFonts w:eastAsia="Times New Roman"/>
                <w:i/>
                <w:iCs/>
              </w:rPr>
              <w:delText>A Tour of C# - C# Guide | Microsoft Docs</w:delText>
            </w:r>
            <w:r w:rsidDel="001931CD">
              <w:rPr>
                <w:rFonts w:eastAsia="Times New Roman"/>
              </w:rPr>
              <w:delText xml:space="preserve"> [online]. [vid. 2021-07-23]. Dostupné z: https://docs.microsoft.com/en-us/dotnet/csharp/tour-of-csharp/</w:delText>
            </w:r>
          </w:del>
        </w:p>
        <w:p w14:paraId="6097E493" w14:textId="6D5ABED0" w:rsidR="00AE538D" w:rsidDel="001931CD" w:rsidRDefault="00AE538D">
          <w:pPr>
            <w:autoSpaceDE w:val="0"/>
            <w:autoSpaceDN w:val="0"/>
            <w:ind w:hanging="640"/>
            <w:divId w:val="760491971"/>
            <w:rPr>
              <w:del w:id="796" w:author="Martin Novák" w:date="2023-03-17T16:43:00Z"/>
              <w:rFonts w:eastAsia="Times New Roman"/>
            </w:rPr>
          </w:pPr>
          <w:del w:id="797" w:author="Martin Novák" w:date="2023-03-17T16:43:00Z">
            <w:r w:rsidDel="001931CD">
              <w:rPr>
                <w:rFonts w:eastAsia="Times New Roman"/>
              </w:rPr>
              <w:delText>[30] .</w:delText>
            </w:r>
            <w:r w:rsidDel="001931CD">
              <w:rPr>
                <w:rFonts w:eastAsia="Times New Roman"/>
              </w:rPr>
              <w:tab/>
            </w:r>
            <w:r w:rsidDel="001931CD">
              <w:rPr>
                <w:rFonts w:eastAsia="Times New Roman"/>
                <w:i/>
                <w:iCs/>
              </w:rPr>
              <w:delText>NET (and .NET Core) - introduction and overview | Microsoft Learn</w:delText>
            </w:r>
            <w:r w:rsidDel="001931CD">
              <w:rPr>
                <w:rFonts w:eastAsia="Times New Roman"/>
              </w:rPr>
              <w:delText xml:space="preserve"> [online]. [vid. 2023-02-05]. Dostupné z: https://learn.microsoft.com/en-us/dotnet/core/introduction</w:delText>
            </w:r>
          </w:del>
        </w:p>
        <w:p w14:paraId="3E28C44D" w14:textId="2E9962E9" w:rsidR="00AE538D" w:rsidDel="001931CD" w:rsidRDefault="00AE538D">
          <w:pPr>
            <w:autoSpaceDE w:val="0"/>
            <w:autoSpaceDN w:val="0"/>
            <w:ind w:hanging="640"/>
            <w:divId w:val="1399550884"/>
            <w:rPr>
              <w:del w:id="798" w:author="Martin Novák" w:date="2023-03-17T16:43:00Z"/>
              <w:rFonts w:eastAsia="Times New Roman"/>
            </w:rPr>
          </w:pPr>
          <w:del w:id="799" w:author="Martin Novák" w:date="2023-03-17T16:43:00Z">
            <w:r w:rsidDel="001931CD">
              <w:rPr>
                <w:rFonts w:eastAsia="Times New Roman"/>
              </w:rPr>
              <w:delText xml:space="preserve">[31] </w:delText>
            </w:r>
            <w:r w:rsidDel="001931CD">
              <w:rPr>
                <w:rFonts w:eastAsia="Times New Roman"/>
              </w:rPr>
              <w:tab/>
            </w:r>
            <w:r w:rsidDel="001931CD">
              <w:rPr>
                <w:rFonts w:eastAsia="Times New Roman"/>
                <w:i/>
                <w:iCs/>
              </w:rPr>
              <w:delText>ReadyToRun deployment overview - .NET | Microsoft Learn</w:delText>
            </w:r>
            <w:r w:rsidDel="001931CD">
              <w:rPr>
                <w:rFonts w:eastAsia="Times New Roman"/>
              </w:rPr>
              <w:delText xml:space="preserve"> [online]. [vid. 2023-02-07]. Dostupné z: https://learn.microsoft.com/en-us/dotnet/core/deploying/ready-to-run</w:delText>
            </w:r>
          </w:del>
        </w:p>
        <w:p w14:paraId="3CFFA334" w14:textId="35926D28" w:rsidR="00AE538D" w:rsidDel="001931CD" w:rsidRDefault="00AE538D">
          <w:pPr>
            <w:autoSpaceDE w:val="0"/>
            <w:autoSpaceDN w:val="0"/>
            <w:ind w:hanging="640"/>
            <w:divId w:val="1968656352"/>
            <w:rPr>
              <w:del w:id="800" w:author="Martin Novák" w:date="2023-03-17T16:43:00Z"/>
              <w:rFonts w:eastAsia="Times New Roman"/>
            </w:rPr>
          </w:pPr>
          <w:del w:id="801" w:author="Martin Novák" w:date="2023-03-17T16:43:00Z">
            <w:r w:rsidDel="001931CD">
              <w:rPr>
                <w:rFonts w:eastAsia="Times New Roman"/>
              </w:rPr>
              <w:delText xml:space="preserve">[32] </w:delText>
            </w:r>
            <w:r w:rsidDel="001931CD">
              <w:rPr>
                <w:rFonts w:eastAsia="Times New Roman"/>
              </w:rPr>
              <w:tab/>
              <w:delText>RICHARD LANDER. Conversation about crossgen2 - .NET Blog. .</w:delText>
            </w:r>
            <w:r w:rsidDel="001931CD">
              <w:rPr>
                <w:rFonts w:eastAsia="Times New Roman"/>
                <w:i/>
                <w:iCs/>
              </w:rPr>
              <w:delText>NET Blog</w:delText>
            </w:r>
            <w:r w:rsidDel="001931CD">
              <w:rPr>
                <w:rFonts w:eastAsia="Times New Roman"/>
              </w:rPr>
              <w:delText xml:space="preserve"> [online]. 2021 [vid. 2023-02-07]. Dostupné z: https://devblogs.microsoft.com/dotnet/conversation-about-crossgen2/</w:delText>
            </w:r>
          </w:del>
        </w:p>
        <w:p w14:paraId="3624C494" w14:textId="32E1BD04" w:rsidR="00AE538D" w:rsidDel="001931CD" w:rsidRDefault="00AE538D">
          <w:pPr>
            <w:autoSpaceDE w:val="0"/>
            <w:autoSpaceDN w:val="0"/>
            <w:ind w:hanging="640"/>
            <w:divId w:val="1801728150"/>
            <w:rPr>
              <w:del w:id="802" w:author="Martin Novák" w:date="2023-03-17T16:43:00Z"/>
              <w:rFonts w:eastAsia="Times New Roman"/>
            </w:rPr>
          </w:pPr>
          <w:del w:id="803" w:author="Martin Novák" w:date="2023-03-17T16:43:00Z">
            <w:r w:rsidDel="001931CD">
              <w:rPr>
                <w:rFonts w:eastAsia="Times New Roman"/>
              </w:rPr>
              <w:delText xml:space="preserve">[33] </w:delText>
            </w:r>
            <w:r w:rsidDel="001931CD">
              <w:rPr>
                <w:rFonts w:eastAsia="Times New Roman"/>
              </w:rPr>
              <w:tab/>
              <w:delText xml:space="preserve">DOCS.MICROSOFT.COM. </w:delText>
            </w:r>
            <w:r w:rsidDel="001931CD">
              <w:rPr>
                <w:rFonts w:eastAsia="Times New Roman"/>
                <w:i/>
                <w:iCs/>
              </w:rPr>
              <w:delText>Ngen.exe (Native Image Generator) | Microsoft Docs</w:delText>
            </w:r>
            <w:r w:rsidDel="001931CD">
              <w:rPr>
                <w:rFonts w:eastAsia="Times New Roman"/>
              </w:rPr>
              <w:delText xml:space="preserve"> [online]. [vid. 2021-08-06]. Dostupné z: https://docs.microsoft.com/en-us/dotnet/framework/tools/ngen-exe-native-image-generator</w:delText>
            </w:r>
          </w:del>
        </w:p>
        <w:p w14:paraId="3B962E91" w14:textId="6C372115" w:rsidR="00AE538D" w:rsidDel="001931CD" w:rsidRDefault="00AE538D">
          <w:pPr>
            <w:autoSpaceDE w:val="0"/>
            <w:autoSpaceDN w:val="0"/>
            <w:ind w:hanging="640"/>
            <w:divId w:val="2092727479"/>
            <w:rPr>
              <w:del w:id="804" w:author="Martin Novák" w:date="2023-03-17T16:43:00Z"/>
              <w:rFonts w:eastAsia="Times New Roman"/>
            </w:rPr>
          </w:pPr>
          <w:del w:id="805" w:author="Martin Novák" w:date="2023-03-17T16:43:00Z">
            <w:r w:rsidDel="001931CD">
              <w:rPr>
                <w:rFonts w:eastAsia="Times New Roman"/>
              </w:rPr>
              <w:delText xml:space="preserve">[34] </w:delText>
            </w:r>
            <w:r w:rsidDel="001931CD">
              <w:rPr>
                <w:rFonts w:eastAsia="Times New Roman"/>
              </w:rPr>
              <w:tab/>
              <w:delText>MICROSOFT. .</w:delText>
            </w:r>
            <w:r w:rsidDel="001931CD">
              <w:rPr>
                <w:rFonts w:eastAsia="Times New Roman"/>
                <w:i/>
                <w:iCs/>
              </w:rPr>
              <w:delText>NET Glossary | Microsoft Learn</w:delText>
            </w:r>
            <w:r w:rsidDel="001931CD">
              <w:rPr>
                <w:rFonts w:eastAsia="Times New Roman"/>
              </w:rPr>
              <w:delText xml:space="preserve"> [online]. [vid. 2023-01-29]. Dostupné z: https://learn.microsoft.com/en-us/dotnet/standard/glossary#implementation-of-net</w:delText>
            </w:r>
          </w:del>
        </w:p>
        <w:p w14:paraId="0B85517D" w14:textId="3F8F6207" w:rsidR="00AE538D" w:rsidDel="001931CD" w:rsidRDefault="00AE538D">
          <w:pPr>
            <w:autoSpaceDE w:val="0"/>
            <w:autoSpaceDN w:val="0"/>
            <w:ind w:hanging="640"/>
            <w:divId w:val="888296454"/>
            <w:rPr>
              <w:del w:id="806" w:author="Martin Novák" w:date="2023-03-17T16:43:00Z"/>
              <w:rFonts w:eastAsia="Times New Roman"/>
            </w:rPr>
          </w:pPr>
          <w:del w:id="807" w:author="Martin Novák" w:date="2023-03-17T16:43:00Z">
            <w:r w:rsidDel="001931CD">
              <w:rPr>
                <w:rFonts w:eastAsia="Times New Roman"/>
              </w:rPr>
              <w:delText xml:space="preserve">[35] </w:delText>
            </w:r>
            <w:r w:rsidDel="001931CD">
              <w:rPr>
                <w:rFonts w:eastAsia="Times New Roman"/>
              </w:rPr>
              <w:tab/>
              <w:delText>DOCS.MICROSOFT.COM. .</w:delText>
            </w:r>
            <w:r w:rsidDel="001931CD">
              <w:rPr>
                <w:rFonts w:eastAsia="Times New Roman"/>
                <w:i/>
                <w:iCs/>
              </w:rPr>
              <w:delText>NET Framework versions and dependencies</w:delText>
            </w:r>
            <w:r w:rsidDel="001931CD">
              <w:rPr>
                <w:rFonts w:eastAsia="Times New Roman"/>
              </w:rPr>
              <w:delText xml:space="preserve"> [online]. [vid. 2021-06-05]. Dostupné z: https://docs.microsoft.com/en-us/dotnet/framework/migration-guide/versions-and-dependencies?redirectedfrom=MSDN#net-framework-30</w:delText>
            </w:r>
          </w:del>
        </w:p>
        <w:p w14:paraId="1493CF9A" w14:textId="5D683B5A" w:rsidR="00AE538D" w:rsidDel="001931CD" w:rsidRDefault="00AE538D">
          <w:pPr>
            <w:autoSpaceDE w:val="0"/>
            <w:autoSpaceDN w:val="0"/>
            <w:ind w:hanging="640"/>
            <w:divId w:val="204684608"/>
            <w:rPr>
              <w:del w:id="808" w:author="Martin Novák" w:date="2023-03-17T16:43:00Z"/>
              <w:rFonts w:eastAsia="Times New Roman"/>
            </w:rPr>
          </w:pPr>
          <w:del w:id="809" w:author="Martin Novák" w:date="2023-03-17T16:43:00Z">
            <w:r w:rsidDel="001931CD">
              <w:rPr>
                <w:rFonts w:eastAsia="Times New Roman"/>
              </w:rPr>
              <w:delText xml:space="preserve">[36] </w:delText>
            </w:r>
            <w:r w:rsidDel="001931CD">
              <w:rPr>
                <w:rFonts w:eastAsia="Times New Roman"/>
              </w:rPr>
              <w:tab/>
              <w:delText xml:space="preserve">DOCS.MICROSOFT.COM. </w:delText>
            </w:r>
            <w:r w:rsidDel="001931CD">
              <w:rPr>
                <w:rFonts w:eastAsia="Times New Roman"/>
                <w:i/>
                <w:iCs/>
              </w:rPr>
              <w:delText>What is .NET MAUI? - .NET MAUI | Microsoft Docs</w:delText>
            </w:r>
            <w:r w:rsidDel="001931CD">
              <w:rPr>
                <w:rFonts w:eastAsia="Times New Roman"/>
              </w:rPr>
              <w:delText xml:space="preserve"> [online]. [vid. 2021-09-23]. Dostupné z: https://docs.microsoft.com/cs-cz/dotnet/maui/what-is-maui</w:delText>
            </w:r>
          </w:del>
        </w:p>
        <w:p w14:paraId="058FFA5A" w14:textId="702C0235" w:rsidR="00AE538D" w:rsidDel="001931CD" w:rsidRDefault="00AE538D">
          <w:pPr>
            <w:autoSpaceDE w:val="0"/>
            <w:autoSpaceDN w:val="0"/>
            <w:ind w:hanging="640"/>
            <w:divId w:val="1240406454"/>
            <w:rPr>
              <w:del w:id="810" w:author="Martin Novák" w:date="2023-03-17T16:43:00Z"/>
              <w:rFonts w:eastAsia="Times New Roman"/>
            </w:rPr>
          </w:pPr>
          <w:del w:id="811" w:author="Martin Novák" w:date="2023-03-17T16:43:00Z">
            <w:r w:rsidDel="001931CD">
              <w:rPr>
                <w:rFonts w:eastAsia="Times New Roman"/>
              </w:rPr>
              <w:delText xml:space="preserve">[37] </w:delText>
            </w:r>
            <w:r w:rsidDel="001931CD">
              <w:rPr>
                <w:rFonts w:eastAsia="Times New Roman"/>
              </w:rPr>
              <w:tab/>
              <w:delText xml:space="preserve">DOCS.MICROSOFT.COM. </w:delText>
            </w:r>
            <w:r w:rsidDel="001931CD">
              <w:rPr>
                <w:rFonts w:eastAsia="Times New Roman"/>
                <w:i/>
                <w:iCs/>
              </w:rPr>
              <w:delText>Unsafe code, pointers to data, and function pointers | Microsoft Docs</w:delText>
            </w:r>
            <w:r w:rsidDel="001931CD">
              <w:rPr>
                <w:rFonts w:eastAsia="Times New Roman"/>
              </w:rPr>
              <w:delText xml:space="preserve"> [online]. [vid. 2021-07-23]. Dostupné z: https://docs.microsoft.com/en-us/dotnet/csharp/language-reference/unsafe-code</w:delText>
            </w:r>
          </w:del>
        </w:p>
        <w:p w14:paraId="7F83F308" w14:textId="6EB88D70" w:rsidR="00AE538D" w:rsidDel="001931CD" w:rsidRDefault="00AE538D">
          <w:pPr>
            <w:autoSpaceDE w:val="0"/>
            <w:autoSpaceDN w:val="0"/>
            <w:ind w:hanging="640"/>
            <w:divId w:val="1934706215"/>
            <w:rPr>
              <w:del w:id="812" w:author="Martin Novák" w:date="2023-03-17T16:43:00Z"/>
              <w:rFonts w:eastAsia="Times New Roman"/>
            </w:rPr>
          </w:pPr>
          <w:del w:id="813" w:author="Martin Novák" w:date="2023-03-17T16:43:00Z">
            <w:r w:rsidDel="001931CD">
              <w:rPr>
                <w:rFonts w:eastAsia="Times New Roman"/>
              </w:rPr>
              <w:delText xml:space="preserve">[38] </w:delText>
            </w:r>
            <w:r w:rsidDel="001931CD">
              <w:rPr>
                <w:rFonts w:eastAsia="Times New Roman"/>
              </w:rPr>
              <w:tab/>
            </w:r>
            <w:r w:rsidDel="001931CD">
              <w:rPr>
                <w:rFonts w:eastAsia="Times New Roman"/>
                <w:i/>
                <w:iCs/>
              </w:rPr>
              <w:delText>VisualMicro - Arduino IDE For Visual Studio</w:delText>
            </w:r>
            <w:r w:rsidDel="001931CD">
              <w:rPr>
                <w:rFonts w:eastAsia="Times New Roman"/>
              </w:rPr>
              <w:delText xml:space="preserve"> [online]. [vid. 2021-07-23]. Dostupné z: https://www.visualmicro.com/#</w:delText>
            </w:r>
          </w:del>
        </w:p>
        <w:p w14:paraId="040F7DC9" w14:textId="5047381D" w:rsidR="00AE538D" w:rsidDel="001931CD" w:rsidRDefault="00AE538D">
          <w:pPr>
            <w:autoSpaceDE w:val="0"/>
            <w:autoSpaceDN w:val="0"/>
            <w:ind w:hanging="640"/>
            <w:divId w:val="1505315744"/>
            <w:rPr>
              <w:del w:id="814" w:author="Martin Novák" w:date="2023-03-17T16:43:00Z"/>
              <w:rFonts w:eastAsia="Times New Roman"/>
            </w:rPr>
          </w:pPr>
          <w:del w:id="815" w:author="Martin Novák" w:date="2023-03-17T16:43:00Z">
            <w:r w:rsidDel="001931CD">
              <w:rPr>
                <w:rFonts w:eastAsia="Times New Roman"/>
              </w:rPr>
              <w:delText>[39] .</w:delText>
            </w:r>
            <w:r w:rsidDel="001931CD">
              <w:rPr>
                <w:rFonts w:eastAsia="Times New Roman"/>
              </w:rPr>
              <w:tab/>
            </w:r>
            <w:r w:rsidDel="001931CD">
              <w:rPr>
                <w:rFonts w:eastAsia="Times New Roman"/>
                <w:i/>
                <w:iCs/>
              </w:rPr>
              <w:delText>NET nanoFramework VS2019 Extension - Visual Studio Marketplace</w:delText>
            </w:r>
            <w:r w:rsidDel="001931CD">
              <w:rPr>
                <w:rFonts w:eastAsia="Times New Roman"/>
              </w:rPr>
              <w:delText xml:space="preserve"> [online]. [vid. 2021-07-23]. Dostupné z: https://marketplace.visualstudio.com/items?itemName=nanoframework.nanoFramework-VS2019-Extension</w:delText>
            </w:r>
          </w:del>
        </w:p>
        <w:p w14:paraId="61592F81" w14:textId="18BF1D27" w:rsidR="00AE538D" w:rsidDel="001931CD" w:rsidRDefault="00AE538D">
          <w:pPr>
            <w:autoSpaceDE w:val="0"/>
            <w:autoSpaceDN w:val="0"/>
            <w:ind w:hanging="640"/>
            <w:divId w:val="1413307706"/>
            <w:rPr>
              <w:del w:id="816" w:author="Martin Novák" w:date="2023-03-17T16:43:00Z"/>
              <w:rFonts w:eastAsia="Times New Roman"/>
            </w:rPr>
          </w:pPr>
          <w:del w:id="817" w:author="Martin Novák" w:date="2023-03-17T16:43:00Z">
            <w:r w:rsidDel="001931CD">
              <w:rPr>
                <w:rFonts w:eastAsia="Times New Roman"/>
              </w:rPr>
              <w:delText xml:space="preserve">[40] </w:delText>
            </w:r>
            <w:r w:rsidDel="001931CD">
              <w:rPr>
                <w:rFonts w:eastAsia="Times New Roman"/>
              </w:rPr>
              <w:tab/>
            </w:r>
            <w:r w:rsidDel="001931CD">
              <w:rPr>
                <w:rFonts w:eastAsia="Times New Roman"/>
                <w:i/>
                <w:iCs/>
              </w:rPr>
              <w:delText>C# | Method Overloading - GeeksforGeeks</w:delText>
            </w:r>
            <w:r w:rsidDel="001931CD">
              <w:rPr>
                <w:rFonts w:eastAsia="Times New Roman"/>
              </w:rPr>
              <w:delText xml:space="preserve"> [online]. [vid. 2021-07-23]. Dostupné z: https://www.geeksforgeeks.org/c-sharp-method-overloading/</w:delText>
            </w:r>
          </w:del>
        </w:p>
        <w:p w14:paraId="35805D80" w14:textId="71E4E9F9" w:rsidR="00AE538D" w:rsidDel="001931CD" w:rsidRDefault="00AE538D">
          <w:pPr>
            <w:autoSpaceDE w:val="0"/>
            <w:autoSpaceDN w:val="0"/>
            <w:ind w:hanging="640"/>
            <w:divId w:val="564417470"/>
            <w:rPr>
              <w:del w:id="818" w:author="Martin Novák" w:date="2023-03-17T16:43:00Z"/>
              <w:rFonts w:eastAsia="Times New Roman"/>
            </w:rPr>
          </w:pPr>
          <w:del w:id="819" w:author="Martin Novák" w:date="2023-03-17T16:43:00Z">
            <w:r w:rsidDel="001931CD">
              <w:rPr>
                <w:rFonts w:eastAsia="Times New Roman"/>
              </w:rPr>
              <w:delText xml:space="preserve">[41] </w:delText>
            </w:r>
            <w:r w:rsidDel="001931CD">
              <w:rPr>
                <w:rFonts w:eastAsia="Times New Roman"/>
              </w:rPr>
              <w:tab/>
              <w:delText xml:space="preserve">DOCS.MICROSOFT.COM. </w:delText>
            </w:r>
            <w:r w:rsidDel="001931CD">
              <w:rPr>
                <w:rFonts w:eastAsia="Times New Roman"/>
                <w:i/>
                <w:iCs/>
              </w:rPr>
              <w:delText>Fundamentals of garbage collection | Microsoft Docs</w:delText>
            </w:r>
            <w:r w:rsidDel="001931CD">
              <w:rPr>
                <w:rFonts w:eastAsia="Times New Roman"/>
              </w:rPr>
              <w:delText xml:space="preserve"> [online]. [vid. 2021-07-23]. Dostupné z: https://docs.microsoft.com/en-us/dotnet/standard/garbage-collection/fundamentals</w:delText>
            </w:r>
          </w:del>
        </w:p>
        <w:p w14:paraId="188FD816" w14:textId="51F86D8B" w:rsidR="00AE538D" w:rsidDel="001931CD" w:rsidRDefault="00AE538D">
          <w:pPr>
            <w:autoSpaceDE w:val="0"/>
            <w:autoSpaceDN w:val="0"/>
            <w:ind w:hanging="640"/>
            <w:divId w:val="1147549607"/>
            <w:rPr>
              <w:del w:id="820" w:author="Martin Novák" w:date="2023-03-17T16:43:00Z"/>
              <w:rFonts w:eastAsia="Times New Roman"/>
            </w:rPr>
          </w:pPr>
          <w:del w:id="821" w:author="Martin Novák" w:date="2023-03-17T16:43:00Z">
            <w:r w:rsidDel="001931CD">
              <w:rPr>
                <w:rFonts w:eastAsia="Times New Roman"/>
              </w:rPr>
              <w:delText xml:space="preserve">[42] </w:delText>
            </w:r>
            <w:r w:rsidDel="001931CD">
              <w:rPr>
                <w:rFonts w:eastAsia="Times New Roman"/>
              </w:rPr>
              <w:tab/>
              <w:delText>DOCS.MICROSOFT.COM. .</w:delText>
            </w:r>
            <w:r w:rsidDel="001931CD">
              <w:rPr>
                <w:rFonts w:eastAsia="Times New Roman"/>
                <w:i/>
                <w:iCs/>
              </w:rPr>
              <w:delText>NET garbage collection | Microsoft Docs</w:delText>
            </w:r>
            <w:r w:rsidDel="001931CD">
              <w:rPr>
                <w:rFonts w:eastAsia="Times New Roman"/>
              </w:rPr>
              <w:delText xml:space="preserve"> [online]. [vid. 2021-07-23]. Dostupné z: https://docs.microsoft.com/en-us/dotnet/standard/garbage-collection/</w:delText>
            </w:r>
          </w:del>
        </w:p>
        <w:p w14:paraId="61617CA3" w14:textId="63748F6D" w:rsidR="00AE538D" w:rsidDel="001931CD" w:rsidRDefault="00AE538D">
          <w:pPr>
            <w:autoSpaceDE w:val="0"/>
            <w:autoSpaceDN w:val="0"/>
            <w:ind w:hanging="640"/>
            <w:divId w:val="637996983"/>
            <w:rPr>
              <w:del w:id="822" w:author="Martin Novák" w:date="2023-03-17T16:43:00Z"/>
              <w:rFonts w:eastAsia="Times New Roman"/>
            </w:rPr>
          </w:pPr>
          <w:del w:id="823" w:author="Martin Novák" w:date="2023-03-17T16:43:00Z">
            <w:r w:rsidDel="001931CD">
              <w:rPr>
                <w:rFonts w:eastAsia="Times New Roman"/>
              </w:rPr>
              <w:delText xml:space="preserve">[43] </w:delText>
            </w:r>
            <w:r w:rsidDel="001931CD">
              <w:rPr>
                <w:rFonts w:eastAsia="Times New Roman"/>
              </w:rPr>
              <w:tab/>
              <w:delText xml:space="preserve">DOCS.MICROSOFT.COM. </w:delText>
            </w:r>
            <w:r w:rsidDel="001931CD">
              <w:rPr>
                <w:rFonts w:eastAsia="Times New Roman"/>
                <w:i/>
                <w:iCs/>
              </w:rPr>
              <w:delText>MulticastDelegate Class (System) | Microsoft Docs</w:delText>
            </w:r>
            <w:r w:rsidDel="001931CD">
              <w:rPr>
                <w:rFonts w:eastAsia="Times New Roman"/>
              </w:rPr>
              <w:delText xml:space="preserve"> [online]. [vid. 2021-07-25]. Dostupné z: https://docs.microsoft.com/en-us/dotnet/api/system.multicastdelegate?view=net-5.0#code-try-3</w:delText>
            </w:r>
          </w:del>
        </w:p>
        <w:p w14:paraId="73F75F57" w14:textId="53862774" w:rsidR="00AE538D" w:rsidDel="001931CD" w:rsidRDefault="00AE538D">
          <w:pPr>
            <w:autoSpaceDE w:val="0"/>
            <w:autoSpaceDN w:val="0"/>
            <w:ind w:hanging="640"/>
            <w:divId w:val="1502811094"/>
            <w:rPr>
              <w:del w:id="824" w:author="Martin Novák" w:date="2023-03-17T16:43:00Z"/>
              <w:rFonts w:eastAsia="Times New Roman"/>
            </w:rPr>
          </w:pPr>
          <w:del w:id="825" w:author="Martin Novák" w:date="2023-03-17T16:43:00Z">
            <w:r w:rsidDel="001931CD">
              <w:rPr>
                <w:rFonts w:eastAsia="Times New Roman"/>
              </w:rPr>
              <w:delText xml:space="preserve">[44] </w:delText>
            </w:r>
            <w:r w:rsidDel="001931CD">
              <w:rPr>
                <w:rFonts w:eastAsia="Times New Roman"/>
              </w:rPr>
              <w:tab/>
              <w:delText xml:space="preserve">ŽIVĚ.CZ. </w:delText>
            </w:r>
            <w:r w:rsidDel="001931CD">
              <w:rPr>
                <w:rFonts w:eastAsia="Times New Roman"/>
                <w:i/>
                <w:iCs/>
              </w:rPr>
              <w:delText>Poznáváme C# a Microsoft.NET 15. díl – delegáty – Živě.cz</w:delText>
            </w:r>
            <w:r w:rsidDel="001931CD">
              <w:rPr>
                <w:rFonts w:eastAsia="Times New Roman"/>
              </w:rPr>
              <w:delText xml:space="preserve"> [online]. [vid. 2021-07-25]. Dostupné z: https://www.zive.cz/clanky/poznavame-c-a-microsoftnet-15-dil--delegaty/sc-3-a-123479/default.aspx</w:delText>
            </w:r>
          </w:del>
        </w:p>
        <w:p w14:paraId="74117C8C" w14:textId="5726B883" w:rsidR="00AE538D" w:rsidDel="001931CD" w:rsidRDefault="00AE538D">
          <w:pPr>
            <w:autoSpaceDE w:val="0"/>
            <w:autoSpaceDN w:val="0"/>
            <w:ind w:hanging="640"/>
            <w:divId w:val="369647937"/>
            <w:rPr>
              <w:del w:id="826" w:author="Martin Novák" w:date="2023-03-17T16:43:00Z"/>
              <w:rFonts w:eastAsia="Times New Roman"/>
            </w:rPr>
          </w:pPr>
          <w:del w:id="827" w:author="Martin Novák" w:date="2023-03-17T16:43:00Z">
            <w:r w:rsidDel="001931CD">
              <w:rPr>
                <w:rFonts w:eastAsia="Times New Roman"/>
              </w:rPr>
              <w:delText xml:space="preserve">[45] </w:delText>
            </w:r>
            <w:r w:rsidDel="001931CD">
              <w:rPr>
                <w:rFonts w:eastAsia="Times New Roman"/>
              </w:rPr>
              <w:tab/>
              <w:delText xml:space="preserve">DOCS.MICROSOFT.COM. </w:delText>
            </w:r>
            <w:r w:rsidDel="001931CD">
              <w:rPr>
                <w:rFonts w:eastAsia="Times New Roman"/>
                <w:i/>
                <w:iCs/>
              </w:rPr>
              <w:delText>Delegates - C# Programming Guide | Microsoft Docs</w:delText>
            </w:r>
            <w:r w:rsidDel="001931CD">
              <w:rPr>
                <w:rFonts w:eastAsia="Times New Roman"/>
              </w:rPr>
              <w:delText xml:space="preserve"> [online]. [vid. 2021-07-25]. Dostupné z: https://docs.microsoft.com/en-us/dotnet/csharp/programming-guide/delegates/</w:delText>
            </w:r>
          </w:del>
        </w:p>
        <w:p w14:paraId="5DE3EF15" w14:textId="102D379A" w:rsidR="00AE538D" w:rsidDel="001931CD" w:rsidRDefault="00AE538D">
          <w:pPr>
            <w:autoSpaceDE w:val="0"/>
            <w:autoSpaceDN w:val="0"/>
            <w:ind w:hanging="640"/>
            <w:divId w:val="305162842"/>
            <w:rPr>
              <w:del w:id="828" w:author="Martin Novák" w:date="2023-03-17T16:43:00Z"/>
              <w:rFonts w:eastAsia="Times New Roman"/>
            </w:rPr>
          </w:pPr>
          <w:del w:id="829" w:author="Martin Novák" w:date="2023-03-17T16:43:00Z">
            <w:r w:rsidDel="001931CD">
              <w:rPr>
                <w:rFonts w:eastAsia="Times New Roman"/>
              </w:rPr>
              <w:delText xml:space="preserve">[46] </w:delText>
            </w:r>
            <w:r w:rsidDel="001931CD">
              <w:rPr>
                <w:rFonts w:eastAsia="Times New Roman"/>
              </w:rPr>
              <w:tab/>
              <w:delText xml:space="preserve">DOCS.MICROSOFT.COM. </w:delText>
            </w:r>
            <w:r w:rsidDel="001931CD">
              <w:rPr>
                <w:rFonts w:eastAsia="Times New Roman"/>
                <w:i/>
                <w:iCs/>
              </w:rPr>
              <w:delText>Handling and Raising Events | Microsoft Docs</w:delText>
            </w:r>
            <w:r w:rsidDel="001931CD">
              <w:rPr>
                <w:rFonts w:eastAsia="Times New Roman"/>
              </w:rPr>
              <w:delText xml:space="preserve"> [online]. [vid. 2021-07-25]. Dostupné z: https://docs.microsoft.com/en-us/dotnet/standard/events/</w:delText>
            </w:r>
          </w:del>
        </w:p>
        <w:p w14:paraId="0C57EBF2" w14:textId="164A99C8" w:rsidR="00AE538D" w:rsidDel="001931CD" w:rsidRDefault="00AE538D">
          <w:pPr>
            <w:autoSpaceDE w:val="0"/>
            <w:autoSpaceDN w:val="0"/>
            <w:ind w:hanging="640"/>
            <w:divId w:val="338626787"/>
            <w:rPr>
              <w:del w:id="830" w:author="Martin Novák" w:date="2023-03-17T16:43:00Z"/>
              <w:rFonts w:eastAsia="Times New Roman"/>
            </w:rPr>
          </w:pPr>
          <w:del w:id="831" w:author="Martin Novák" w:date="2023-03-17T16:43:00Z">
            <w:r w:rsidDel="001931CD">
              <w:rPr>
                <w:rFonts w:eastAsia="Times New Roman"/>
              </w:rPr>
              <w:delText xml:space="preserve">[47] </w:delText>
            </w:r>
            <w:r w:rsidDel="001931CD">
              <w:rPr>
                <w:rFonts w:eastAsia="Times New Roman"/>
              </w:rPr>
              <w:tab/>
              <w:delText xml:space="preserve">DOCS.MICROSOFT.COM. </w:delText>
            </w:r>
            <w:r w:rsidDel="001931CD">
              <w:rPr>
                <w:rFonts w:eastAsia="Times New Roman"/>
                <w:i/>
                <w:iCs/>
              </w:rPr>
              <w:delText>EventHandler Delegate (System) | Microsoft Docs</w:delText>
            </w:r>
            <w:r w:rsidDel="001931CD">
              <w:rPr>
                <w:rFonts w:eastAsia="Times New Roman"/>
              </w:rPr>
              <w:delText xml:space="preserve"> [online]. [vid. 2021-07-25]. Dostupné z: https://docs.microsoft.com/en-us/dotnet/api/system.eventhandler?view=net-5.0</w:delText>
            </w:r>
          </w:del>
        </w:p>
        <w:p w14:paraId="24036B4C" w14:textId="3C8F7022" w:rsidR="00AE538D" w:rsidDel="001931CD" w:rsidRDefault="00AE538D">
          <w:pPr>
            <w:autoSpaceDE w:val="0"/>
            <w:autoSpaceDN w:val="0"/>
            <w:ind w:hanging="640"/>
            <w:divId w:val="2142377454"/>
            <w:rPr>
              <w:del w:id="832" w:author="Martin Novák" w:date="2023-03-17T16:43:00Z"/>
              <w:rFonts w:eastAsia="Times New Roman"/>
            </w:rPr>
          </w:pPr>
          <w:del w:id="833" w:author="Martin Novák" w:date="2023-03-17T16:43:00Z">
            <w:r w:rsidDel="001931CD">
              <w:rPr>
                <w:rFonts w:eastAsia="Times New Roman"/>
              </w:rPr>
              <w:delText xml:space="preserve">[48] </w:delText>
            </w:r>
            <w:r w:rsidDel="001931CD">
              <w:rPr>
                <w:rFonts w:eastAsia="Times New Roman"/>
              </w:rPr>
              <w:tab/>
              <w:delText xml:space="preserve">DOCS.MICROSOFT.COM. </w:delText>
            </w:r>
            <w:r w:rsidDel="001931CD">
              <w:rPr>
                <w:rFonts w:eastAsia="Times New Roman"/>
                <w:i/>
                <w:iCs/>
              </w:rPr>
              <w:delText>out parameter modifier - C# Reference | Microsoft Docs</w:delText>
            </w:r>
            <w:r w:rsidDel="001931CD">
              <w:rPr>
                <w:rFonts w:eastAsia="Times New Roman"/>
              </w:rPr>
              <w:delText xml:space="preserve"> [online]. [vid. 2021-07-23]. Dostupné z: https://docs.microsoft.com/en-us/dotnet/csharp/language-reference/keywords/out-parameter-modifier</w:delText>
            </w:r>
          </w:del>
        </w:p>
        <w:p w14:paraId="323807EB" w14:textId="096C6012" w:rsidR="00AE538D" w:rsidDel="001931CD" w:rsidRDefault="00AE538D">
          <w:pPr>
            <w:autoSpaceDE w:val="0"/>
            <w:autoSpaceDN w:val="0"/>
            <w:ind w:hanging="640"/>
            <w:divId w:val="1469661024"/>
            <w:rPr>
              <w:del w:id="834" w:author="Martin Novák" w:date="2023-03-17T16:43:00Z"/>
              <w:rFonts w:eastAsia="Times New Roman"/>
            </w:rPr>
          </w:pPr>
          <w:del w:id="835" w:author="Martin Novák" w:date="2023-03-17T16:43:00Z">
            <w:r w:rsidDel="001931CD">
              <w:rPr>
                <w:rFonts w:eastAsia="Times New Roman"/>
              </w:rPr>
              <w:delText xml:space="preserve">[49] </w:delText>
            </w:r>
            <w:r w:rsidDel="001931CD">
              <w:rPr>
                <w:rFonts w:eastAsia="Times New Roman"/>
              </w:rPr>
              <w:tab/>
              <w:delText xml:space="preserve">DOCS.MICROSOFT.COM. </w:delText>
            </w:r>
            <w:r w:rsidDel="001931CD">
              <w:rPr>
                <w:rFonts w:eastAsia="Times New Roman"/>
                <w:i/>
                <w:iCs/>
              </w:rPr>
              <w:delText>Properties - C# Programming Guide | Microsoft Docs</w:delText>
            </w:r>
            <w:r w:rsidDel="001931CD">
              <w:rPr>
                <w:rFonts w:eastAsia="Times New Roman"/>
              </w:rPr>
              <w:delText xml:space="preserve"> [online]. [vid. 2021-07-23]. Dostupné z: https://docs.microsoft.com/en-us/dotnet/csharp/programming-guide/classes-and-structs/properties</w:delText>
            </w:r>
          </w:del>
        </w:p>
        <w:p w14:paraId="2A949CE3" w14:textId="426CE797" w:rsidR="00AE538D" w:rsidDel="001931CD" w:rsidRDefault="00AE538D">
          <w:pPr>
            <w:autoSpaceDE w:val="0"/>
            <w:autoSpaceDN w:val="0"/>
            <w:ind w:hanging="640"/>
            <w:divId w:val="1764371419"/>
            <w:rPr>
              <w:del w:id="836" w:author="Martin Novák" w:date="2023-03-17T16:43:00Z"/>
              <w:rFonts w:eastAsia="Times New Roman"/>
            </w:rPr>
          </w:pPr>
          <w:del w:id="837" w:author="Martin Novák" w:date="2023-03-17T16:43:00Z">
            <w:r w:rsidDel="001931CD">
              <w:rPr>
                <w:rFonts w:eastAsia="Times New Roman"/>
              </w:rPr>
              <w:delText xml:space="preserve">[50] </w:delText>
            </w:r>
            <w:r w:rsidDel="001931CD">
              <w:rPr>
                <w:rFonts w:eastAsia="Times New Roman"/>
              </w:rPr>
              <w:tab/>
              <w:delText xml:space="preserve">DOCS.MICROSOFT.COM. </w:delText>
            </w:r>
            <w:r w:rsidDel="001931CD">
              <w:rPr>
                <w:rFonts w:eastAsia="Times New Roman"/>
                <w:i/>
                <w:iCs/>
              </w:rPr>
              <w:delText>Partial Classes and Methods - C# Programming Guide | Microsoft Docs</w:delText>
            </w:r>
            <w:r w:rsidDel="001931CD">
              <w:rPr>
                <w:rFonts w:eastAsia="Times New Roman"/>
              </w:rPr>
              <w:delText xml:space="preserve"> [online]. [vid. 2021-07-24]. Dostupné z: https://docs.microsoft.com/en-us/dotnet/csharp/programming-guide/classes-and-structs/partial-classes-and-methods</w:delText>
            </w:r>
          </w:del>
        </w:p>
        <w:p w14:paraId="22537421" w14:textId="2F383017" w:rsidR="00AE538D" w:rsidDel="001931CD" w:rsidRDefault="00AE538D">
          <w:pPr>
            <w:autoSpaceDE w:val="0"/>
            <w:autoSpaceDN w:val="0"/>
            <w:ind w:hanging="640"/>
            <w:divId w:val="49617611"/>
            <w:rPr>
              <w:del w:id="838" w:author="Martin Novák" w:date="2023-03-17T16:43:00Z"/>
              <w:rFonts w:eastAsia="Times New Roman"/>
            </w:rPr>
          </w:pPr>
          <w:del w:id="839" w:author="Martin Novák" w:date="2023-03-17T16:43:00Z">
            <w:r w:rsidDel="001931CD">
              <w:rPr>
                <w:rFonts w:eastAsia="Times New Roman"/>
              </w:rPr>
              <w:delText xml:space="preserve">[51] </w:delText>
            </w:r>
            <w:r w:rsidDel="001931CD">
              <w:rPr>
                <w:rFonts w:eastAsia="Times New Roman"/>
              </w:rPr>
              <w:tab/>
              <w:delText xml:space="preserve">DOCS.MICROSOFT.COM. </w:delText>
            </w:r>
            <w:r w:rsidDel="001931CD">
              <w:rPr>
                <w:rFonts w:eastAsia="Times New Roman"/>
                <w:i/>
                <w:iCs/>
              </w:rPr>
              <w:delText>Event handling in native C++</w:delText>
            </w:r>
            <w:r w:rsidDel="001931CD">
              <w:rPr>
                <w:rFonts w:eastAsia="Times New Roman"/>
              </w:rPr>
              <w:delText xml:space="preserve"> [online]. [vid. 2021-06-06]. Dostupné z: https://docs.microsoft.com/en-us/cpp/cpp/event-handling-in-native-cpp?view=msvc-160#:~:text= Event handling in native C%2B%2B  1,you use the intrinsic function __hook... More</w:delText>
            </w:r>
          </w:del>
        </w:p>
        <w:p w14:paraId="769ACA49" w14:textId="44FAD74E" w:rsidR="00AE538D" w:rsidDel="001931CD" w:rsidRDefault="00AE538D">
          <w:pPr>
            <w:autoSpaceDE w:val="0"/>
            <w:autoSpaceDN w:val="0"/>
            <w:ind w:hanging="640"/>
            <w:divId w:val="1723750046"/>
            <w:rPr>
              <w:del w:id="840" w:author="Martin Novák" w:date="2023-03-17T16:43:00Z"/>
              <w:rFonts w:eastAsia="Times New Roman"/>
            </w:rPr>
          </w:pPr>
          <w:del w:id="841" w:author="Martin Novák" w:date="2023-03-17T16:43:00Z">
            <w:r w:rsidDel="001931CD">
              <w:rPr>
                <w:rFonts w:eastAsia="Times New Roman"/>
              </w:rPr>
              <w:delText xml:space="preserve">[52] </w:delText>
            </w:r>
            <w:r w:rsidDel="001931CD">
              <w:rPr>
                <w:rFonts w:eastAsia="Times New Roman"/>
              </w:rPr>
              <w:tab/>
              <w:delText xml:space="preserve">LIBGDX. </w:delText>
            </w:r>
            <w:r w:rsidDel="001931CD">
              <w:rPr>
                <w:rFonts w:eastAsia="Times New Roman"/>
                <w:i/>
                <w:iCs/>
              </w:rPr>
              <w:delText>libGDX features</w:delText>
            </w:r>
            <w:r w:rsidDel="001931CD">
              <w:rPr>
                <w:rFonts w:eastAsia="Times New Roman"/>
              </w:rPr>
              <w:delText xml:space="preserve"> [online]. [vid. 2021-06-05]. Dostupné z: https://libgdx.com/features/</w:delText>
            </w:r>
          </w:del>
        </w:p>
        <w:p w14:paraId="2B4F4A7B" w14:textId="19B82F00" w:rsidR="00AE538D" w:rsidDel="001931CD" w:rsidRDefault="00AE538D">
          <w:pPr>
            <w:autoSpaceDE w:val="0"/>
            <w:autoSpaceDN w:val="0"/>
            <w:ind w:hanging="640"/>
            <w:divId w:val="197741728"/>
            <w:rPr>
              <w:del w:id="842" w:author="Martin Novák" w:date="2023-03-17T16:43:00Z"/>
              <w:rFonts w:eastAsia="Times New Roman"/>
            </w:rPr>
          </w:pPr>
          <w:del w:id="843" w:author="Martin Novák" w:date="2023-03-17T16:43:00Z">
            <w:r w:rsidDel="001931CD">
              <w:rPr>
                <w:rFonts w:eastAsia="Times New Roman"/>
              </w:rPr>
              <w:delText xml:space="preserve">[53] </w:delText>
            </w:r>
            <w:r w:rsidDel="001931CD">
              <w:rPr>
                <w:rFonts w:eastAsia="Times New Roman"/>
              </w:rPr>
              <w:tab/>
              <w:delText xml:space="preserve">SLÁMA, David. Průvodce herními žánry – dungeony a rpg – Doupě.cz. </w:delText>
            </w:r>
            <w:r w:rsidDel="001931CD">
              <w:rPr>
                <w:rFonts w:eastAsia="Times New Roman"/>
                <w:i/>
                <w:iCs/>
              </w:rPr>
              <w:delText>Computer</w:delText>
            </w:r>
            <w:r w:rsidDel="001931CD">
              <w:rPr>
                <w:rFonts w:eastAsia="Times New Roman"/>
              </w:rPr>
              <w:delText xml:space="preserve"> [online]. 2010 [vid. 2021-08-14]. Dostupné z: https://doupe.zive.cz/clanek/pruvodce-hernimi-zanry--dungeony-a-rpg</w:delText>
            </w:r>
          </w:del>
        </w:p>
        <w:p w14:paraId="1BE9232F" w14:textId="472CF0E9" w:rsidR="00AE538D" w:rsidDel="001931CD" w:rsidRDefault="00AE538D">
          <w:pPr>
            <w:autoSpaceDE w:val="0"/>
            <w:autoSpaceDN w:val="0"/>
            <w:ind w:hanging="640"/>
            <w:divId w:val="920530580"/>
            <w:rPr>
              <w:del w:id="844" w:author="Martin Novák" w:date="2023-03-17T16:43:00Z"/>
              <w:rFonts w:eastAsia="Times New Roman"/>
            </w:rPr>
          </w:pPr>
          <w:del w:id="845" w:author="Martin Novák" w:date="2023-03-17T16:43:00Z">
            <w:r w:rsidDel="001931CD">
              <w:rPr>
                <w:rFonts w:eastAsia="Times New Roman"/>
              </w:rPr>
              <w:delText xml:space="preserve">[54] </w:delText>
            </w:r>
            <w:r w:rsidDel="001931CD">
              <w:rPr>
                <w:rFonts w:eastAsia="Times New Roman"/>
              </w:rPr>
              <w:tab/>
            </w:r>
            <w:r w:rsidDel="001931CD">
              <w:rPr>
                <w:rFonts w:eastAsia="Times New Roman"/>
                <w:i/>
                <w:iCs/>
              </w:rPr>
              <w:delText>Hra na PC Assassins Creed Odyssey - PC DIGITAL | Hra na PC na Alza.cz</w:delText>
            </w:r>
            <w:r w:rsidDel="001931CD">
              <w:rPr>
                <w:rFonts w:eastAsia="Times New Roman"/>
              </w:rPr>
              <w:delText xml:space="preserve"> [online]. [vid. 2021-08-24]. Dostupné z: https://www.alza.cz/media/assassins-creed-odyssey-pc-digital-d6222907.htm?o=3</w:delText>
            </w:r>
          </w:del>
        </w:p>
        <w:p w14:paraId="59F77506" w14:textId="6DDAE49B" w:rsidR="00AE538D" w:rsidDel="001931CD" w:rsidRDefault="00AE538D">
          <w:pPr>
            <w:autoSpaceDE w:val="0"/>
            <w:autoSpaceDN w:val="0"/>
            <w:ind w:hanging="640"/>
            <w:divId w:val="1814593213"/>
            <w:rPr>
              <w:del w:id="846" w:author="Martin Novák" w:date="2023-03-17T16:43:00Z"/>
              <w:rFonts w:eastAsia="Times New Roman"/>
            </w:rPr>
          </w:pPr>
          <w:del w:id="847" w:author="Martin Novák" w:date="2023-03-17T16:43:00Z">
            <w:r w:rsidDel="001931CD">
              <w:rPr>
                <w:rFonts w:eastAsia="Times New Roman"/>
              </w:rPr>
              <w:delText xml:space="preserve">[55] </w:delText>
            </w:r>
            <w:r w:rsidDel="001931CD">
              <w:rPr>
                <w:rFonts w:eastAsia="Times New Roman"/>
              </w:rPr>
              <w:tab/>
            </w:r>
            <w:r w:rsidDel="001931CD">
              <w:rPr>
                <w:rFonts w:eastAsia="Times New Roman"/>
                <w:i/>
                <w:iCs/>
              </w:rPr>
              <w:delText>Ušetřete 75% na produktu Assassin’s Creed® Odyssey ve službě Steam</w:delText>
            </w:r>
            <w:r w:rsidDel="001931CD">
              <w:rPr>
                <w:rFonts w:eastAsia="Times New Roman"/>
              </w:rPr>
              <w:delText xml:space="preserve"> [online]. [vid. 2021-08-24]. Dostupné z: https://store.steampowered.com/app/812140/Assassins_Creed_Odyssey/</w:delText>
            </w:r>
          </w:del>
        </w:p>
        <w:p w14:paraId="055154CE" w14:textId="78E8EE99" w:rsidR="00AE538D" w:rsidDel="001931CD" w:rsidRDefault="00AE538D">
          <w:pPr>
            <w:autoSpaceDE w:val="0"/>
            <w:autoSpaceDN w:val="0"/>
            <w:ind w:hanging="640"/>
            <w:divId w:val="1167289330"/>
            <w:rPr>
              <w:del w:id="848" w:author="Martin Novák" w:date="2023-03-17T16:43:00Z"/>
              <w:rFonts w:eastAsia="Times New Roman"/>
            </w:rPr>
          </w:pPr>
          <w:del w:id="849" w:author="Martin Novák" w:date="2023-03-17T16:43:00Z">
            <w:r w:rsidDel="001931CD">
              <w:rPr>
                <w:rFonts w:eastAsia="Times New Roman"/>
              </w:rPr>
              <w:delText xml:space="preserve">[56] </w:delText>
            </w:r>
            <w:r w:rsidDel="001931CD">
              <w:rPr>
                <w:rFonts w:eastAsia="Times New Roman"/>
              </w:rPr>
              <w:tab/>
            </w:r>
            <w:r w:rsidDel="001931CD">
              <w:rPr>
                <w:rFonts w:eastAsia="Times New Roman"/>
                <w:i/>
                <w:iCs/>
              </w:rPr>
              <w:delText>Assassin’s Creed Odyssey | Download and Buy Today - Epic Games Store</w:delText>
            </w:r>
            <w:r w:rsidDel="001931CD">
              <w:rPr>
                <w:rFonts w:eastAsia="Times New Roman"/>
              </w:rPr>
              <w:delText xml:space="preserve"> [online]. [vid. 2021-08-24]. Dostupné z: https://www.epicgames.com/store/en-US/p/assassins-creed-odyssey</w:delText>
            </w:r>
          </w:del>
        </w:p>
        <w:p w14:paraId="1C2F0C59" w14:textId="58B82D56" w:rsidR="00AE538D" w:rsidDel="001931CD" w:rsidRDefault="00AE538D">
          <w:pPr>
            <w:autoSpaceDE w:val="0"/>
            <w:autoSpaceDN w:val="0"/>
            <w:ind w:hanging="640"/>
            <w:divId w:val="1261529204"/>
            <w:rPr>
              <w:del w:id="850" w:author="Martin Novák" w:date="2023-03-17T16:43:00Z"/>
              <w:rFonts w:eastAsia="Times New Roman"/>
            </w:rPr>
          </w:pPr>
          <w:del w:id="851" w:author="Martin Novák" w:date="2023-03-17T16:43:00Z">
            <w:r w:rsidDel="001931CD">
              <w:rPr>
                <w:rFonts w:eastAsia="Times New Roman"/>
              </w:rPr>
              <w:delText xml:space="preserve">[57] </w:delText>
            </w:r>
            <w:r w:rsidDel="001931CD">
              <w:rPr>
                <w:rFonts w:eastAsia="Times New Roman"/>
              </w:rPr>
              <w:tab/>
            </w:r>
            <w:r w:rsidDel="001931CD">
              <w:rPr>
                <w:rFonts w:eastAsia="Times New Roman"/>
                <w:i/>
                <w:iCs/>
              </w:rPr>
              <w:delText>Assassin’s Creed Odyssey on PS4, Xbox One, PC | Ubisoft (UK)</w:delText>
            </w:r>
            <w:r w:rsidDel="001931CD">
              <w:rPr>
                <w:rFonts w:eastAsia="Times New Roman"/>
              </w:rPr>
              <w:delText xml:space="preserve"> [online]. [vid. 2021-08-24]. Dostupné z: https://www.ubisoft.com/en-gb/game/assassins-creed/odyssey</w:delText>
            </w:r>
          </w:del>
        </w:p>
        <w:p w14:paraId="53F97DEF" w14:textId="10DB5902" w:rsidR="00AE538D" w:rsidDel="001931CD" w:rsidRDefault="00AE538D">
          <w:pPr>
            <w:autoSpaceDE w:val="0"/>
            <w:autoSpaceDN w:val="0"/>
            <w:ind w:hanging="640"/>
            <w:divId w:val="1361013556"/>
            <w:rPr>
              <w:del w:id="852" w:author="Martin Novák" w:date="2023-03-17T16:43:00Z"/>
              <w:rFonts w:eastAsia="Times New Roman"/>
            </w:rPr>
          </w:pPr>
          <w:del w:id="853" w:author="Martin Novák" w:date="2023-03-17T16:43:00Z">
            <w:r w:rsidDel="001931CD">
              <w:rPr>
                <w:rFonts w:eastAsia="Times New Roman"/>
              </w:rPr>
              <w:delText xml:space="preserve">[58] </w:delText>
            </w:r>
            <w:r w:rsidDel="001931CD">
              <w:rPr>
                <w:rFonts w:eastAsia="Times New Roman"/>
              </w:rPr>
              <w:tab/>
            </w:r>
            <w:r w:rsidDel="001931CD">
              <w:rPr>
                <w:rFonts w:eastAsia="Times New Roman"/>
                <w:i/>
                <w:iCs/>
              </w:rPr>
              <w:delText>Baldur’s Gate II: Enhanced Edition ve službě Steam</w:delText>
            </w:r>
            <w:r w:rsidDel="001931CD">
              <w:rPr>
                <w:rFonts w:eastAsia="Times New Roman"/>
              </w:rPr>
              <w:delText xml:space="preserve"> [online]. [vid. 2021-08-26]. Dostupné z: https://store.steampowered.com/app/257350/Baldurs_Gate_II_Enhanced_Edition/</w:delText>
            </w:r>
          </w:del>
        </w:p>
        <w:p w14:paraId="25611E3B" w14:textId="3AA0DC63" w:rsidR="00AE538D" w:rsidDel="001931CD" w:rsidRDefault="00AE538D">
          <w:pPr>
            <w:autoSpaceDE w:val="0"/>
            <w:autoSpaceDN w:val="0"/>
            <w:ind w:hanging="640"/>
            <w:divId w:val="1648045584"/>
            <w:rPr>
              <w:del w:id="854" w:author="Martin Novák" w:date="2023-03-17T16:43:00Z"/>
              <w:rFonts w:eastAsia="Times New Roman"/>
            </w:rPr>
          </w:pPr>
          <w:del w:id="855" w:author="Martin Novák" w:date="2023-03-17T16:43:00Z">
            <w:r w:rsidDel="001931CD">
              <w:rPr>
                <w:rFonts w:eastAsia="Times New Roman"/>
              </w:rPr>
              <w:delText xml:space="preserve">[59] </w:delText>
            </w:r>
            <w:r w:rsidDel="001931CD">
              <w:rPr>
                <w:rFonts w:eastAsia="Times New Roman"/>
              </w:rPr>
              <w:tab/>
            </w:r>
            <w:r w:rsidDel="001931CD">
              <w:rPr>
                <w:rFonts w:eastAsia="Times New Roman"/>
                <w:i/>
                <w:iCs/>
              </w:rPr>
              <w:delText>Hra na PC Baldur’s Gate II Enhanced Edition - PC DIGITAL | Hra na PC na Alza.cz</w:delText>
            </w:r>
            <w:r w:rsidDel="001931CD">
              <w:rPr>
                <w:rFonts w:eastAsia="Times New Roman"/>
              </w:rPr>
              <w:delText xml:space="preserve"> [online]. [vid. 2021-08-26]. Dostupné z: https://www.alza.cz/media/baldurs-gate-ii-enhanced-edition-pc-digital-d5866684.htm</w:delText>
            </w:r>
          </w:del>
        </w:p>
        <w:p w14:paraId="19D18033" w14:textId="2CCBB6AA" w:rsidR="00AE538D" w:rsidDel="001931CD" w:rsidRDefault="00AE538D">
          <w:pPr>
            <w:autoSpaceDE w:val="0"/>
            <w:autoSpaceDN w:val="0"/>
            <w:ind w:hanging="640"/>
            <w:divId w:val="575673328"/>
            <w:rPr>
              <w:del w:id="856" w:author="Martin Novák" w:date="2023-03-17T16:43:00Z"/>
              <w:rFonts w:eastAsia="Times New Roman"/>
            </w:rPr>
          </w:pPr>
          <w:del w:id="857" w:author="Martin Novák" w:date="2023-03-17T16:43:00Z">
            <w:r w:rsidDel="001931CD">
              <w:rPr>
                <w:rFonts w:eastAsia="Times New Roman"/>
              </w:rPr>
              <w:delText xml:space="preserve">[60] </w:delText>
            </w:r>
            <w:r w:rsidDel="001931CD">
              <w:rPr>
                <w:rFonts w:eastAsia="Times New Roman"/>
              </w:rPr>
              <w:tab/>
            </w:r>
            <w:r w:rsidDel="001931CD">
              <w:rPr>
                <w:rFonts w:eastAsia="Times New Roman"/>
                <w:i/>
                <w:iCs/>
              </w:rPr>
              <w:delText>Hra na PC Heroes of Might &amp; Magic III - HD Edtion (PC) DIGITAL | Hra na PC na Alza.cz</w:delText>
            </w:r>
            <w:r w:rsidDel="001931CD">
              <w:rPr>
                <w:rFonts w:eastAsia="Times New Roman"/>
              </w:rPr>
              <w:delText xml:space="preserve"> [online]. [vid. 2021-08-26]. Dostupné z: https://www.alza.cz/media/heroes-of-might-magic-iii-hd-edtion-pc-digital-d5346604.htm</w:delText>
            </w:r>
          </w:del>
        </w:p>
        <w:p w14:paraId="152FD1F0" w14:textId="04AAFF5E" w:rsidR="00AE538D" w:rsidDel="001931CD" w:rsidRDefault="00AE538D">
          <w:pPr>
            <w:autoSpaceDE w:val="0"/>
            <w:autoSpaceDN w:val="0"/>
            <w:ind w:hanging="640"/>
            <w:divId w:val="1504665320"/>
            <w:rPr>
              <w:del w:id="858" w:author="Martin Novák" w:date="2023-03-17T16:43:00Z"/>
              <w:rFonts w:eastAsia="Times New Roman"/>
            </w:rPr>
          </w:pPr>
          <w:del w:id="859" w:author="Martin Novák" w:date="2023-03-17T16:43:00Z">
            <w:r w:rsidDel="001931CD">
              <w:rPr>
                <w:rFonts w:eastAsia="Times New Roman"/>
              </w:rPr>
              <w:delText xml:space="preserve">[61] </w:delText>
            </w:r>
            <w:r w:rsidDel="001931CD">
              <w:rPr>
                <w:rFonts w:eastAsia="Times New Roman"/>
              </w:rPr>
              <w:tab/>
            </w:r>
            <w:r w:rsidDel="001931CD">
              <w:rPr>
                <w:rFonts w:eastAsia="Times New Roman"/>
                <w:i/>
                <w:iCs/>
              </w:rPr>
              <w:delText>Might &amp; Magic Heroes 3 | Download and Buy Today - Epic Games Store</w:delText>
            </w:r>
            <w:r w:rsidDel="001931CD">
              <w:rPr>
                <w:rFonts w:eastAsia="Times New Roman"/>
              </w:rPr>
              <w:delText xml:space="preserve"> [online]. [vid. 2021-08-26]. Dostupné z: https://www.epicgames.com/store/en-US/p/might-and-magic-heroes-3</w:delText>
            </w:r>
          </w:del>
        </w:p>
        <w:p w14:paraId="66959A82" w14:textId="6006F362" w:rsidR="00AE538D" w:rsidDel="001931CD" w:rsidRDefault="00AE538D">
          <w:pPr>
            <w:autoSpaceDE w:val="0"/>
            <w:autoSpaceDN w:val="0"/>
            <w:ind w:hanging="640"/>
            <w:divId w:val="205870780"/>
            <w:rPr>
              <w:del w:id="860" w:author="Martin Novák" w:date="2023-03-17T16:43:00Z"/>
              <w:rFonts w:eastAsia="Times New Roman"/>
            </w:rPr>
          </w:pPr>
          <w:del w:id="861" w:author="Martin Novák" w:date="2023-03-17T16:43:00Z">
            <w:r w:rsidDel="001931CD">
              <w:rPr>
                <w:rFonts w:eastAsia="Times New Roman"/>
              </w:rPr>
              <w:delText xml:space="preserve">[62] </w:delText>
            </w:r>
            <w:r w:rsidDel="001931CD">
              <w:rPr>
                <w:rFonts w:eastAsia="Times New Roman"/>
              </w:rPr>
              <w:tab/>
            </w:r>
            <w:r w:rsidDel="001931CD">
              <w:rPr>
                <w:rFonts w:eastAsia="Times New Roman"/>
                <w:i/>
                <w:iCs/>
              </w:rPr>
              <w:delText>Heroes® of Might &amp; Magic® III - HD Edition ve službě Steam</w:delText>
            </w:r>
            <w:r w:rsidDel="001931CD">
              <w:rPr>
                <w:rFonts w:eastAsia="Times New Roman"/>
              </w:rPr>
              <w:delText xml:space="preserve"> [online]. [vid. 2021-08-26]. Dostupné z: https://store.steampowered.com/app/297000/Heroes_of_Might__Magic_III__HD_Edition/</w:delText>
            </w:r>
          </w:del>
        </w:p>
        <w:p w14:paraId="14556185" w14:textId="3C4C1019" w:rsidR="00AE538D" w:rsidDel="001931CD" w:rsidRDefault="00AE538D">
          <w:pPr>
            <w:autoSpaceDE w:val="0"/>
            <w:autoSpaceDN w:val="0"/>
            <w:ind w:hanging="640"/>
            <w:divId w:val="78448954"/>
            <w:rPr>
              <w:del w:id="862" w:author="Martin Novák" w:date="2023-03-17T16:43:00Z"/>
              <w:rFonts w:eastAsia="Times New Roman"/>
            </w:rPr>
          </w:pPr>
          <w:del w:id="863" w:author="Martin Novák" w:date="2023-03-17T16:43:00Z">
            <w:r w:rsidDel="001931CD">
              <w:rPr>
                <w:rFonts w:eastAsia="Times New Roman"/>
              </w:rPr>
              <w:delText xml:space="preserve">[63] </w:delText>
            </w:r>
            <w:r w:rsidDel="001931CD">
              <w:rPr>
                <w:rFonts w:eastAsia="Times New Roman"/>
              </w:rPr>
              <w:tab/>
            </w:r>
            <w:r w:rsidDel="001931CD">
              <w:rPr>
                <w:rFonts w:eastAsia="Times New Roman"/>
                <w:i/>
                <w:iCs/>
              </w:rPr>
              <w:delText>Buy Heroes of Might and Magic III: Complete PC (Download)</w:delText>
            </w:r>
            <w:r w:rsidDel="001931CD">
              <w:rPr>
                <w:rFonts w:eastAsia="Times New Roman"/>
              </w:rPr>
              <w:delText xml:space="preserve"> [online]. [vid. 2021-08-26]. Dostupné z: https://store.ubi.com/uk/game?pid=575ffd9ba3be1633568b4d8c&amp;dwvar_575ffd9ba3be1633568b4d8c_Platform=pcdl&amp;edition=Complete%20Edition&amp;source=detail</w:delText>
            </w:r>
          </w:del>
        </w:p>
        <w:p w14:paraId="2A8ADB32" w14:textId="2FC6C7C0" w:rsidR="00AE538D" w:rsidDel="001931CD" w:rsidRDefault="00AE538D">
          <w:pPr>
            <w:autoSpaceDE w:val="0"/>
            <w:autoSpaceDN w:val="0"/>
            <w:ind w:hanging="640"/>
            <w:divId w:val="132412578"/>
            <w:rPr>
              <w:del w:id="864" w:author="Martin Novák" w:date="2023-03-17T16:43:00Z"/>
              <w:rFonts w:eastAsia="Times New Roman"/>
            </w:rPr>
          </w:pPr>
          <w:del w:id="865" w:author="Martin Novák" w:date="2023-03-17T16:43:00Z">
            <w:r w:rsidDel="001931CD">
              <w:rPr>
                <w:rFonts w:eastAsia="Times New Roman"/>
              </w:rPr>
              <w:delText xml:space="preserve">[64] </w:delText>
            </w:r>
            <w:r w:rsidDel="001931CD">
              <w:rPr>
                <w:rFonts w:eastAsia="Times New Roman"/>
              </w:rPr>
              <w:tab/>
            </w:r>
            <w:r w:rsidDel="001931CD">
              <w:rPr>
                <w:rFonts w:eastAsia="Times New Roman"/>
                <w:i/>
                <w:iCs/>
              </w:rPr>
              <w:delText>D&amp;D Official Homepage | Dungeons &amp; Dragons</w:delText>
            </w:r>
            <w:r w:rsidDel="001931CD">
              <w:rPr>
                <w:rFonts w:eastAsia="Times New Roman"/>
              </w:rPr>
              <w:delText xml:space="preserve"> [online]. [vid. 2021-11-12]. Dostupné z: https://dnd.wizards.com/</w:delText>
            </w:r>
          </w:del>
        </w:p>
        <w:p w14:paraId="2C07E9A1" w14:textId="2CBDC10F" w:rsidR="00AE538D" w:rsidDel="001931CD" w:rsidRDefault="00AE538D">
          <w:pPr>
            <w:autoSpaceDE w:val="0"/>
            <w:autoSpaceDN w:val="0"/>
            <w:ind w:hanging="640"/>
            <w:divId w:val="199519609"/>
            <w:rPr>
              <w:del w:id="866" w:author="Martin Novák" w:date="2023-03-17T16:43:00Z"/>
              <w:rFonts w:eastAsia="Times New Roman"/>
            </w:rPr>
          </w:pPr>
          <w:del w:id="867" w:author="Martin Novák" w:date="2023-03-17T16:43:00Z">
            <w:r w:rsidDel="001931CD">
              <w:rPr>
                <w:rFonts w:eastAsia="Times New Roman"/>
              </w:rPr>
              <w:delText xml:space="preserve">[65] </w:delText>
            </w:r>
            <w:r w:rsidDel="001931CD">
              <w:rPr>
                <w:rFonts w:eastAsia="Times New Roman"/>
              </w:rPr>
              <w:tab/>
            </w:r>
            <w:r w:rsidDel="001931CD">
              <w:rPr>
                <w:rFonts w:eastAsia="Times New Roman"/>
                <w:i/>
                <w:iCs/>
              </w:rPr>
              <w:delText>Baldur’s Gate: Enhanced Edition</w:delText>
            </w:r>
            <w:r w:rsidDel="001931CD">
              <w:rPr>
                <w:rFonts w:eastAsia="Times New Roman"/>
              </w:rPr>
              <w:delText xml:space="preserve"> [online]. [vid. 2021-11-12]. Dostupné z: https://www.baldursgate.com/</w:delText>
            </w:r>
          </w:del>
        </w:p>
        <w:p w14:paraId="469A7E82" w14:textId="3131DFD2" w:rsidR="00AE538D" w:rsidDel="001931CD" w:rsidRDefault="00AE538D">
          <w:pPr>
            <w:autoSpaceDE w:val="0"/>
            <w:autoSpaceDN w:val="0"/>
            <w:ind w:hanging="640"/>
            <w:divId w:val="1578515278"/>
            <w:rPr>
              <w:del w:id="868" w:author="Martin Novák" w:date="2023-03-17T16:43:00Z"/>
              <w:rFonts w:eastAsia="Times New Roman"/>
            </w:rPr>
          </w:pPr>
          <w:del w:id="869" w:author="Martin Novák" w:date="2023-03-17T16:43:00Z">
            <w:r w:rsidDel="001931CD">
              <w:rPr>
                <w:rFonts w:eastAsia="Times New Roman"/>
              </w:rPr>
              <w:delText xml:space="preserve">[66] </w:delText>
            </w:r>
            <w:r w:rsidDel="001931CD">
              <w:rPr>
                <w:rFonts w:eastAsia="Times New Roman"/>
              </w:rPr>
              <w:tab/>
            </w:r>
            <w:r w:rsidDel="001931CD">
              <w:rPr>
                <w:rFonts w:eastAsia="Times New Roman"/>
                <w:i/>
                <w:iCs/>
              </w:rPr>
              <w:delText>The Elder Scrolls | Skyrim</w:delText>
            </w:r>
            <w:r w:rsidDel="001931CD">
              <w:rPr>
                <w:rFonts w:eastAsia="Times New Roman"/>
              </w:rPr>
              <w:delText xml:space="preserve"> [online]. [vid. 2021-11-12]. Dostupné z: https://elderscrolls.bethesda.net/en/skyrim</w:delText>
            </w:r>
          </w:del>
        </w:p>
        <w:p w14:paraId="2FF423D5" w14:textId="36D9297D" w:rsidR="00AE538D" w:rsidDel="001931CD" w:rsidRDefault="00AE538D">
          <w:pPr>
            <w:autoSpaceDE w:val="0"/>
            <w:autoSpaceDN w:val="0"/>
            <w:ind w:hanging="640"/>
            <w:divId w:val="1171797517"/>
            <w:rPr>
              <w:del w:id="870" w:author="Martin Novák" w:date="2023-03-17T16:43:00Z"/>
              <w:rFonts w:eastAsia="Times New Roman"/>
            </w:rPr>
          </w:pPr>
          <w:del w:id="871" w:author="Martin Novák" w:date="2023-03-17T16:43:00Z">
            <w:r w:rsidDel="001931CD">
              <w:rPr>
                <w:rFonts w:eastAsia="Times New Roman"/>
              </w:rPr>
              <w:delText xml:space="preserve">[67] </w:delText>
            </w:r>
            <w:r w:rsidDel="001931CD">
              <w:rPr>
                <w:rFonts w:eastAsia="Times New Roman"/>
              </w:rPr>
              <w:tab/>
            </w:r>
            <w:r w:rsidDel="001931CD">
              <w:rPr>
                <w:rFonts w:eastAsia="Times New Roman"/>
                <w:i/>
                <w:iCs/>
              </w:rPr>
              <w:delText>Knights of the Old Republic | StarWars.com</w:delText>
            </w:r>
            <w:r w:rsidDel="001931CD">
              <w:rPr>
                <w:rFonts w:eastAsia="Times New Roman"/>
              </w:rPr>
              <w:delText xml:space="preserve"> [online]. [vid. 2021-12-20]. Dostupné z: https://www.starwars.com/games-apps/knights-of-the-old-republic</w:delText>
            </w:r>
          </w:del>
        </w:p>
        <w:p w14:paraId="440F7DB7" w14:textId="715D00DB" w:rsidR="00AE538D" w:rsidDel="001931CD" w:rsidRDefault="00AE538D">
          <w:pPr>
            <w:autoSpaceDE w:val="0"/>
            <w:autoSpaceDN w:val="0"/>
            <w:ind w:hanging="640"/>
            <w:divId w:val="692613099"/>
            <w:rPr>
              <w:del w:id="872" w:author="Martin Novák" w:date="2023-03-17T16:43:00Z"/>
              <w:rFonts w:eastAsia="Times New Roman"/>
            </w:rPr>
          </w:pPr>
          <w:del w:id="873" w:author="Martin Novák" w:date="2023-03-17T16:43:00Z">
            <w:r w:rsidDel="001931CD">
              <w:rPr>
                <w:rFonts w:eastAsia="Times New Roman"/>
              </w:rPr>
              <w:delText xml:space="preserve">[68] </w:delText>
            </w:r>
            <w:r w:rsidDel="001931CD">
              <w:rPr>
                <w:rFonts w:eastAsia="Times New Roman"/>
              </w:rPr>
              <w:tab/>
            </w:r>
            <w:r w:rsidDel="001931CD">
              <w:rPr>
                <w:rFonts w:eastAsia="Times New Roman"/>
                <w:i/>
                <w:iCs/>
              </w:rPr>
              <w:delText>FINAL FANTASY PORTAL SITE | SQUARE ENIX</w:delText>
            </w:r>
            <w:r w:rsidDel="001931CD">
              <w:rPr>
                <w:rFonts w:eastAsia="Times New Roman"/>
              </w:rPr>
              <w:delText xml:space="preserve"> [online]. [vid. 2021-11-12]. Dostupné z: https://na.finalfantasy.com/</w:delText>
            </w:r>
          </w:del>
        </w:p>
        <w:p w14:paraId="2156BF6E" w14:textId="770B16C5" w:rsidR="00AE538D" w:rsidDel="001931CD" w:rsidRDefault="00AE538D">
          <w:pPr>
            <w:autoSpaceDE w:val="0"/>
            <w:autoSpaceDN w:val="0"/>
            <w:ind w:hanging="640"/>
            <w:divId w:val="934283880"/>
            <w:rPr>
              <w:del w:id="874" w:author="Martin Novák" w:date="2023-03-17T16:43:00Z"/>
              <w:rFonts w:eastAsia="Times New Roman"/>
            </w:rPr>
          </w:pPr>
          <w:del w:id="875" w:author="Martin Novák" w:date="2023-03-17T16:43:00Z">
            <w:r w:rsidDel="001931CD">
              <w:rPr>
                <w:rFonts w:eastAsia="Times New Roman"/>
              </w:rPr>
              <w:delText xml:space="preserve">[69] </w:delText>
            </w:r>
            <w:r w:rsidDel="001931CD">
              <w:rPr>
                <w:rFonts w:eastAsia="Times New Roman"/>
              </w:rPr>
              <w:tab/>
            </w:r>
            <w:r w:rsidDel="001931CD">
              <w:rPr>
                <w:rFonts w:eastAsia="Times New Roman"/>
                <w:i/>
                <w:iCs/>
              </w:rPr>
              <w:delText>World of Warcraft</w:delText>
            </w:r>
            <w:r w:rsidDel="001931CD">
              <w:rPr>
                <w:rFonts w:eastAsia="Times New Roman"/>
              </w:rPr>
              <w:delText xml:space="preserve"> [online]. [vid. 2021-11-12]. Dostupné z: https://worldofwarcraft.com/en-gb/</w:delText>
            </w:r>
          </w:del>
        </w:p>
        <w:p w14:paraId="17FAB2A9" w14:textId="42161EEB" w:rsidR="00AE538D" w:rsidDel="001931CD" w:rsidRDefault="00AE538D">
          <w:pPr>
            <w:autoSpaceDE w:val="0"/>
            <w:autoSpaceDN w:val="0"/>
            <w:ind w:hanging="640"/>
            <w:divId w:val="1431966833"/>
            <w:rPr>
              <w:del w:id="876" w:author="Martin Novák" w:date="2023-03-17T16:43:00Z"/>
              <w:rFonts w:eastAsia="Times New Roman"/>
            </w:rPr>
          </w:pPr>
          <w:del w:id="877" w:author="Martin Novák" w:date="2023-03-17T16:43:00Z">
            <w:r w:rsidDel="001931CD">
              <w:rPr>
                <w:rFonts w:eastAsia="Times New Roman"/>
              </w:rPr>
              <w:delText xml:space="preserve">[70] </w:delText>
            </w:r>
            <w:r w:rsidDel="001931CD">
              <w:rPr>
                <w:rFonts w:eastAsia="Times New Roman"/>
              </w:rPr>
              <w:tab/>
            </w:r>
            <w:r w:rsidDel="001931CD">
              <w:rPr>
                <w:rFonts w:eastAsia="Times New Roman"/>
                <w:i/>
                <w:iCs/>
              </w:rPr>
              <w:delText>XCOM 2</w:delText>
            </w:r>
            <w:r w:rsidDel="001931CD">
              <w:rPr>
                <w:rFonts w:eastAsia="Times New Roman"/>
              </w:rPr>
              <w:delText xml:space="preserve"> [online]. [vid. 2021-12-20]. Dostupné z: https://xcom.com/</w:delText>
            </w:r>
          </w:del>
        </w:p>
        <w:p w14:paraId="07A4ACC1" w14:textId="09E93D80" w:rsidR="00AE538D" w:rsidDel="001931CD" w:rsidRDefault="00AE538D">
          <w:pPr>
            <w:autoSpaceDE w:val="0"/>
            <w:autoSpaceDN w:val="0"/>
            <w:ind w:hanging="640"/>
            <w:divId w:val="1133248839"/>
            <w:rPr>
              <w:del w:id="878" w:author="Martin Novák" w:date="2023-03-17T16:43:00Z"/>
              <w:rFonts w:eastAsia="Times New Roman"/>
            </w:rPr>
          </w:pPr>
          <w:del w:id="879" w:author="Martin Novák" w:date="2023-03-17T16:43:00Z">
            <w:r w:rsidDel="001931CD">
              <w:rPr>
                <w:rFonts w:eastAsia="Times New Roman"/>
              </w:rPr>
              <w:delText xml:space="preserve">[71] </w:delText>
            </w:r>
            <w:r w:rsidDel="001931CD">
              <w:rPr>
                <w:rFonts w:eastAsia="Times New Roman"/>
              </w:rPr>
              <w:tab/>
              <w:delText xml:space="preserve">Fantasy světy – historie počítačových her na hrdiny díl I. </w:delText>
            </w:r>
            <w:r w:rsidDel="001931CD">
              <w:rPr>
                <w:rFonts w:eastAsia="Times New Roman"/>
                <w:i/>
                <w:iCs/>
              </w:rPr>
              <w:delText>Fantasymag.cz</w:delText>
            </w:r>
            <w:r w:rsidDel="001931CD">
              <w:rPr>
                <w:rFonts w:eastAsia="Times New Roman"/>
              </w:rPr>
              <w:delText xml:space="preserve"> [online]. 2017. Dostupné z: https://www.fantasymag.cz/fantasy-svety-historie-pocitacovych-her-hrdiny-dil-i/</w:delText>
            </w:r>
          </w:del>
        </w:p>
        <w:p w14:paraId="538413CC" w14:textId="5D98E3AE" w:rsidR="00AE538D" w:rsidDel="001931CD" w:rsidRDefault="00AE538D">
          <w:pPr>
            <w:autoSpaceDE w:val="0"/>
            <w:autoSpaceDN w:val="0"/>
            <w:ind w:hanging="640"/>
            <w:divId w:val="281108891"/>
            <w:rPr>
              <w:del w:id="880" w:author="Martin Novák" w:date="2023-03-17T16:43:00Z"/>
              <w:rFonts w:eastAsia="Times New Roman"/>
            </w:rPr>
          </w:pPr>
          <w:del w:id="881" w:author="Martin Novák" w:date="2023-03-17T16:43:00Z">
            <w:r w:rsidDel="001931CD">
              <w:rPr>
                <w:rFonts w:eastAsia="Times New Roman"/>
              </w:rPr>
              <w:delText xml:space="preserve">[72] </w:delText>
            </w:r>
            <w:r w:rsidDel="001931CD">
              <w:rPr>
                <w:rFonts w:eastAsia="Times New Roman"/>
              </w:rPr>
              <w:tab/>
              <w:delText xml:space="preserve">GAMEDESIGNING.ORG. </w:delText>
            </w:r>
            <w:r w:rsidDel="001931CD">
              <w:rPr>
                <w:rFonts w:eastAsia="Times New Roman"/>
                <w:i/>
                <w:iCs/>
              </w:rPr>
              <w:delText>34 Popular Types of Video Games, Explained (With Examples and Fun Graphics)</w:delText>
            </w:r>
            <w:r w:rsidDel="001931CD">
              <w:rPr>
                <w:rFonts w:eastAsia="Times New Roman"/>
              </w:rPr>
              <w:delText xml:space="preserve"> [online]. [vid. 2021-07-27]. Dostupné z: https://www.gamedesigning.org/gaming/video-game-genres/</w:delText>
            </w:r>
          </w:del>
        </w:p>
        <w:p w14:paraId="0CF84EFB" w14:textId="794A1468" w:rsidR="00AE538D" w:rsidDel="001931CD" w:rsidRDefault="00AE538D">
          <w:pPr>
            <w:autoSpaceDE w:val="0"/>
            <w:autoSpaceDN w:val="0"/>
            <w:ind w:hanging="640"/>
            <w:divId w:val="545335866"/>
            <w:rPr>
              <w:del w:id="882" w:author="Martin Novák" w:date="2023-03-17T16:43:00Z"/>
              <w:rFonts w:eastAsia="Times New Roman"/>
            </w:rPr>
          </w:pPr>
          <w:del w:id="883" w:author="Martin Novák" w:date="2023-03-17T16:43:00Z">
            <w:r w:rsidDel="001931CD">
              <w:rPr>
                <w:rFonts w:eastAsia="Times New Roman"/>
              </w:rPr>
              <w:delText xml:space="preserve">[73] </w:delText>
            </w:r>
            <w:r w:rsidDel="001931CD">
              <w:rPr>
                <w:rFonts w:eastAsia="Times New Roman"/>
              </w:rPr>
              <w:tab/>
              <w:delText xml:space="preserve">Fantasy světy díl II. - čtverečkové dungeony na PC | Fantasymag.cz. </w:delText>
            </w:r>
            <w:r w:rsidDel="001931CD">
              <w:rPr>
                <w:rFonts w:eastAsia="Times New Roman"/>
                <w:i/>
                <w:iCs/>
              </w:rPr>
              <w:delText>Fantasymag.cz</w:delText>
            </w:r>
            <w:r w:rsidDel="001931CD">
              <w:rPr>
                <w:rFonts w:eastAsia="Times New Roman"/>
              </w:rPr>
              <w:delText xml:space="preserve"> [online]. 2018 [vid. 2021-07-29]. Dostupné z: https://www.fantasymag.cz/fantasy-svety-dil-ii-ctvereckove-dungeony-pc/</w:delText>
            </w:r>
          </w:del>
        </w:p>
        <w:p w14:paraId="2CFAACCE" w14:textId="2D7ACC86" w:rsidR="00AE538D" w:rsidDel="001931CD" w:rsidRDefault="00AE538D">
          <w:pPr>
            <w:autoSpaceDE w:val="0"/>
            <w:autoSpaceDN w:val="0"/>
            <w:ind w:hanging="640"/>
            <w:divId w:val="100105037"/>
            <w:rPr>
              <w:del w:id="884" w:author="Martin Novák" w:date="2023-03-17T16:43:00Z"/>
              <w:rFonts w:eastAsia="Times New Roman"/>
            </w:rPr>
          </w:pPr>
          <w:del w:id="885" w:author="Martin Novák" w:date="2023-03-17T16:43:00Z">
            <w:r w:rsidDel="001931CD">
              <w:rPr>
                <w:rFonts w:eastAsia="Times New Roman"/>
              </w:rPr>
              <w:delText xml:space="preserve">[74] </w:delText>
            </w:r>
            <w:r w:rsidDel="001931CD">
              <w:rPr>
                <w:rFonts w:eastAsia="Times New Roman"/>
              </w:rPr>
              <w:tab/>
            </w:r>
            <w:r w:rsidDel="001931CD">
              <w:rPr>
                <w:rFonts w:eastAsia="Times New Roman"/>
                <w:i/>
                <w:iCs/>
              </w:rPr>
              <w:delText>Herní žánry na Databázi her – Nápověda – Databáze-her.cz</w:delText>
            </w:r>
            <w:r w:rsidDel="001931CD">
              <w:rPr>
                <w:rFonts w:eastAsia="Times New Roman"/>
              </w:rPr>
              <w:delText xml:space="preserve"> [online]. [vid. 2021-08-14]. Dostupné z: https://www.databaze-her.cz/napoveda/herni-zanry-na-databazi-her/</w:delText>
            </w:r>
          </w:del>
        </w:p>
        <w:p w14:paraId="27C42877" w14:textId="1EADA021" w:rsidR="00AE538D" w:rsidDel="001931CD" w:rsidRDefault="00AE538D">
          <w:pPr>
            <w:autoSpaceDE w:val="0"/>
            <w:autoSpaceDN w:val="0"/>
            <w:ind w:hanging="640"/>
            <w:divId w:val="1874733920"/>
            <w:rPr>
              <w:del w:id="886" w:author="Martin Novák" w:date="2023-03-17T16:43:00Z"/>
              <w:rFonts w:eastAsia="Times New Roman"/>
            </w:rPr>
          </w:pPr>
          <w:del w:id="887" w:author="Martin Novák" w:date="2023-03-17T16:43:00Z">
            <w:r w:rsidDel="001931CD">
              <w:rPr>
                <w:rFonts w:eastAsia="Times New Roman"/>
              </w:rPr>
              <w:delText xml:space="preserve">[75] </w:delText>
            </w:r>
            <w:r w:rsidDel="001931CD">
              <w:rPr>
                <w:rFonts w:eastAsia="Times New Roman"/>
              </w:rPr>
              <w:tab/>
              <w:delText xml:space="preserve">TECHRAPTOR.NET. </w:delText>
            </w:r>
            <w:r w:rsidDel="001931CD">
              <w:rPr>
                <w:rFonts w:eastAsia="Times New Roman"/>
                <w:i/>
                <w:iCs/>
              </w:rPr>
              <w:delText>Playing Roles: On Tactical-RPGs | TechRaptor</w:delText>
            </w:r>
            <w:r w:rsidDel="001931CD">
              <w:rPr>
                <w:rFonts w:eastAsia="Times New Roman"/>
              </w:rPr>
              <w:delText xml:space="preserve"> [online]. [vid. 2021-08-16]. Dostupné z: https://techraptor.net/originals/playing-roles-on-tactical-rpgs</w:delText>
            </w:r>
          </w:del>
        </w:p>
        <w:p w14:paraId="2B51179A" w14:textId="11513EA1" w:rsidR="00AE538D" w:rsidDel="001931CD" w:rsidRDefault="00AE538D">
          <w:pPr>
            <w:autoSpaceDE w:val="0"/>
            <w:autoSpaceDN w:val="0"/>
            <w:ind w:hanging="640"/>
            <w:divId w:val="84693428"/>
            <w:rPr>
              <w:del w:id="888" w:author="Martin Novák" w:date="2023-03-17T16:43:00Z"/>
              <w:rFonts w:eastAsia="Times New Roman"/>
            </w:rPr>
          </w:pPr>
          <w:del w:id="889" w:author="Martin Novák" w:date="2023-03-17T16:43:00Z">
            <w:r w:rsidDel="001931CD">
              <w:rPr>
                <w:rFonts w:eastAsia="Times New Roman"/>
              </w:rPr>
              <w:delText xml:space="preserve">[76] </w:delText>
            </w:r>
            <w:r w:rsidDel="001931CD">
              <w:rPr>
                <w:rFonts w:eastAsia="Times New Roman"/>
              </w:rPr>
              <w:tab/>
            </w:r>
            <w:r w:rsidDel="001931CD">
              <w:rPr>
                <w:rFonts w:eastAsia="Times New Roman"/>
                <w:i/>
                <w:iCs/>
              </w:rPr>
              <w:delText>Star Wars</w:delText>
            </w:r>
            <w:r w:rsidDel="001931CD">
              <w:rPr>
                <w:rFonts w:eastAsia="Times New Roman"/>
                <w:i/>
                <w:iCs/>
                <w:vertAlign w:val="superscript"/>
              </w:rPr>
              <w:delText>TM</w:delText>
            </w:r>
            <w:r w:rsidDel="001931CD">
              <w:rPr>
                <w:rFonts w:eastAsia="Times New Roman"/>
                <w:i/>
                <w:iCs/>
              </w:rPr>
              <w:delText xml:space="preserve"> Galaxy of Heroes - Free Mobile Game - EA Official Site</w:delText>
            </w:r>
            <w:r w:rsidDel="001931CD">
              <w:rPr>
                <w:rFonts w:eastAsia="Times New Roman"/>
              </w:rPr>
              <w:delText xml:space="preserve"> [online]. [vid. 2021-11-12]. Dostupné z: https://www.ea.com/games/starwars/galaxy-of-heroes</w:delText>
            </w:r>
          </w:del>
        </w:p>
        <w:p w14:paraId="61033587" w14:textId="0D8B9030" w:rsidR="00AE538D" w:rsidDel="001931CD" w:rsidRDefault="00AE538D">
          <w:pPr>
            <w:autoSpaceDE w:val="0"/>
            <w:autoSpaceDN w:val="0"/>
            <w:ind w:hanging="640"/>
            <w:divId w:val="14045455"/>
            <w:rPr>
              <w:del w:id="890" w:author="Martin Novák" w:date="2023-03-17T16:43:00Z"/>
              <w:rFonts w:eastAsia="Times New Roman"/>
            </w:rPr>
          </w:pPr>
          <w:del w:id="891" w:author="Martin Novák" w:date="2023-03-17T16:43:00Z">
            <w:r w:rsidDel="001931CD">
              <w:rPr>
                <w:rFonts w:eastAsia="Times New Roman"/>
              </w:rPr>
              <w:delText xml:space="preserve">[77] </w:delText>
            </w:r>
            <w:r w:rsidDel="001931CD">
              <w:rPr>
                <w:rFonts w:eastAsia="Times New Roman"/>
              </w:rPr>
              <w:tab/>
              <w:delText xml:space="preserve">What is an Action/Adventure Game? - Gameranx. </w:delText>
            </w:r>
            <w:r w:rsidDel="001931CD">
              <w:rPr>
                <w:rFonts w:eastAsia="Times New Roman"/>
                <w:i/>
                <w:iCs/>
              </w:rPr>
              <w:delText>Gameranx</w:delText>
            </w:r>
            <w:r w:rsidDel="001931CD">
              <w:rPr>
                <w:rFonts w:eastAsia="Times New Roman"/>
              </w:rPr>
              <w:delText xml:space="preserve"> [online]. 2011 [vid. 2021-08-30]. Dostupné z: https://gameranx.com/features/id/3350/article/what-is-an-action-adventure-game/</w:delText>
            </w:r>
          </w:del>
        </w:p>
        <w:p w14:paraId="532959ED" w14:textId="3D2DABAD" w:rsidR="00AE538D" w:rsidDel="001931CD" w:rsidRDefault="00AE538D">
          <w:pPr>
            <w:autoSpaceDE w:val="0"/>
            <w:autoSpaceDN w:val="0"/>
            <w:ind w:hanging="640"/>
            <w:divId w:val="1045445451"/>
            <w:rPr>
              <w:del w:id="892" w:author="Martin Novák" w:date="2023-03-17T16:43:00Z"/>
              <w:rFonts w:eastAsia="Times New Roman"/>
            </w:rPr>
          </w:pPr>
          <w:del w:id="893" w:author="Martin Novák" w:date="2023-03-17T16:43:00Z">
            <w:r w:rsidDel="001931CD">
              <w:rPr>
                <w:rFonts w:eastAsia="Times New Roman"/>
              </w:rPr>
              <w:delText xml:space="preserve">[78] </w:delText>
            </w:r>
            <w:r w:rsidDel="001931CD">
              <w:rPr>
                <w:rFonts w:eastAsia="Times New Roman"/>
              </w:rPr>
              <w:tab/>
            </w:r>
            <w:r w:rsidDel="001931CD">
              <w:rPr>
                <w:rFonts w:eastAsia="Times New Roman"/>
                <w:i/>
                <w:iCs/>
              </w:rPr>
              <w:delText>Mortal Kombat 11 Ultimate</w:delText>
            </w:r>
            <w:r w:rsidDel="001931CD">
              <w:rPr>
                <w:rFonts w:eastAsia="Times New Roman"/>
              </w:rPr>
              <w:delText xml:space="preserve"> [online]. [vid. 2021-11-12]. Dostupné z: https://www.mortalkombat.com/</w:delText>
            </w:r>
          </w:del>
        </w:p>
        <w:p w14:paraId="746BC9C9" w14:textId="11EAAD27" w:rsidR="00AE538D" w:rsidDel="001931CD" w:rsidRDefault="00AE538D">
          <w:pPr>
            <w:autoSpaceDE w:val="0"/>
            <w:autoSpaceDN w:val="0"/>
            <w:ind w:hanging="640"/>
            <w:divId w:val="1122652470"/>
            <w:rPr>
              <w:del w:id="894" w:author="Martin Novák" w:date="2023-03-17T16:43:00Z"/>
              <w:rFonts w:eastAsia="Times New Roman"/>
            </w:rPr>
          </w:pPr>
          <w:del w:id="895" w:author="Martin Novák" w:date="2023-03-17T16:43:00Z">
            <w:r w:rsidDel="001931CD">
              <w:rPr>
                <w:rFonts w:eastAsia="Times New Roman"/>
              </w:rPr>
              <w:delText xml:space="preserve">[79] </w:delText>
            </w:r>
            <w:r w:rsidDel="001931CD">
              <w:rPr>
                <w:rFonts w:eastAsia="Times New Roman"/>
              </w:rPr>
              <w:tab/>
            </w:r>
            <w:r w:rsidDel="001931CD">
              <w:rPr>
                <w:rFonts w:eastAsia="Times New Roman"/>
                <w:i/>
                <w:iCs/>
              </w:rPr>
              <w:delText>DOOM Eternal | Bethesda.net</w:delText>
            </w:r>
            <w:r w:rsidDel="001931CD">
              <w:rPr>
                <w:rFonts w:eastAsia="Times New Roman"/>
              </w:rPr>
              <w:delText xml:space="preserve"> [online]. [vid. 2021-11-12]. Dostupné z: https://bethesda.net/en/game/doom</w:delText>
            </w:r>
          </w:del>
        </w:p>
        <w:p w14:paraId="66292B6A" w14:textId="3262908A" w:rsidR="00AE538D" w:rsidDel="001931CD" w:rsidRDefault="00AE538D">
          <w:pPr>
            <w:autoSpaceDE w:val="0"/>
            <w:autoSpaceDN w:val="0"/>
            <w:ind w:hanging="640"/>
            <w:divId w:val="764962815"/>
            <w:rPr>
              <w:del w:id="896" w:author="Martin Novák" w:date="2023-03-17T16:43:00Z"/>
              <w:rFonts w:eastAsia="Times New Roman"/>
            </w:rPr>
          </w:pPr>
          <w:del w:id="897" w:author="Martin Novák" w:date="2023-03-17T16:43:00Z">
            <w:r w:rsidDel="001931CD">
              <w:rPr>
                <w:rFonts w:eastAsia="Times New Roman"/>
              </w:rPr>
              <w:delText xml:space="preserve">[80] </w:delText>
            </w:r>
            <w:r w:rsidDel="001931CD">
              <w:rPr>
                <w:rFonts w:eastAsia="Times New Roman"/>
              </w:rPr>
              <w:tab/>
            </w:r>
            <w:r w:rsidDel="001931CD">
              <w:rPr>
                <w:rFonts w:eastAsia="Times New Roman"/>
                <w:i/>
                <w:iCs/>
              </w:rPr>
              <w:delText>Mafia: Trilogy - Home</w:delText>
            </w:r>
            <w:r w:rsidDel="001931CD">
              <w:rPr>
                <w:rFonts w:eastAsia="Times New Roman"/>
              </w:rPr>
              <w:delText xml:space="preserve"> [online]. [vid. 2021-12-20]. Dostupné z: https://mafiagame.com/cs-CZ/</w:delText>
            </w:r>
          </w:del>
        </w:p>
        <w:p w14:paraId="5473640A" w14:textId="67361D63" w:rsidR="00AE538D" w:rsidDel="001931CD" w:rsidRDefault="00AE538D">
          <w:pPr>
            <w:autoSpaceDE w:val="0"/>
            <w:autoSpaceDN w:val="0"/>
            <w:ind w:hanging="640"/>
            <w:divId w:val="1212620358"/>
            <w:rPr>
              <w:del w:id="898" w:author="Martin Novák" w:date="2023-03-17T16:43:00Z"/>
              <w:rFonts w:eastAsia="Times New Roman"/>
            </w:rPr>
          </w:pPr>
          <w:del w:id="899" w:author="Martin Novák" w:date="2023-03-17T16:43:00Z">
            <w:r w:rsidDel="001931CD">
              <w:rPr>
                <w:rFonts w:eastAsia="Times New Roman"/>
              </w:rPr>
              <w:delText xml:space="preserve">[81] </w:delText>
            </w:r>
            <w:r w:rsidDel="001931CD">
              <w:rPr>
                <w:rFonts w:eastAsia="Times New Roman"/>
              </w:rPr>
              <w:tab/>
            </w:r>
            <w:r w:rsidDel="001931CD">
              <w:rPr>
                <w:rFonts w:eastAsia="Times New Roman"/>
                <w:i/>
                <w:iCs/>
              </w:rPr>
              <w:delText>The official home of Super Mario</w:delText>
            </w:r>
            <w:r w:rsidDel="001931CD">
              <w:rPr>
                <w:rFonts w:eastAsia="Times New Roman"/>
                <w:i/>
                <w:iCs/>
                <w:vertAlign w:val="superscript"/>
              </w:rPr>
              <w:delText>TM</w:delText>
            </w:r>
            <w:r w:rsidDel="001931CD">
              <w:rPr>
                <w:rFonts w:eastAsia="Times New Roman"/>
                <w:i/>
                <w:iCs/>
              </w:rPr>
              <w:delText xml:space="preserve"> – History</w:delText>
            </w:r>
            <w:r w:rsidDel="001931CD">
              <w:rPr>
                <w:rFonts w:eastAsia="Times New Roman"/>
              </w:rPr>
              <w:delText xml:space="preserve"> [online]. [vid. 2021-12-20]. Dostupné z: https://mario.nintendo.com/history/</w:delText>
            </w:r>
          </w:del>
        </w:p>
        <w:p w14:paraId="69D1A800" w14:textId="4E3E7849" w:rsidR="00AE538D" w:rsidDel="001931CD" w:rsidRDefault="00AE538D">
          <w:pPr>
            <w:autoSpaceDE w:val="0"/>
            <w:autoSpaceDN w:val="0"/>
            <w:ind w:hanging="640"/>
            <w:divId w:val="1939168194"/>
            <w:rPr>
              <w:del w:id="900" w:author="Martin Novák" w:date="2023-03-17T16:43:00Z"/>
              <w:rFonts w:eastAsia="Times New Roman"/>
            </w:rPr>
          </w:pPr>
          <w:del w:id="901" w:author="Martin Novák" w:date="2023-03-17T16:43:00Z">
            <w:r w:rsidDel="001931CD">
              <w:rPr>
                <w:rFonts w:eastAsia="Times New Roman"/>
              </w:rPr>
              <w:delText xml:space="preserve">[82] </w:delText>
            </w:r>
            <w:r w:rsidDel="001931CD">
              <w:rPr>
                <w:rFonts w:eastAsia="Times New Roman"/>
              </w:rPr>
              <w:tab/>
            </w:r>
            <w:r w:rsidDel="001931CD">
              <w:rPr>
                <w:rFonts w:eastAsia="Times New Roman"/>
                <w:i/>
                <w:iCs/>
              </w:rPr>
              <w:delText>Shadow Of The Tomb Raider | SQUARE ENIX</w:delText>
            </w:r>
            <w:r w:rsidDel="001931CD">
              <w:rPr>
                <w:rFonts w:eastAsia="Times New Roman"/>
              </w:rPr>
              <w:delText xml:space="preserve"> [online]. [vid. 2021-12-20]. Dostupné z: https://tombraider.square-enix-games.com/en-us</w:delText>
            </w:r>
          </w:del>
        </w:p>
        <w:p w14:paraId="2B26F612" w14:textId="4423BD75" w:rsidR="00AE538D" w:rsidDel="001931CD" w:rsidRDefault="00AE538D">
          <w:pPr>
            <w:autoSpaceDE w:val="0"/>
            <w:autoSpaceDN w:val="0"/>
            <w:ind w:hanging="640"/>
            <w:divId w:val="902259153"/>
            <w:rPr>
              <w:del w:id="902" w:author="Martin Novák" w:date="2023-03-17T16:43:00Z"/>
              <w:rFonts w:eastAsia="Times New Roman"/>
            </w:rPr>
          </w:pPr>
          <w:del w:id="903" w:author="Martin Novák" w:date="2023-03-17T16:43:00Z">
            <w:r w:rsidDel="001931CD">
              <w:rPr>
                <w:rFonts w:eastAsia="Times New Roman"/>
              </w:rPr>
              <w:delText xml:space="preserve">[83] </w:delText>
            </w:r>
            <w:r w:rsidDel="001931CD">
              <w:rPr>
                <w:rFonts w:eastAsia="Times New Roman"/>
              </w:rPr>
              <w:tab/>
            </w:r>
            <w:r w:rsidDel="001931CD">
              <w:rPr>
                <w:rFonts w:eastAsia="Times New Roman"/>
                <w:i/>
                <w:iCs/>
              </w:rPr>
              <w:delText>Prince of Persia | Ubisoft (US)</w:delText>
            </w:r>
            <w:r w:rsidDel="001931CD">
              <w:rPr>
                <w:rFonts w:eastAsia="Times New Roman"/>
              </w:rPr>
              <w:delText xml:space="preserve"> [online]. [vid. 2021-12-20]. Dostupné z: https://www.ubisoft.com/en-us/game/prince-of-persia/prince-of-persia</w:delText>
            </w:r>
          </w:del>
        </w:p>
        <w:p w14:paraId="10BAE3DD" w14:textId="43CFFE06" w:rsidR="00AE538D" w:rsidDel="001931CD" w:rsidRDefault="00AE538D">
          <w:pPr>
            <w:autoSpaceDE w:val="0"/>
            <w:autoSpaceDN w:val="0"/>
            <w:ind w:hanging="640"/>
            <w:divId w:val="586428520"/>
            <w:rPr>
              <w:del w:id="904" w:author="Martin Novák" w:date="2023-03-17T16:43:00Z"/>
              <w:rFonts w:eastAsia="Times New Roman"/>
            </w:rPr>
          </w:pPr>
          <w:del w:id="905" w:author="Martin Novák" w:date="2023-03-17T16:43:00Z">
            <w:r w:rsidDel="001931CD">
              <w:rPr>
                <w:rFonts w:eastAsia="Times New Roman"/>
              </w:rPr>
              <w:delText xml:space="preserve">[84] </w:delText>
            </w:r>
            <w:r w:rsidDel="001931CD">
              <w:rPr>
                <w:rFonts w:eastAsia="Times New Roman"/>
              </w:rPr>
              <w:tab/>
              <w:delText xml:space="preserve">IDTECH.COM. </w:delText>
            </w:r>
            <w:r w:rsidDel="001931CD">
              <w:rPr>
                <w:rFonts w:eastAsia="Times New Roman"/>
                <w:i/>
                <w:iCs/>
              </w:rPr>
              <w:delText>Ultimate List of Different Types of Video Games | 49 Genres &amp; Subcategories</w:delText>
            </w:r>
            <w:r w:rsidDel="001931CD">
              <w:rPr>
                <w:rFonts w:eastAsia="Times New Roman"/>
              </w:rPr>
              <w:delText xml:space="preserve"> [online]. [vid. 2021-08-31]. Dostupné z: https://www.idtech.com/blog/different-types-of-video-game-genres</w:delText>
            </w:r>
          </w:del>
        </w:p>
        <w:p w14:paraId="6CC44829" w14:textId="03383324" w:rsidR="00AE538D" w:rsidDel="001931CD" w:rsidRDefault="00AE538D">
          <w:pPr>
            <w:autoSpaceDE w:val="0"/>
            <w:autoSpaceDN w:val="0"/>
            <w:ind w:hanging="640"/>
            <w:divId w:val="409695034"/>
            <w:rPr>
              <w:del w:id="906" w:author="Martin Novák" w:date="2023-03-17T16:43:00Z"/>
              <w:rFonts w:eastAsia="Times New Roman"/>
            </w:rPr>
          </w:pPr>
          <w:del w:id="907" w:author="Martin Novák" w:date="2023-03-17T16:43:00Z">
            <w:r w:rsidDel="001931CD">
              <w:rPr>
                <w:rFonts w:eastAsia="Times New Roman"/>
              </w:rPr>
              <w:delText xml:space="preserve">[85] </w:delText>
            </w:r>
            <w:r w:rsidDel="001931CD">
              <w:rPr>
                <w:rFonts w:eastAsia="Times New Roman"/>
              </w:rPr>
              <w:tab/>
              <w:delText xml:space="preserve">DESPAIN, Wendy. </w:delText>
            </w:r>
            <w:r w:rsidDel="001931CD">
              <w:rPr>
                <w:rFonts w:eastAsia="Times New Roman"/>
                <w:i/>
                <w:iCs/>
              </w:rPr>
              <w:delText>Writing for Video Game Genres</w:delText>
            </w:r>
            <w:r w:rsidDel="001931CD">
              <w:rPr>
                <w:rFonts w:eastAsia="Times New Roman"/>
              </w:rPr>
              <w:delText xml:space="preserve"> [online]. B.m.: A K Peters/CRC Press, 2009. ISBN 9780429063343. Dostupné z: doi:10.1201/b10641</w:delText>
            </w:r>
          </w:del>
        </w:p>
        <w:p w14:paraId="4111338C" w14:textId="5B76F49D" w:rsidR="00AE538D" w:rsidDel="001931CD" w:rsidRDefault="00AE538D">
          <w:pPr>
            <w:autoSpaceDE w:val="0"/>
            <w:autoSpaceDN w:val="0"/>
            <w:ind w:hanging="640"/>
            <w:divId w:val="873079768"/>
            <w:rPr>
              <w:del w:id="908" w:author="Martin Novák" w:date="2023-03-17T16:43:00Z"/>
              <w:rFonts w:eastAsia="Times New Roman"/>
            </w:rPr>
          </w:pPr>
          <w:del w:id="909" w:author="Martin Novák" w:date="2023-03-17T16:43:00Z">
            <w:r w:rsidDel="001931CD">
              <w:rPr>
                <w:rFonts w:eastAsia="Times New Roman"/>
              </w:rPr>
              <w:delText xml:space="preserve">[86] </w:delText>
            </w:r>
            <w:r w:rsidDel="001931CD">
              <w:rPr>
                <w:rFonts w:eastAsia="Times New Roman"/>
              </w:rPr>
              <w:tab/>
            </w:r>
            <w:r w:rsidDel="001931CD">
              <w:rPr>
                <w:rFonts w:eastAsia="Times New Roman"/>
                <w:i/>
                <w:iCs/>
              </w:rPr>
              <w:delText>Warhammer 40,000 - Warhammer 40,000</w:delText>
            </w:r>
            <w:r w:rsidDel="001931CD">
              <w:rPr>
                <w:rFonts w:eastAsia="Times New Roman"/>
              </w:rPr>
              <w:delText xml:space="preserve"> [online]. [vid. 2021-11-12]. Dostupné z: https://warhammer40000.com/</w:delText>
            </w:r>
          </w:del>
        </w:p>
        <w:p w14:paraId="4BF35601" w14:textId="2F82D2FB" w:rsidR="00AE538D" w:rsidDel="001931CD" w:rsidRDefault="00AE538D">
          <w:pPr>
            <w:autoSpaceDE w:val="0"/>
            <w:autoSpaceDN w:val="0"/>
            <w:ind w:hanging="640"/>
            <w:divId w:val="961225560"/>
            <w:rPr>
              <w:del w:id="910" w:author="Martin Novák" w:date="2023-03-17T16:43:00Z"/>
              <w:rFonts w:eastAsia="Times New Roman"/>
            </w:rPr>
          </w:pPr>
          <w:del w:id="911" w:author="Martin Novák" w:date="2023-03-17T16:43:00Z">
            <w:r w:rsidDel="001931CD">
              <w:rPr>
                <w:rFonts w:eastAsia="Times New Roman"/>
              </w:rPr>
              <w:delText xml:space="preserve">[87] </w:delText>
            </w:r>
            <w:r w:rsidDel="001931CD">
              <w:rPr>
                <w:rFonts w:eastAsia="Times New Roman"/>
              </w:rPr>
              <w:tab/>
              <w:delText xml:space="preserve">KOŠŤÁL, Filip. Průvodce herními žánry - válečné strategie – Doupě.cz. </w:delText>
            </w:r>
            <w:r w:rsidDel="001931CD">
              <w:rPr>
                <w:rFonts w:eastAsia="Times New Roman"/>
                <w:i/>
                <w:iCs/>
              </w:rPr>
              <w:delText>Computer</w:delText>
            </w:r>
            <w:r w:rsidDel="001931CD">
              <w:rPr>
                <w:rFonts w:eastAsia="Times New Roman"/>
              </w:rPr>
              <w:delText xml:space="preserve"> [online]. 2011 [vid. 2021-08-23]. Dostupné z: https://doupe.zive.cz/clanek/pruvodce-hernimi-zanry---valecne-strategie</w:delText>
            </w:r>
          </w:del>
        </w:p>
        <w:p w14:paraId="51373D87" w14:textId="2E4B66C4" w:rsidR="00AE538D" w:rsidDel="001931CD" w:rsidRDefault="00AE538D">
          <w:pPr>
            <w:autoSpaceDE w:val="0"/>
            <w:autoSpaceDN w:val="0"/>
            <w:ind w:hanging="640"/>
            <w:divId w:val="1801922390"/>
            <w:rPr>
              <w:del w:id="912" w:author="Martin Novák" w:date="2023-03-17T16:43:00Z"/>
              <w:rFonts w:eastAsia="Times New Roman"/>
            </w:rPr>
          </w:pPr>
          <w:del w:id="913" w:author="Martin Novák" w:date="2023-03-17T16:43:00Z">
            <w:r w:rsidDel="001931CD">
              <w:rPr>
                <w:rFonts w:eastAsia="Times New Roman"/>
              </w:rPr>
              <w:delText xml:space="preserve">[88] </w:delText>
            </w:r>
            <w:r w:rsidDel="001931CD">
              <w:rPr>
                <w:rFonts w:eastAsia="Times New Roman"/>
              </w:rPr>
              <w:tab/>
            </w:r>
            <w:r w:rsidDel="001931CD">
              <w:rPr>
                <w:rFonts w:eastAsia="Times New Roman"/>
                <w:i/>
                <w:iCs/>
              </w:rPr>
              <w:delText>O HŘE | BLACKHOLE :: PC, MAC, LINUX :: 2D Platfomer</w:delText>
            </w:r>
            <w:r w:rsidDel="001931CD">
              <w:rPr>
                <w:rFonts w:eastAsia="Times New Roman"/>
              </w:rPr>
              <w:delText xml:space="preserve"> [online]. [vid. 2021-12-03]. Dostupné z: https://blackhole-game.com/cs/o-hre</w:delText>
            </w:r>
          </w:del>
        </w:p>
        <w:p w14:paraId="4F4043BA" w14:textId="75A1A2C1" w:rsidR="00AE538D" w:rsidDel="001931CD" w:rsidRDefault="00AE538D">
          <w:pPr>
            <w:autoSpaceDE w:val="0"/>
            <w:autoSpaceDN w:val="0"/>
            <w:ind w:hanging="640"/>
            <w:divId w:val="349989107"/>
            <w:rPr>
              <w:del w:id="914" w:author="Martin Novák" w:date="2023-03-17T16:43:00Z"/>
              <w:rFonts w:eastAsia="Times New Roman"/>
            </w:rPr>
          </w:pPr>
          <w:del w:id="915" w:author="Martin Novák" w:date="2023-03-17T16:43:00Z">
            <w:r w:rsidDel="001931CD">
              <w:rPr>
                <w:rFonts w:eastAsia="Times New Roman"/>
              </w:rPr>
              <w:delText xml:space="preserve">[89] </w:delText>
            </w:r>
            <w:r w:rsidDel="001931CD">
              <w:rPr>
                <w:rFonts w:eastAsia="Times New Roman"/>
              </w:rPr>
              <w:tab/>
              <w:delText xml:space="preserve">IAMTIMCOREY. </w:delText>
            </w:r>
            <w:r w:rsidDel="001931CD">
              <w:rPr>
                <w:rFonts w:eastAsia="Times New Roman"/>
                <w:i/>
                <w:iCs/>
              </w:rPr>
              <w:delText>WinForm vs WPF vs UWP vs Console - The C# Desktop UI Showdown (and the future with .NET 5)</w:delText>
            </w:r>
            <w:r w:rsidDel="001931CD">
              <w:rPr>
                <w:rFonts w:eastAsia="Times New Roman"/>
              </w:rPr>
              <w:delText xml:space="preserve"> [online]. 2019 [vid. 2021-05-03]. Dostupné z: https://www.youtube.com/watch?v=yq0dSkA1vpM</w:delText>
            </w:r>
          </w:del>
        </w:p>
        <w:p w14:paraId="6F730EAF" w14:textId="5E6C9455" w:rsidR="00AE538D" w:rsidDel="001931CD" w:rsidRDefault="00AE538D">
          <w:pPr>
            <w:autoSpaceDE w:val="0"/>
            <w:autoSpaceDN w:val="0"/>
            <w:ind w:hanging="640"/>
            <w:divId w:val="1448893944"/>
            <w:rPr>
              <w:del w:id="916" w:author="Martin Novák" w:date="2023-03-17T16:43:00Z"/>
              <w:rFonts w:eastAsia="Times New Roman"/>
            </w:rPr>
          </w:pPr>
          <w:del w:id="917" w:author="Martin Novák" w:date="2023-03-17T16:43:00Z">
            <w:r w:rsidDel="001931CD">
              <w:rPr>
                <w:rFonts w:eastAsia="Times New Roman"/>
              </w:rPr>
              <w:delText xml:space="preserve">[90] </w:delText>
            </w:r>
            <w:r w:rsidDel="001931CD">
              <w:rPr>
                <w:rFonts w:eastAsia="Times New Roman"/>
              </w:rPr>
              <w:tab/>
            </w:r>
            <w:r w:rsidDel="001931CD">
              <w:rPr>
                <w:rFonts w:eastAsia="Times New Roman"/>
                <w:i/>
                <w:iCs/>
              </w:rPr>
              <w:delText>DirectX graphics and gaming - Win32 apps | Microsoft Docs</w:delText>
            </w:r>
            <w:r w:rsidDel="001931CD">
              <w:rPr>
                <w:rFonts w:eastAsia="Times New Roman"/>
              </w:rPr>
              <w:delText xml:space="preserve"> [online]. [vid. 2021-11-12]. Dostupné z: https://docs.microsoft.com/en-us/windows/win32/directx</w:delText>
            </w:r>
          </w:del>
        </w:p>
        <w:p w14:paraId="2C0740CB" w14:textId="66DBFEF4" w:rsidR="00AE538D" w:rsidDel="001931CD" w:rsidRDefault="00AE538D">
          <w:pPr>
            <w:autoSpaceDE w:val="0"/>
            <w:autoSpaceDN w:val="0"/>
            <w:ind w:hanging="640"/>
            <w:divId w:val="195429024"/>
            <w:rPr>
              <w:del w:id="918" w:author="Martin Novák" w:date="2023-03-17T16:43:00Z"/>
              <w:rFonts w:eastAsia="Times New Roman"/>
            </w:rPr>
          </w:pPr>
          <w:del w:id="919" w:author="Martin Novák" w:date="2023-03-17T16:43:00Z">
            <w:r w:rsidDel="001931CD">
              <w:rPr>
                <w:rFonts w:eastAsia="Times New Roman"/>
              </w:rPr>
              <w:delText xml:space="preserve">[91] </w:delText>
            </w:r>
            <w:r w:rsidDel="001931CD">
              <w:rPr>
                <w:rFonts w:eastAsia="Times New Roman"/>
              </w:rPr>
              <w:tab/>
            </w:r>
            <w:r w:rsidDel="001931CD">
              <w:rPr>
                <w:rFonts w:eastAsia="Times New Roman"/>
                <w:i/>
                <w:iCs/>
              </w:rPr>
              <w:delText>[MS-XAML]: Xaml Object Mapping Specification 2006 Intellectual Property Rights Notice for Open Specifications Documentation</w:delText>
            </w:r>
            <w:r w:rsidDel="001931CD">
              <w:rPr>
                <w:rFonts w:eastAsia="Times New Roman"/>
              </w:rPr>
              <w:delText xml:space="preserve"> [online]. 2008 [vid. 2021-10-16]. Dostupné z: http://download.microsoft.com/download/0/A/6/0A6F7755-9AF5-448B-907D-13985ACCF53E/%5BMS-XAML%5D.pdf</w:delText>
            </w:r>
          </w:del>
        </w:p>
        <w:p w14:paraId="2D4D70E8" w14:textId="2114386D" w:rsidR="00AE538D" w:rsidDel="001931CD" w:rsidRDefault="00AE538D">
          <w:pPr>
            <w:autoSpaceDE w:val="0"/>
            <w:autoSpaceDN w:val="0"/>
            <w:ind w:hanging="640"/>
            <w:divId w:val="943415563"/>
            <w:rPr>
              <w:del w:id="920" w:author="Martin Novák" w:date="2023-03-17T16:43:00Z"/>
              <w:rFonts w:eastAsia="Times New Roman"/>
            </w:rPr>
          </w:pPr>
          <w:del w:id="921" w:author="Martin Novák" w:date="2023-03-17T16:43:00Z">
            <w:r w:rsidDel="001931CD">
              <w:rPr>
                <w:rFonts w:eastAsia="Times New Roman"/>
              </w:rPr>
              <w:delText xml:space="preserve">[92] </w:delText>
            </w:r>
            <w:r w:rsidDel="001931CD">
              <w:rPr>
                <w:rFonts w:eastAsia="Times New Roman"/>
              </w:rPr>
              <w:tab/>
              <w:delText xml:space="preserve">MICROSOFT. </w:delText>
            </w:r>
            <w:r w:rsidDel="001931CD">
              <w:rPr>
                <w:rFonts w:eastAsia="Times New Roman"/>
                <w:i/>
                <w:iCs/>
              </w:rPr>
              <w:delText>Xamarin | Open-source mobile app platform for .NET</w:delText>
            </w:r>
            <w:r w:rsidDel="001931CD">
              <w:rPr>
                <w:rFonts w:eastAsia="Times New Roman"/>
              </w:rPr>
              <w:delText xml:space="preserve"> [online]. [vid. 2021-10-03]. Dostupné z: https://dotnet.microsoft.com/apps/xamarin</w:delText>
            </w:r>
          </w:del>
        </w:p>
        <w:p w14:paraId="0EF140DC" w14:textId="2184C011" w:rsidR="00AE538D" w:rsidDel="001931CD" w:rsidRDefault="00AE538D">
          <w:pPr>
            <w:autoSpaceDE w:val="0"/>
            <w:autoSpaceDN w:val="0"/>
            <w:ind w:hanging="640"/>
            <w:divId w:val="27995381"/>
            <w:rPr>
              <w:del w:id="922" w:author="Martin Novák" w:date="2023-03-17T16:43:00Z"/>
              <w:rFonts w:eastAsia="Times New Roman"/>
            </w:rPr>
          </w:pPr>
          <w:del w:id="923" w:author="Martin Novák" w:date="2023-03-17T16:43:00Z">
            <w:r w:rsidDel="001931CD">
              <w:rPr>
                <w:rFonts w:eastAsia="Times New Roman"/>
              </w:rPr>
              <w:delText xml:space="preserve">[93] </w:delText>
            </w:r>
            <w:r w:rsidDel="001931CD">
              <w:rPr>
                <w:rFonts w:eastAsia="Times New Roman"/>
              </w:rPr>
              <w:tab/>
              <w:delText xml:space="preserve">DOCS.MICROSOFT.COM. </w:delText>
            </w:r>
            <w:r w:rsidDel="001931CD">
              <w:rPr>
                <w:rFonts w:eastAsia="Times New Roman"/>
                <w:i/>
                <w:iCs/>
              </w:rPr>
              <w:delText>Xamarin.Essentials - Xamarin | Microsoft Docs</w:delText>
            </w:r>
            <w:r w:rsidDel="001931CD">
              <w:rPr>
                <w:rFonts w:eastAsia="Times New Roman"/>
              </w:rPr>
              <w:delText xml:space="preserve"> [online]. [vid. 2021-10-05]. Dostupné z: https://docs.microsoft.com/en-us/xamarin/essentials/?WT.mc_id=dotnet-35129-website</w:delText>
            </w:r>
          </w:del>
        </w:p>
        <w:p w14:paraId="585203D3" w14:textId="0050F6C8" w:rsidR="00AE538D" w:rsidDel="001931CD" w:rsidRDefault="00AE538D">
          <w:pPr>
            <w:autoSpaceDE w:val="0"/>
            <w:autoSpaceDN w:val="0"/>
            <w:ind w:hanging="640"/>
            <w:divId w:val="1344937100"/>
            <w:rPr>
              <w:del w:id="924" w:author="Martin Novák" w:date="2023-03-17T16:43:00Z"/>
              <w:rFonts w:eastAsia="Times New Roman"/>
            </w:rPr>
          </w:pPr>
          <w:del w:id="925" w:author="Martin Novák" w:date="2023-03-17T16:43:00Z">
            <w:r w:rsidDel="001931CD">
              <w:rPr>
                <w:rFonts w:eastAsia="Times New Roman"/>
              </w:rPr>
              <w:delText xml:space="preserve">[94] </w:delText>
            </w:r>
            <w:r w:rsidDel="001931CD">
              <w:rPr>
                <w:rFonts w:eastAsia="Times New Roman"/>
              </w:rPr>
              <w:tab/>
              <w:delText xml:space="preserve">DOCS.MICROSOFT.COM. </w:delText>
            </w:r>
            <w:r w:rsidDel="001931CD">
              <w:rPr>
                <w:rFonts w:eastAsia="Times New Roman"/>
                <w:i/>
                <w:iCs/>
              </w:rPr>
              <w:delText>Xamarin.Forms Views - Xamarin | Microsoft Docs</w:delText>
            </w:r>
            <w:r w:rsidDel="001931CD">
              <w:rPr>
                <w:rFonts w:eastAsia="Times New Roman"/>
              </w:rPr>
              <w:delText xml:space="preserve"> [online]. [vid. 2021-10-04]. Dostupné z: https://docs.microsoft.com/en-us/xamarin/xamarin-forms/user-interface/controls/views?WT.mc_id=dotnet-35129-website</w:delText>
            </w:r>
          </w:del>
        </w:p>
        <w:p w14:paraId="5D698F91" w14:textId="2B674433" w:rsidR="00AE538D" w:rsidDel="001931CD" w:rsidRDefault="00AE538D">
          <w:pPr>
            <w:autoSpaceDE w:val="0"/>
            <w:autoSpaceDN w:val="0"/>
            <w:ind w:hanging="640"/>
            <w:divId w:val="1150748388"/>
            <w:rPr>
              <w:del w:id="926" w:author="Martin Novák" w:date="2023-03-17T16:43:00Z"/>
              <w:rFonts w:eastAsia="Times New Roman"/>
            </w:rPr>
          </w:pPr>
          <w:del w:id="927" w:author="Martin Novák" w:date="2023-03-17T16:43:00Z">
            <w:r w:rsidDel="001931CD">
              <w:rPr>
                <w:rFonts w:eastAsia="Times New Roman"/>
              </w:rPr>
              <w:delText xml:space="preserve">[95] </w:delText>
            </w:r>
            <w:r w:rsidDel="001931CD">
              <w:rPr>
                <w:rFonts w:eastAsia="Times New Roman"/>
              </w:rPr>
              <w:tab/>
              <w:delText xml:space="preserve">MONOGAMES. </w:delText>
            </w:r>
            <w:r w:rsidDel="001931CD">
              <w:rPr>
                <w:rFonts w:eastAsia="Times New Roman"/>
                <w:i/>
                <w:iCs/>
              </w:rPr>
              <w:delText>About | MonoGame</w:delText>
            </w:r>
            <w:r w:rsidDel="001931CD">
              <w:rPr>
                <w:rFonts w:eastAsia="Times New Roman"/>
              </w:rPr>
              <w:delText xml:space="preserve"> [online]. [vid. 2021-10-05]. Dostupné z: https://www.monogame.net/about/</w:delText>
            </w:r>
          </w:del>
        </w:p>
        <w:p w14:paraId="35B58651" w14:textId="7F3FA4A5" w:rsidR="00AE538D" w:rsidDel="001931CD" w:rsidRDefault="00AE538D">
          <w:pPr>
            <w:autoSpaceDE w:val="0"/>
            <w:autoSpaceDN w:val="0"/>
            <w:ind w:hanging="640"/>
            <w:divId w:val="1651905650"/>
            <w:rPr>
              <w:del w:id="928" w:author="Martin Novák" w:date="2023-03-17T16:43:00Z"/>
              <w:rFonts w:eastAsia="Times New Roman"/>
            </w:rPr>
          </w:pPr>
          <w:del w:id="929" w:author="Martin Novák" w:date="2023-03-17T16:43:00Z">
            <w:r w:rsidDel="001931CD">
              <w:rPr>
                <w:rFonts w:eastAsia="Times New Roman"/>
              </w:rPr>
              <w:delText xml:space="preserve">[96] </w:delText>
            </w:r>
            <w:r w:rsidDel="001931CD">
              <w:rPr>
                <w:rFonts w:eastAsia="Times New Roman"/>
              </w:rPr>
              <w:tab/>
              <w:delText xml:space="preserve">STRIDE. </w:delText>
            </w:r>
            <w:r w:rsidDel="001931CD">
              <w:rPr>
                <w:rFonts w:eastAsia="Times New Roman"/>
                <w:i/>
                <w:iCs/>
              </w:rPr>
              <w:delText>Stride Game Engine</w:delText>
            </w:r>
            <w:r w:rsidDel="001931CD">
              <w:rPr>
                <w:rFonts w:eastAsia="Times New Roman"/>
              </w:rPr>
              <w:delText xml:space="preserve"> [online]. [vid. 2021-10-08]. Dostupné z: https://www.stride3d.net/</w:delText>
            </w:r>
          </w:del>
        </w:p>
        <w:p w14:paraId="0FEEA6B3" w14:textId="321B190B" w:rsidR="00AE538D" w:rsidDel="001931CD" w:rsidRDefault="00AE538D">
          <w:pPr>
            <w:autoSpaceDE w:val="0"/>
            <w:autoSpaceDN w:val="0"/>
            <w:ind w:hanging="640"/>
            <w:divId w:val="1563130850"/>
            <w:rPr>
              <w:del w:id="930" w:author="Martin Novák" w:date="2023-03-17T16:43:00Z"/>
              <w:rFonts w:eastAsia="Times New Roman"/>
            </w:rPr>
          </w:pPr>
          <w:del w:id="931" w:author="Martin Novák" w:date="2023-03-17T16:43:00Z">
            <w:r w:rsidDel="001931CD">
              <w:rPr>
                <w:rFonts w:eastAsia="Times New Roman"/>
              </w:rPr>
              <w:delText xml:space="preserve">[97] </w:delText>
            </w:r>
            <w:r w:rsidDel="001931CD">
              <w:rPr>
                <w:rFonts w:eastAsia="Times New Roman"/>
              </w:rPr>
              <w:tab/>
              <w:delText xml:space="preserve">DOCS.MICROSOFT.COM. </w:delText>
            </w:r>
            <w:r w:rsidDel="001931CD">
              <w:rPr>
                <w:rFonts w:eastAsia="Times New Roman"/>
                <w:i/>
                <w:iCs/>
              </w:rPr>
              <w:delText>What is Xamarin? - Xamarin | Microsoft Docs</w:delText>
            </w:r>
            <w:r w:rsidDel="001931CD">
              <w:rPr>
                <w:rFonts w:eastAsia="Times New Roman"/>
              </w:rPr>
              <w:delText xml:space="preserve"> [online]. [vid. 2021-10-07]. Dostupné z: https://docs.microsoft.com/en-us/xamarin/get-started/what-is-xamarin</w:delText>
            </w:r>
          </w:del>
        </w:p>
        <w:p w14:paraId="517DC943" w14:textId="099385B6" w:rsidR="00AE538D" w:rsidDel="001931CD" w:rsidRDefault="00AE538D">
          <w:pPr>
            <w:autoSpaceDE w:val="0"/>
            <w:autoSpaceDN w:val="0"/>
            <w:ind w:hanging="640"/>
            <w:divId w:val="821503978"/>
            <w:rPr>
              <w:del w:id="932" w:author="Martin Novák" w:date="2023-03-17T16:43:00Z"/>
              <w:rFonts w:eastAsia="Times New Roman"/>
            </w:rPr>
          </w:pPr>
          <w:del w:id="933" w:author="Martin Novák" w:date="2023-03-17T16:43:00Z">
            <w:r w:rsidDel="001931CD">
              <w:rPr>
                <w:rFonts w:eastAsia="Times New Roman"/>
              </w:rPr>
              <w:delText xml:space="preserve">[98] </w:delText>
            </w:r>
            <w:r w:rsidDel="001931CD">
              <w:rPr>
                <w:rFonts w:eastAsia="Times New Roman"/>
              </w:rPr>
              <w:tab/>
            </w:r>
            <w:r w:rsidDel="001931CD">
              <w:rPr>
                <w:rFonts w:eastAsia="Times New Roman"/>
                <w:i/>
                <w:iCs/>
              </w:rPr>
              <w:delText>What’s a Universal Windows Platform (UWP) app? - UWP applications | Microsoft Docs</w:delText>
            </w:r>
            <w:r w:rsidDel="001931CD">
              <w:rPr>
                <w:rFonts w:eastAsia="Times New Roman"/>
              </w:rPr>
              <w:delText xml:space="preserve"> [online]. [vid. 2021-12-03]. Dostupné z: https://docs.microsoft.com/en-us/windows/uwp/get-started/universal-application-platform-guide</w:delText>
            </w:r>
          </w:del>
        </w:p>
        <w:p w14:paraId="619EFDEF" w14:textId="12BDE762" w:rsidR="00AE538D" w:rsidDel="001931CD" w:rsidRDefault="00AE538D">
          <w:pPr>
            <w:autoSpaceDE w:val="0"/>
            <w:autoSpaceDN w:val="0"/>
            <w:ind w:hanging="640"/>
            <w:divId w:val="1387803032"/>
            <w:rPr>
              <w:del w:id="934" w:author="Martin Novák" w:date="2023-03-17T16:43:00Z"/>
              <w:rFonts w:eastAsia="Times New Roman"/>
            </w:rPr>
          </w:pPr>
          <w:del w:id="935" w:author="Martin Novák" w:date="2023-03-17T16:43:00Z">
            <w:r w:rsidDel="001931CD">
              <w:rPr>
                <w:rFonts w:eastAsia="Times New Roman"/>
              </w:rPr>
              <w:delText xml:space="preserve">[99] </w:delText>
            </w:r>
            <w:r w:rsidDel="001931CD">
              <w:rPr>
                <w:rFonts w:eastAsia="Times New Roman"/>
              </w:rPr>
              <w:tab/>
              <w:delText xml:space="preserve">DEVELOPER.ANDROID.COM. </w:delText>
            </w:r>
            <w:r w:rsidDel="001931CD">
              <w:rPr>
                <w:rFonts w:eastAsia="Times New Roman"/>
                <w:i/>
                <w:iCs/>
              </w:rPr>
              <w:delText>Meet Android Studio  |  Android Developers</w:delText>
            </w:r>
            <w:r w:rsidDel="001931CD">
              <w:rPr>
                <w:rFonts w:eastAsia="Times New Roman"/>
              </w:rPr>
              <w:delText xml:space="preserve"> [online]. [vid. 2021-10-16]. Dostupné z: https://developer.android.com/studio/intro</w:delText>
            </w:r>
          </w:del>
        </w:p>
        <w:p w14:paraId="2B809790" w14:textId="458FDD31" w:rsidR="00AE538D" w:rsidDel="001931CD" w:rsidRDefault="00AE538D">
          <w:pPr>
            <w:autoSpaceDE w:val="0"/>
            <w:autoSpaceDN w:val="0"/>
            <w:ind w:hanging="640"/>
            <w:divId w:val="775515722"/>
            <w:rPr>
              <w:del w:id="936" w:author="Martin Novák" w:date="2023-03-17T16:43:00Z"/>
              <w:rFonts w:eastAsia="Times New Roman"/>
            </w:rPr>
          </w:pPr>
          <w:del w:id="937" w:author="Martin Novák" w:date="2023-03-17T16:43:00Z">
            <w:r w:rsidDel="001931CD">
              <w:rPr>
                <w:rFonts w:eastAsia="Times New Roman"/>
              </w:rPr>
              <w:delText xml:space="preserve">[100] </w:delText>
            </w:r>
            <w:r w:rsidDel="001931CD">
              <w:rPr>
                <w:rFonts w:eastAsia="Times New Roman"/>
              </w:rPr>
              <w:tab/>
              <w:delText xml:space="preserve">DEVELOPER.ANDROID.COM. </w:delText>
            </w:r>
            <w:r w:rsidDel="001931CD">
              <w:rPr>
                <w:rFonts w:eastAsia="Times New Roman"/>
                <w:i/>
                <w:iCs/>
              </w:rPr>
              <w:delText>Create an Android project  |  Android Developers</w:delText>
            </w:r>
            <w:r w:rsidDel="001931CD">
              <w:rPr>
                <w:rFonts w:eastAsia="Times New Roman"/>
              </w:rPr>
              <w:delText xml:space="preserve"> [online]. [vid. 2021-10-16]. Dostupné z: https://developer.android.com/training/basics/firstapp/creating-project</w:delText>
            </w:r>
          </w:del>
        </w:p>
        <w:p w14:paraId="7F432BB3" w14:textId="281E9363" w:rsidR="00AE538D" w:rsidDel="001931CD" w:rsidRDefault="00AE538D">
          <w:pPr>
            <w:autoSpaceDE w:val="0"/>
            <w:autoSpaceDN w:val="0"/>
            <w:ind w:hanging="640"/>
            <w:divId w:val="972948466"/>
            <w:rPr>
              <w:del w:id="938" w:author="Martin Novák" w:date="2023-03-17T16:43:00Z"/>
              <w:rFonts w:eastAsia="Times New Roman"/>
            </w:rPr>
          </w:pPr>
          <w:del w:id="939" w:author="Martin Novák" w:date="2023-03-17T16:43:00Z">
            <w:r w:rsidDel="001931CD">
              <w:rPr>
                <w:rFonts w:eastAsia="Times New Roman"/>
              </w:rPr>
              <w:delText xml:space="preserve">[101] </w:delText>
            </w:r>
            <w:r w:rsidDel="001931CD">
              <w:rPr>
                <w:rFonts w:eastAsia="Times New Roman"/>
              </w:rPr>
              <w:tab/>
              <w:delText xml:space="preserve">DEVELOPER.ANDROID.COM. </w:delText>
            </w:r>
            <w:r w:rsidDel="001931CD">
              <w:rPr>
                <w:rFonts w:eastAsia="Times New Roman"/>
                <w:i/>
                <w:iCs/>
              </w:rPr>
              <w:delText>Run apps on the Android Emulator  |  Android Developers</w:delText>
            </w:r>
            <w:r w:rsidDel="001931CD">
              <w:rPr>
                <w:rFonts w:eastAsia="Times New Roman"/>
              </w:rPr>
              <w:delText xml:space="preserve"> [online]. [vid. 2021-10-16]. Dostupné z: https://developer.android.com/studio/run/emulator</w:delText>
            </w:r>
          </w:del>
        </w:p>
        <w:p w14:paraId="4EF081AA" w14:textId="6DD232D9" w:rsidR="00AE538D" w:rsidDel="001931CD" w:rsidRDefault="00AE538D">
          <w:pPr>
            <w:autoSpaceDE w:val="0"/>
            <w:autoSpaceDN w:val="0"/>
            <w:ind w:hanging="640"/>
            <w:divId w:val="1727408728"/>
            <w:rPr>
              <w:del w:id="940" w:author="Martin Novák" w:date="2023-03-17T16:43:00Z"/>
              <w:rFonts w:eastAsia="Times New Roman"/>
            </w:rPr>
          </w:pPr>
          <w:del w:id="941" w:author="Martin Novák" w:date="2023-03-17T16:43:00Z">
            <w:r w:rsidDel="001931CD">
              <w:rPr>
                <w:rFonts w:eastAsia="Times New Roman"/>
              </w:rPr>
              <w:delText>[102] .</w:delText>
            </w:r>
            <w:r w:rsidDel="001931CD">
              <w:rPr>
                <w:rFonts w:eastAsia="Times New Roman"/>
              </w:rPr>
              <w:tab/>
            </w:r>
            <w:r w:rsidDel="001931CD">
              <w:rPr>
                <w:rFonts w:eastAsia="Times New Roman"/>
                <w:i/>
                <w:iCs/>
              </w:rPr>
              <w:delText>NET MAUI Release Candidate - Ready for cross-platform app development - .NET Blog</w:delText>
            </w:r>
            <w:r w:rsidDel="001931CD">
              <w:rPr>
                <w:rFonts w:eastAsia="Times New Roman"/>
              </w:rPr>
              <w:delText xml:space="preserve"> [online]. [vid. 2022-10-14]. Dostupné z: https://devblogs.microsoft.com/dotnet/dotnet-maui-rc-1/</w:delText>
            </w:r>
          </w:del>
        </w:p>
        <w:p w14:paraId="7BAB3889" w14:textId="3454138A" w:rsidR="00AE538D" w:rsidDel="001931CD" w:rsidRDefault="00AE538D">
          <w:pPr>
            <w:autoSpaceDE w:val="0"/>
            <w:autoSpaceDN w:val="0"/>
            <w:ind w:hanging="640"/>
            <w:divId w:val="327490108"/>
            <w:rPr>
              <w:del w:id="942" w:author="Martin Novák" w:date="2023-03-17T16:43:00Z"/>
              <w:rFonts w:eastAsia="Times New Roman"/>
            </w:rPr>
          </w:pPr>
          <w:del w:id="943" w:author="Martin Novák" w:date="2023-03-17T16:43:00Z">
            <w:r w:rsidDel="001931CD">
              <w:rPr>
                <w:rFonts w:eastAsia="Times New Roman"/>
              </w:rPr>
              <w:delText xml:space="preserve">[103] </w:delText>
            </w:r>
            <w:r w:rsidDel="001931CD">
              <w:rPr>
                <w:rFonts w:eastAsia="Times New Roman"/>
              </w:rPr>
              <w:tab/>
            </w:r>
            <w:r w:rsidDel="001931CD">
              <w:rPr>
                <w:rFonts w:eastAsia="Times New Roman"/>
                <w:i/>
                <w:iCs/>
              </w:rPr>
              <w:delText>Visual Studio 2022 version 17.3 Release Notes | Microsoft Learn</w:delText>
            </w:r>
            <w:r w:rsidDel="001931CD">
              <w:rPr>
                <w:rFonts w:eastAsia="Times New Roman"/>
              </w:rPr>
              <w:delText xml:space="preserve"> [online]. [vid. 2023-01-04]. Dostupné z: https://learn.microsoft.com/en-us/visualstudio/releases/2022/release-notes-v17.3</w:delText>
            </w:r>
          </w:del>
        </w:p>
        <w:p w14:paraId="72A4E18B" w14:textId="79DD1A38" w:rsidR="00AE538D" w:rsidDel="001931CD" w:rsidRDefault="00AE538D">
          <w:pPr>
            <w:autoSpaceDE w:val="0"/>
            <w:autoSpaceDN w:val="0"/>
            <w:ind w:hanging="640"/>
            <w:divId w:val="212891173"/>
            <w:rPr>
              <w:del w:id="944" w:author="Martin Novák" w:date="2023-03-17T16:43:00Z"/>
              <w:rFonts w:eastAsia="Times New Roman"/>
            </w:rPr>
          </w:pPr>
          <w:del w:id="945" w:author="Martin Novák" w:date="2023-03-17T16:43:00Z">
            <w:r w:rsidDel="001931CD">
              <w:rPr>
                <w:rFonts w:eastAsia="Times New Roman"/>
              </w:rPr>
              <w:delText xml:space="preserve">[104] </w:delText>
            </w:r>
            <w:r w:rsidDel="001931CD">
              <w:rPr>
                <w:rFonts w:eastAsia="Times New Roman"/>
              </w:rPr>
              <w:tab/>
              <w:delText xml:space="preserve">GREGORY, Jason. </w:delText>
            </w:r>
            <w:r w:rsidDel="001931CD">
              <w:rPr>
                <w:rFonts w:eastAsia="Times New Roman"/>
                <w:i/>
                <w:iCs/>
              </w:rPr>
              <w:delText>Game Engine Architecture, Third Edition</w:delText>
            </w:r>
            <w:r w:rsidDel="001931CD">
              <w:rPr>
                <w:rFonts w:eastAsia="Times New Roman"/>
              </w:rPr>
              <w:delText xml:space="preserve"> [online]. 2018. ISBN 9781138035454. Dostupné z: doi:10.1201/9781315267845</w:delText>
            </w:r>
          </w:del>
        </w:p>
        <w:p w14:paraId="3A6D826A" w14:textId="471A0780" w:rsidR="00AE538D" w:rsidDel="001931CD" w:rsidRDefault="00AE538D">
          <w:pPr>
            <w:autoSpaceDE w:val="0"/>
            <w:autoSpaceDN w:val="0"/>
            <w:ind w:hanging="640"/>
            <w:divId w:val="327829763"/>
            <w:rPr>
              <w:del w:id="946" w:author="Martin Novák" w:date="2023-03-17T16:43:00Z"/>
              <w:rFonts w:eastAsia="Times New Roman"/>
            </w:rPr>
          </w:pPr>
          <w:del w:id="947" w:author="Martin Novák" w:date="2023-03-17T16:43:00Z">
            <w:r w:rsidDel="001931CD">
              <w:rPr>
                <w:rFonts w:eastAsia="Times New Roman"/>
              </w:rPr>
              <w:delText xml:space="preserve">[105] </w:delText>
            </w:r>
            <w:r w:rsidDel="001931CD">
              <w:rPr>
                <w:rFonts w:eastAsia="Times New Roman"/>
              </w:rPr>
              <w:tab/>
              <w:delText xml:space="preserve">UNITY TECHNOLOGIES. </w:delText>
            </w:r>
            <w:r w:rsidDel="001931CD">
              <w:rPr>
                <w:rFonts w:eastAsia="Times New Roman"/>
                <w:i/>
                <w:iCs/>
              </w:rPr>
              <w:delText>Wondering what Unity is? Find out who we are, where we’ve been and where we’re going | Unity</w:delText>
            </w:r>
            <w:r w:rsidDel="001931CD">
              <w:rPr>
                <w:rFonts w:eastAsia="Times New Roman"/>
              </w:rPr>
              <w:delText xml:space="preserve"> [online]. [vid. 2021-06-21]. Dostupné z: https://unity.com/our-company</w:delText>
            </w:r>
          </w:del>
        </w:p>
        <w:p w14:paraId="1630EC29" w14:textId="07AD2FD3" w:rsidR="00AE538D" w:rsidDel="001931CD" w:rsidRDefault="00AE538D">
          <w:pPr>
            <w:autoSpaceDE w:val="0"/>
            <w:autoSpaceDN w:val="0"/>
            <w:ind w:hanging="640"/>
            <w:divId w:val="216164124"/>
            <w:rPr>
              <w:del w:id="948" w:author="Martin Novák" w:date="2023-03-17T16:43:00Z"/>
              <w:rFonts w:eastAsia="Times New Roman"/>
            </w:rPr>
          </w:pPr>
          <w:del w:id="949" w:author="Martin Novák" w:date="2023-03-17T16:43:00Z">
            <w:r w:rsidDel="001931CD">
              <w:rPr>
                <w:rFonts w:eastAsia="Times New Roman"/>
              </w:rPr>
              <w:delText xml:space="preserve">[106] </w:delText>
            </w:r>
            <w:r w:rsidDel="001931CD">
              <w:rPr>
                <w:rFonts w:eastAsia="Times New Roman"/>
              </w:rPr>
              <w:tab/>
              <w:delText xml:space="preserve">UNITY TECHNOLOGIES. </w:delText>
            </w:r>
            <w:r w:rsidDel="001931CD">
              <w:rPr>
                <w:rFonts w:eastAsia="Times New Roman"/>
                <w:i/>
                <w:iCs/>
              </w:rPr>
              <w:delText>Reimagine product design and development - YouTube</w:delText>
            </w:r>
            <w:r w:rsidDel="001931CD">
              <w:rPr>
                <w:rFonts w:eastAsia="Times New Roman"/>
              </w:rPr>
              <w:delText xml:space="preserve"> [online]. [vid. 2021-06-21]. Dostupné z: https://www.youtube.com/watch?v=j_bQf0InYHM</w:delText>
            </w:r>
          </w:del>
        </w:p>
        <w:p w14:paraId="6DE09797" w14:textId="09F2ADE0" w:rsidR="00AE538D" w:rsidDel="001931CD" w:rsidRDefault="00AE538D">
          <w:pPr>
            <w:autoSpaceDE w:val="0"/>
            <w:autoSpaceDN w:val="0"/>
            <w:ind w:hanging="640"/>
            <w:divId w:val="1248539083"/>
            <w:rPr>
              <w:del w:id="950" w:author="Martin Novák" w:date="2023-03-17T16:43:00Z"/>
              <w:rFonts w:eastAsia="Times New Roman"/>
            </w:rPr>
          </w:pPr>
          <w:del w:id="951" w:author="Martin Novák" w:date="2023-03-17T16:43:00Z">
            <w:r w:rsidDel="001931CD">
              <w:rPr>
                <w:rFonts w:eastAsia="Times New Roman"/>
              </w:rPr>
              <w:delText xml:space="preserve">[107] </w:delText>
            </w:r>
            <w:r w:rsidDel="001931CD">
              <w:rPr>
                <w:rFonts w:eastAsia="Times New Roman"/>
              </w:rPr>
              <w:tab/>
              <w:delText xml:space="preserve">UNITY TECHNOLOGIES. </w:delText>
            </w:r>
            <w:r w:rsidDel="001931CD">
              <w:rPr>
                <w:rFonts w:eastAsia="Times New Roman"/>
                <w:i/>
                <w:iCs/>
              </w:rPr>
              <w:delText>Create immersive experiences for real-world applications at scale | Unity - YouTube</w:delText>
            </w:r>
            <w:r w:rsidDel="001931CD">
              <w:rPr>
                <w:rFonts w:eastAsia="Times New Roman"/>
              </w:rPr>
              <w:delText xml:space="preserve"> [online]. [vid. 2021-06-21]. Dostupné z: https://www.youtube.com/watch?v=5VRxVVOIoJs</w:delText>
            </w:r>
          </w:del>
        </w:p>
        <w:p w14:paraId="5C246C9F" w14:textId="52A36C64" w:rsidR="00AE538D" w:rsidDel="001931CD" w:rsidRDefault="00AE538D">
          <w:pPr>
            <w:autoSpaceDE w:val="0"/>
            <w:autoSpaceDN w:val="0"/>
            <w:ind w:hanging="640"/>
            <w:divId w:val="1616861656"/>
            <w:rPr>
              <w:del w:id="952" w:author="Martin Novák" w:date="2023-03-17T16:43:00Z"/>
              <w:rFonts w:eastAsia="Times New Roman"/>
            </w:rPr>
          </w:pPr>
          <w:del w:id="953" w:author="Martin Novák" w:date="2023-03-17T16:43:00Z">
            <w:r w:rsidDel="001931CD">
              <w:rPr>
                <w:rFonts w:eastAsia="Times New Roman"/>
              </w:rPr>
              <w:delText xml:space="preserve">[108] </w:delText>
            </w:r>
            <w:r w:rsidDel="001931CD">
              <w:rPr>
                <w:rFonts w:eastAsia="Times New Roman"/>
              </w:rPr>
              <w:tab/>
              <w:delText xml:space="preserve">UNITY TECHNOLOGIES. </w:delText>
            </w:r>
            <w:r w:rsidDel="001931CD">
              <w:rPr>
                <w:rFonts w:eastAsia="Times New Roman"/>
                <w:i/>
                <w:iCs/>
              </w:rPr>
              <w:delText>Real Time Animation: Unity for Look Development - YouTube</w:delText>
            </w:r>
            <w:r w:rsidDel="001931CD">
              <w:rPr>
                <w:rFonts w:eastAsia="Times New Roman"/>
              </w:rPr>
              <w:delText xml:space="preserve"> [online]. [vid. 2021-06-21]. Dostupné z: https://www.youtube.com/watch?v=urew479-Wlw</w:delText>
            </w:r>
          </w:del>
        </w:p>
        <w:p w14:paraId="7C67F7D5" w14:textId="5CDAF3E8" w:rsidR="00AE538D" w:rsidDel="001931CD" w:rsidRDefault="00AE538D">
          <w:pPr>
            <w:autoSpaceDE w:val="0"/>
            <w:autoSpaceDN w:val="0"/>
            <w:ind w:hanging="640"/>
            <w:divId w:val="1456677883"/>
            <w:rPr>
              <w:del w:id="954" w:author="Martin Novák" w:date="2023-03-17T16:43:00Z"/>
              <w:rFonts w:eastAsia="Times New Roman"/>
            </w:rPr>
          </w:pPr>
          <w:del w:id="955" w:author="Martin Novák" w:date="2023-03-17T16:43:00Z">
            <w:r w:rsidDel="001931CD">
              <w:rPr>
                <w:rFonts w:eastAsia="Times New Roman"/>
              </w:rPr>
              <w:delText xml:space="preserve">[109] </w:delText>
            </w:r>
            <w:r w:rsidDel="001931CD">
              <w:rPr>
                <w:rFonts w:eastAsia="Times New Roman"/>
              </w:rPr>
              <w:tab/>
              <w:delText xml:space="preserve">UNITY TECHNOLOGIE. </w:delText>
            </w:r>
            <w:r w:rsidDel="001931CD">
              <w:rPr>
                <w:rFonts w:eastAsia="Times New Roman"/>
                <w:i/>
                <w:iCs/>
              </w:rPr>
              <w:delText>Compare Unity plans: Pro vs Plus vs Free. Choose the best 2D - 3D engine for your project! - Unity Store</w:delText>
            </w:r>
            <w:r w:rsidDel="001931CD">
              <w:rPr>
                <w:rFonts w:eastAsia="Times New Roman"/>
              </w:rPr>
              <w:delText xml:space="preserve"> [online]. [vid. 2021-06-23]. Dostupné z: https://store.unity.com/compare-plans?currency=USD</w:delText>
            </w:r>
          </w:del>
        </w:p>
        <w:p w14:paraId="3B9BB20C" w14:textId="5EC495EF" w:rsidR="00AE538D" w:rsidDel="001931CD" w:rsidRDefault="00AE538D">
          <w:pPr>
            <w:autoSpaceDE w:val="0"/>
            <w:autoSpaceDN w:val="0"/>
            <w:ind w:hanging="640"/>
            <w:divId w:val="1885289843"/>
            <w:rPr>
              <w:del w:id="956" w:author="Martin Novák" w:date="2023-03-17T16:43:00Z"/>
              <w:rFonts w:eastAsia="Times New Roman"/>
            </w:rPr>
          </w:pPr>
          <w:del w:id="957" w:author="Martin Novák" w:date="2023-03-17T16:43:00Z">
            <w:r w:rsidDel="001931CD">
              <w:rPr>
                <w:rFonts w:eastAsia="Times New Roman"/>
              </w:rPr>
              <w:delText xml:space="preserve">[110] </w:delText>
            </w:r>
            <w:r w:rsidDel="001931CD">
              <w:rPr>
                <w:rFonts w:eastAsia="Times New Roman"/>
              </w:rPr>
              <w:tab/>
            </w:r>
            <w:r w:rsidDel="001931CD">
              <w:rPr>
                <w:rFonts w:eastAsia="Times New Roman"/>
                <w:i/>
                <w:iCs/>
              </w:rPr>
              <w:delText>What is the best game engine: is Unity right for you? | GamesIndustry.biz</w:delText>
            </w:r>
            <w:r w:rsidDel="001931CD">
              <w:rPr>
                <w:rFonts w:eastAsia="Times New Roman"/>
              </w:rPr>
              <w:delText xml:space="preserve"> [online]. [vid. 2021-06-20]. Dostupné z: https://www.gamesindustry.biz/articles/2020-01-16-what-is-the-best-game-engine-is-unity-the-right-game-engine-for-you</w:delText>
            </w:r>
          </w:del>
        </w:p>
        <w:p w14:paraId="5F0A4003" w14:textId="65D35A45" w:rsidR="00AE538D" w:rsidDel="001931CD" w:rsidRDefault="00AE538D">
          <w:pPr>
            <w:autoSpaceDE w:val="0"/>
            <w:autoSpaceDN w:val="0"/>
            <w:ind w:hanging="640"/>
            <w:divId w:val="1854220064"/>
            <w:rPr>
              <w:del w:id="958" w:author="Martin Novák" w:date="2023-03-17T16:43:00Z"/>
              <w:rFonts w:eastAsia="Times New Roman"/>
            </w:rPr>
          </w:pPr>
          <w:del w:id="959" w:author="Martin Novák" w:date="2023-03-17T16:43:00Z">
            <w:r w:rsidDel="001931CD">
              <w:rPr>
                <w:rFonts w:eastAsia="Times New Roman"/>
              </w:rPr>
              <w:delText xml:space="preserve">[111] </w:delText>
            </w:r>
            <w:r w:rsidDel="001931CD">
              <w:rPr>
                <w:rFonts w:eastAsia="Times New Roman"/>
              </w:rPr>
              <w:tab/>
              <w:delText xml:space="preserve">BRACKEYS. </w:delText>
            </w:r>
            <w:r w:rsidDel="001931CD">
              <w:rPr>
                <w:rFonts w:eastAsia="Times New Roman"/>
                <w:i/>
                <w:iCs/>
              </w:rPr>
              <w:delText>How to make a CUSTOM INSPECTOR in Unity - YouTube</w:delText>
            </w:r>
            <w:r w:rsidDel="001931CD">
              <w:rPr>
                <w:rFonts w:eastAsia="Times New Roman"/>
              </w:rPr>
              <w:delText xml:space="preserve"> [online]. [vid. 2021-06-21]. Dostupné z: https://www.youtube.com/watch?v=RInUu1_8aGw</w:delText>
            </w:r>
          </w:del>
        </w:p>
        <w:p w14:paraId="2746A223" w14:textId="632ABAEB" w:rsidR="00AE538D" w:rsidDel="001931CD" w:rsidRDefault="00AE538D">
          <w:pPr>
            <w:autoSpaceDE w:val="0"/>
            <w:autoSpaceDN w:val="0"/>
            <w:ind w:hanging="640"/>
            <w:divId w:val="270432367"/>
            <w:rPr>
              <w:del w:id="960" w:author="Martin Novák" w:date="2023-03-17T16:43:00Z"/>
              <w:rFonts w:eastAsia="Times New Roman"/>
            </w:rPr>
          </w:pPr>
          <w:del w:id="961" w:author="Martin Novák" w:date="2023-03-17T16:43:00Z">
            <w:r w:rsidDel="001931CD">
              <w:rPr>
                <w:rFonts w:eastAsia="Times New Roman"/>
              </w:rPr>
              <w:delText xml:space="preserve">[112] </w:delText>
            </w:r>
            <w:r w:rsidDel="001931CD">
              <w:rPr>
                <w:rFonts w:eastAsia="Times New Roman"/>
              </w:rPr>
              <w:tab/>
              <w:delText xml:space="preserve">UNITY TECHNOLOGIES. </w:delText>
            </w:r>
            <w:r w:rsidDel="001931CD">
              <w:rPr>
                <w:rFonts w:eastAsia="Times New Roman"/>
                <w:i/>
                <w:iCs/>
              </w:rPr>
              <w:delText>Made With Unity | Unity</w:delText>
            </w:r>
            <w:r w:rsidDel="001931CD">
              <w:rPr>
                <w:rFonts w:eastAsia="Times New Roman"/>
              </w:rPr>
              <w:delText xml:space="preserve"> [online]. [vid. 2021-06-21]. Dostupné z: https://unity.com/madewith</w:delText>
            </w:r>
          </w:del>
        </w:p>
        <w:p w14:paraId="5BC6D388" w14:textId="1E3694A7" w:rsidR="00AE538D" w:rsidDel="001931CD" w:rsidRDefault="00AE538D">
          <w:pPr>
            <w:autoSpaceDE w:val="0"/>
            <w:autoSpaceDN w:val="0"/>
            <w:ind w:hanging="640"/>
            <w:divId w:val="1839880727"/>
            <w:rPr>
              <w:del w:id="962" w:author="Martin Novák" w:date="2023-03-17T16:43:00Z"/>
              <w:rFonts w:eastAsia="Times New Roman"/>
            </w:rPr>
          </w:pPr>
          <w:del w:id="963" w:author="Martin Novák" w:date="2023-03-17T16:43:00Z">
            <w:r w:rsidDel="001931CD">
              <w:rPr>
                <w:rFonts w:eastAsia="Times New Roman"/>
              </w:rPr>
              <w:delText xml:space="preserve">[113] </w:delText>
            </w:r>
            <w:r w:rsidDel="001931CD">
              <w:rPr>
                <w:rFonts w:eastAsia="Times New Roman"/>
              </w:rPr>
              <w:tab/>
              <w:delText xml:space="preserve">DICKINSON, Brendan. </w:delText>
            </w:r>
            <w:r w:rsidDel="001931CD">
              <w:rPr>
                <w:rFonts w:eastAsia="Times New Roman"/>
                <w:i/>
                <w:iCs/>
              </w:rPr>
              <w:delText>Unity VS Unreal Engine in 2021 | What is the best Game Engine?</w:delText>
            </w:r>
            <w:r w:rsidDel="001931CD">
              <w:rPr>
                <w:rFonts w:eastAsia="Times New Roman"/>
              </w:rPr>
              <w:delText xml:space="preserve"> [online]. 2021. Dostupné z: https://www.youtube.com/watch?v=jjUsSL4T3ig</w:delText>
            </w:r>
          </w:del>
        </w:p>
        <w:p w14:paraId="75ADF8CC" w14:textId="27471E72" w:rsidR="00AE538D" w:rsidDel="001931CD" w:rsidRDefault="00AE538D">
          <w:pPr>
            <w:autoSpaceDE w:val="0"/>
            <w:autoSpaceDN w:val="0"/>
            <w:ind w:hanging="640"/>
            <w:divId w:val="1148741506"/>
            <w:rPr>
              <w:del w:id="964" w:author="Martin Novák" w:date="2023-03-17T16:43:00Z"/>
              <w:rFonts w:eastAsia="Times New Roman"/>
            </w:rPr>
          </w:pPr>
          <w:del w:id="965" w:author="Martin Novák" w:date="2023-03-17T16:43:00Z">
            <w:r w:rsidDel="001931CD">
              <w:rPr>
                <w:rFonts w:eastAsia="Times New Roman"/>
              </w:rPr>
              <w:delText xml:space="preserve">[114] </w:delText>
            </w:r>
            <w:r w:rsidDel="001931CD">
              <w:rPr>
                <w:rFonts w:eastAsia="Times New Roman"/>
              </w:rPr>
              <w:tab/>
              <w:delText xml:space="preserve">DOCS.UNITY3D.COM. </w:delText>
            </w:r>
            <w:r w:rsidDel="001931CD">
              <w:rPr>
                <w:rFonts w:eastAsia="Times New Roman"/>
                <w:i/>
                <w:iCs/>
              </w:rPr>
              <w:delText>Unity - Scripting API: MonoBehaviour.FixedUpdate()</w:delText>
            </w:r>
            <w:r w:rsidDel="001931CD">
              <w:rPr>
                <w:rFonts w:eastAsia="Times New Roman"/>
              </w:rPr>
              <w:delText xml:space="preserve"> [online]. [vid. 2021-09-04]. Dostupné z: https://docs.unity3d.com/ScriptReference/MonoBehaviour.FixedUpdate.html</w:delText>
            </w:r>
          </w:del>
        </w:p>
        <w:p w14:paraId="2E2E95A2" w14:textId="458784BA" w:rsidR="00AE538D" w:rsidDel="001931CD" w:rsidRDefault="00AE538D">
          <w:pPr>
            <w:autoSpaceDE w:val="0"/>
            <w:autoSpaceDN w:val="0"/>
            <w:ind w:hanging="640"/>
            <w:divId w:val="133641621"/>
            <w:rPr>
              <w:del w:id="966" w:author="Martin Novák" w:date="2023-03-17T16:43:00Z"/>
              <w:rFonts w:eastAsia="Times New Roman"/>
            </w:rPr>
          </w:pPr>
          <w:del w:id="967" w:author="Martin Novák" w:date="2023-03-17T16:43:00Z">
            <w:r w:rsidDel="001931CD">
              <w:rPr>
                <w:rFonts w:eastAsia="Times New Roman"/>
              </w:rPr>
              <w:delText xml:space="preserve">[115] </w:delText>
            </w:r>
            <w:r w:rsidDel="001931CD">
              <w:rPr>
                <w:rFonts w:eastAsia="Times New Roman"/>
              </w:rPr>
              <w:tab/>
              <w:delText xml:space="preserve">DOCS.UNITY3D.COM. </w:delText>
            </w:r>
            <w:r w:rsidDel="001931CD">
              <w:rPr>
                <w:rFonts w:eastAsia="Times New Roman"/>
                <w:i/>
                <w:iCs/>
              </w:rPr>
              <w:delText>Unity - Scripting API: Debug</w:delText>
            </w:r>
            <w:r w:rsidDel="001931CD">
              <w:rPr>
                <w:rFonts w:eastAsia="Times New Roman"/>
              </w:rPr>
              <w:delText xml:space="preserve"> [online]. [vid. 2021-09-19]. Dostupné z: https://docs.unity3d.com/ScriptReference/Debug.html</w:delText>
            </w:r>
          </w:del>
        </w:p>
        <w:p w14:paraId="4C2F3481" w14:textId="1974EBBC" w:rsidR="00AE538D" w:rsidDel="001931CD" w:rsidRDefault="00AE538D">
          <w:pPr>
            <w:autoSpaceDE w:val="0"/>
            <w:autoSpaceDN w:val="0"/>
            <w:ind w:hanging="640"/>
            <w:divId w:val="601037168"/>
            <w:rPr>
              <w:del w:id="968" w:author="Martin Novák" w:date="2023-03-17T16:43:00Z"/>
              <w:rFonts w:eastAsia="Times New Roman"/>
            </w:rPr>
          </w:pPr>
          <w:del w:id="969" w:author="Martin Novák" w:date="2023-03-17T16:43:00Z">
            <w:r w:rsidDel="001931CD">
              <w:rPr>
                <w:rFonts w:eastAsia="Times New Roman"/>
              </w:rPr>
              <w:delText xml:space="preserve">[116] </w:delText>
            </w:r>
            <w:r w:rsidDel="001931CD">
              <w:rPr>
                <w:rFonts w:eastAsia="Times New Roman"/>
              </w:rPr>
              <w:tab/>
              <w:delText xml:space="preserve">DOCS.UNITY3D.COM. </w:delText>
            </w:r>
            <w:r w:rsidDel="001931CD">
              <w:rPr>
                <w:rFonts w:eastAsia="Times New Roman"/>
                <w:i/>
                <w:iCs/>
              </w:rPr>
              <w:delText>Unity - Manual: Prefabs</w:delText>
            </w:r>
            <w:r w:rsidDel="001931CD">
              <w:rPr>
                <w:rFonts w:eastAsia="Times New Roman"/>
              </w:rPr>
              <w:delText xml:space="preserve"> [online]. [vid. 2021-09-04]. Dostupné z: https://docs.unity3d.com/Manual/Prefabs.html</w:delText>
            </w:r>
          </w:del>
        </w:p>
        <w:p w14:paraId="49FE0BBC" w14:textId="375EED8F" w:rsidR="00AE538D" w:rsidDel="001931CD" w:rsidRDefault="00AE538D">
          <w:pPr>
            <w:autoSpaceDE w:val="0"/>
            <w:autoSpaceDN w:val="0"/>
            <w:ind w:hanging="640"/>
            <w:divId w:val="1609503320"/>
            <w:rPr>
              <w:del w:id="970" w:author="Martin Novák" w:date="2023-03-17T16:43:00Z"/>
              <w:rFonts w:eastAsia="Times New Roman"/>
            </w:rPr>
          </w:pPr>
          <w:del w:id="971" w:author="Martin Novák" w:date="2023-03-17T16:43:00Z">
            <w:r w:rsidDel="001931CD">
              <w:rPr>
                <w:rFonts w:eastAsia="Times New Roman"/>
              </w:rPr>
              <w:delText xml:space="preserve">[117] </w:delText>
            </w:r>
            <w:r w:rsidDel="001931CD">
              <w:rPr>
                <w:rFonts w:eastAsia="Times New Roman"/>
              </w:rPr>
              <w:tab/>
              <w:delText xml:space="preserve">SOCIAMIX. </w:delText>
            </w:r>
            <w:r w:rsidDel="001931CD">
              <w:rPr>
                <w:rFonts w:eastAsia="Times New Roman"/>
                <w:i/>
                <w:iCs/>
              </w:rPr>
              <w:delText>10 mins GameDev tips - Quaternions - YouTube</w:delText>
            </w:r>
            <w:r w:rsidDel="001931CD">
              <w:rPr>
                <w:rFonts w:eastAsia="Times New Roman"/>
              </w:rPr>
              <w:delText xml:space="preserve"> [online]. [vid. 2021-09-20]. Dostupné z: https://www.youtube.com/watch?v=1yoFjjJRnLY</w:delText>
            </w:r>
          </w:del>
        </w:p>
        <w:p w14:paraId="32150117" w14:textId="41E20CA6" w:rsidR="00AE538D" w:rsidDel="001931CD" w:rsidRDefault="00AE538D">
          <w:pPr>
            <w:autoSpaceDE w:val="0"/>
            <w:autoSpaceDN w:val="0"/>
            <w:ind w:hanging="640"/>
            <w:divId w:val="1482576247"/>
            <w:rPr>
              <w:del w:id="972" w:author="Martin Novák" w:date="2023-03-17T16:43:00Z"/>
              <w:rFonts w:eastAsia="Times New Roman"/>
            </w:rPr>
          </w:pPr>
          <w:del w:id="973" w:author="Martin Novák" w:date="2023-03-17T16:43:00Z">
            <w:r w:rsidDel="001931CD">
              <w:rPr>
                <w:rFonts w:eastAsia="Times New Roman"/>
              </w:rPr>
              <w:delText xml:space="preserve">[118] </w:delText>
            </w:r>
            <w:r w:rsidDel="001931CD">
              <w:rPr>
                <w:rFonts w:eastAsia="Times New Roman"/>
              </w:rPr>
              <w:tab/>
              <w:delText xml:space="preserve">3BLUE1BROWN. </w:delText>
            </w:r>
            <w:r w:rsidDel="001931CD">
              <w:rPr>
                <w:rFonts w:eastAsia="Times New Roman"/>
                <w:i/>
                <w:iCs/>
              </w:rPr>
              <w:delText>Quaternions and 3d rotation, explained interactively - YouTube</w:delText>
            </w:r>
            <w:r w:rsidDel="001931CD">
              <w:rPr>
                <w:rFonts w:eastAsia="Times New Roman"/>
              </w:rPr>
              <w:delText xml:space="preserve"> [online]. 2018 [vid. 2021-09-20]. Dostupné z: https://www.youtube.com/watch?v=zjMuIxRvygQ</w:delText>
            </w:r>
          </w:del>
        </w:p>
        <w:p w14:paraId="6AD7A85E" w14:textId="3BB55A58" w:rsidR="00AE538D" w:rsidDel="001931CD" w:rsidRDefault="00AE538D">
          <w:pPr>
            <w:autoSpaceDE w:val="0"/>
            <w:autoSpaceDN w:val="0"/>
            <w:ind w:hanging="640"/>
            <w:divId w:val="1805125045"/>
            <w:rPr>
              <w:del w:id="974" w:author="Martin Novák" w:date="2023-03-17T16:43:00Z"/>
              <w:rFonts w:eastAsia="Times New Roman"/>
            </w:rPr>
          </w:pPr>
          <w:del w:id="975" w:author="Martin Novák" w:date="2023-03-17T16:43:00Z">
            <w:r w:rsidDel="001931CD">
              <w:rPr>
                <w:rFonts w:eastAsia="Times New Roman"/>
              </w:rPr>
              <w:delText xml:space="preserve">[119] </w:delText>
            </w:r>
            <w:r w:rsidDel="001931CD">
              <w:rPr>
                <w:rFonts w:eastAsia="Times New Roman"/>
              </w:rPr>
              <w:tab/>
              <w:delText xml:space="preserve">MURRAY, Jeff W. </w:delText>
            </w:r>
            <w:r w:rsidDel="001931CD">
              <w:rPr>
                <w:rFonts w:eastAsia="Times New Roman"/>
                <w:i/>
                <w:iCs/>
              </w:rPr>
              <w:delText>C# Game Programming Cookbook for Unity 3D</w:delText>
            </w:r>
            <w:r w:rsidDel="001931CD">
              <w:rPr>
                <w:rFonts w:eastAsia="Times New Roman"/>
              </w:rPr>
              <w:delText xml:space="preserve"> [online]. 2. vyd. 2014. ISBN 9781466581401. Dostupné z: doi:10.1201/b17100</w:delText>
            </w:r>
          </w:del>
        </w:p>
        <w:p w14:paraId="6E631642" w14:textId="6170BD6D" w:rsidR="00AE538D" w:rsidDel="001931CD" w:rsidRDefault="00AE538D">
          <w:pPr>
            <w:autoSpaceDE w:val="0"/>
            <w:autoSpaceDN w:val="0"/>
            <w:ind w:hanging="640"/>
            <w:divId w:val="189683399"/>
            <w:rPr>
              <w:del w:id="976" w:author="Martin Novák" w:date="2023-03-17T16:43:00Z"/>
              <w:rFonts w:eastAsia="Times New Roman"/>
            </w:rPr>
          </w:pPr>
          <w:del w:id="977" w:author="Martin Novák" w:date="2023-03-17T16:43:00Z">
            <w:r w:rsidDel="001931CD">
              <w:rPr>
                <w:rFonts w:eastAsia="Times New Roman"/>
              </w:rPr>
              <w:delText xml:space="preserve">[120] </w:delText>
            </w:r>
            <w:r w:rsidDel="001931CD">
              <w:rPr>
                <w:rFonts w:eastAsia="Times New Roman"/>
              </w:rPr>
              <w:tab/>
              <w:delText xml:space="preserve">HARDMAN, Casey. </w:delText>
            </w:r>
            <w:r w:rsidDel="001931CD">
              <w:rPr>
                <w:rFonts w:eastAsia="Times New Roman"/>
                <w:i/>
                <w:iCs/>
              </w:rPr>
              <w:delText>Game Programming with Unity and C#</w:delText>
            </w:r>
            <w:r w:rsidDel="001931CD">
              <w:rPr>
                <w:rFonts w:eastAsia="Times New Roman"/>
              </w:rPr>
              <w:delText xml:space="preserve"> [online]. 2020. ISBN 1484256557. Dostupné z: doi:10.1007/978-1-4842-5656-5</w:delText>
            </w:r>
          </w:del>
        </w:p>
        <w:p w14:paraId="6A59C268" w14:textId="0C7826D3" w:rsidR="00AE538D" w:rsidDel="001931CD" w:rsidRDefault="00AE538D">
          <w:pPr>
            <w:autoSpaceDE w:val="0"/>
            <w:autoSpaceDN w:val="0"/>
            <w:ind w:hanging="640"/>
            <w:divId w:val="716121695"/>
            <w:rPr>
              <w:del w:id="978" w:author="Martin Novák" w:date="2023-03-17T16:43:00Z"/>
              <w:rFonts w:eastAsia="Times New Roman"/>
            </w:rPr>
          </w:pPr>
          <w:del w:id="979" w:author="Martin Novák" w:date="2023-03-17T16:43:00Z">
            <w:r w:rsidDel="001931CD">
              <w:rPr>
                <w:rFonts w:eastAsia="Times New Roman"/>
              </w:rPr>
              <w:delText xml:space="preserve">[121] </w:delText>
            </w:r>
            <w:r w:rsidDel="001931CD">
              <w:rPr>
                <w:rFonts w:eastAsia="Times New Roman"/>
              </w:rPr>
              <w:tab/>
              <w:delText xml:space="preserve">INSIDER. </w:delText>
            </w:r>
            <w:r w:rsidDel="001931CD">
              <w:rPr>
                <w:rFonts w:eastAsia="Times New Roman"/>
                <w:i/>
                <w:iCs/>
              </w:rPr>
              <w:delText>Why „The Mandalorian" Uses Virtual Sets Over Green Screen | Movies Insider - YouTube</w:delText>
            </w:r>
            <w:r w:rsidDel="001931CD">
              <w:rPr>
                <w:rFonts w:eastAsia="Times New Roman"/>
              </w:rPr>
              <w:delText xml:space="preserve"> [online]. [vid. 2021-06-24]. Dostupné z: https://www.youtube.com/watch?v=Ufp8weYYDE8</w:delText>
            </w:r>
          </w:del>
        </w:p>
        <w:p w14:paraId="1084074C" w14:textId="4F521F19" w:rsidR="00AE538D" w:rsidDel="001931CD" w:rsidRDefault="00AE538D">
          <w:pPr>
            <w:autoSpaceDE w:val="0"/>
            <w:autoSpaceDN w:val="0"/>
            <w:ind w:hanging="640"/>
            <w:divId w:val="210386232"/>
            <w:rPr>
              <w:del w:id="980" w:author="Martin Novák" w:date="2023-03-17T16:43:00Z"/>
              <w:rFonts w:eastAsia="Times New Roman"/>
            </w:rPr>
          </w:pPr>
          <w:del w:id="981" w:author="Martin Novák" w:date="2023-03-17T16:43:00Z">
            <w:r w:rsidDel="001931CD">
              <w:rPr>
                <w:rFonts w:eastAsia="Times New Roman"/>
              </w:rPr>
              <w:delText xml:space="preserve">[122] </w:delText>
            </w:r>
            <w:r w:rsidDel="001931CD">
              <w:rPr>
                <w:rFonts w:eastAsia="Times New Roman"/>
              </w:rPr>
              <w:tab/>
              <w:delText xml:space="preserve">EPIC GAMES. </w:delText>
            </w:r>
            <w:r w:rsidDel="001931CD">
              <w:rPr>
                <w:rFonts w:eastAsia="Times New Roman"/>
                <w:i/>
                <w:iCs/>
              </w:rPr>
              <w:delText>Real-Time In-Camera VFX for Next-Gen Filmmaking | Project Spotlight | Unreal Engine - YouTube</w:delText>
            </w:r>
            <w:r w:rsidDel="001931CD">
              <w:rPr>
                <w:rFonts w:eastAsia="Times New Roman"/>
              </w:rPr>
              <w:delText xml:space="preserve"> [online]. [vid. 2021-06-24]. Dostupné z: https://www.youtube.com/watch?v=bErPsq5kPzE</w:delText>
            </w:r>
          </w:del>
        </w:p>
        <w:p w14:paraId="34189739" w14:textId="26FB0EF9" w:rsidR="00AE538D" w:rsidDel="001931CD" w:rsidRDefault="00AE538D">
          <w:pPr>
            <w:autoSpaceDE w:val="0"/>
            <w:autoSpaceDN w:val="0"/>
            <w:ind w:hanging="640"/>
            <w:divId w:val="521632481"/>
            <w:rPr>
              <w:del w:id="982" w:author="Martin Novák" w:date="2023-03-17T16:43:00Z"/>
              <w:rFonts w:eastAsia="Times New Roman"/>
            </w:rPr>
          </w:pPr>
          <w:del w:id="983" w:author="Martin Novák" w:date="2023-03-17T16:43:00Z">
            <w:r w:rsidDel="001931CD">
              <w:rPr>
                <w:rFonts w:eastAsia="Times New Roman"/>
              </w:rPr>
              <w:delText xml:space="preserve">[123] </w:delText>
            </w:r>
            <w:r w:rsidDel="001931CD">
              <w:rPr>
                <w:rFonts w:eastAsia="Times New Roman"/>
              </w:rPr>
              <w:tab/>
            </w:r>
            <w:r w:rsidDel="001931CD">
              <w:rPr>
                <w:rFonts w:eastAsia="Times New Roman"/>
                <w:i/>
                <w:iCs/>
              </w:rPr>
              <w:delText>Gearbox Software’s Borderlands More Awesome Than Ever with Unreal Engine 3</w:delText>
            </w:r>
            <w:r w:rsidDel="001931CD">
              <w:rPr>
                <w:rFonts w:eastAsia="Times New Roman"/>
              </w:rPr>
              <w:delText xml:space="preserve"> [online]. [vid. 2021-07-01]. Dostupné z: https://www.unrealengine.com/en-US/blog/borderlands</w:delText>
            </w:r>
          </w:del>
        </w:p>
        <w:p w14:paraId="2E6E2A6B" w14:textId="70DA0E3F" w:rsidR="00AE538D" w:rsidDel="001931CD" w:rsidRDefault="00AE538D">
          <w:pPr>
            <w:autoSpaceDE w:val="0"/>
            <w:autoSpaceDN w:val="0"/>
            <w:ind w:hanging="640"/>
            <w:divId w:val="792753669"/>
            <w:rPr>
              <w:del w:id="984" w:author="Martin Novák" w:date="2023-03-17T16:43:00Z"/>
              <w:rFonts w:eastAsia="Times New Roman"/>
            </w:rPr>
          </w:pPr>
          <w:del w:id="985" w:author="Martin Novák" w:date="2023-03-17T16:43:00Z">
            <w:r w:rsidDel="001931CD">
              <w:rPr>
                <w:rFonts w:eastAsia="Times New Roman"/>
              </w:rPr>
              <w:delText xml:space="preserve">[124] </w:delText>
            </w:r>
            <w:r w:rsidDel="001931CD">
              <w:rPr>
                <w:rFonts w:eastAsia="Times New Roman"/>
              </w:rPr>
              <w:tab/>
            </w:r>
            <w:r w:rsidDel="001931CD">
              <w:rPr>
                <w:rFonts w:eastAsia="Times New Roman"/>
                <w:i/>
                <w:iCs/>
              </w:rPr>
              <w:delText>CRYENGINE | Support: Licensing</w:delText>
            </w:r>
            <w:r w:rsidDel="001931CD">
              <w:rPr>
                <w:rFonts w:eastAsia="Times New Roman"/>
              </w:rPr>
              <w:delText xml:space="preserve"> [online]. [vid. 2021-06-24]. Dostupné z: https://www.cryengine.com/support/view/licensing</w:delText>
            </w:r>
          </w:del>
        </w:p>
        <w:p w14:paraId="535E1400" w14:textId="6A169313" w:rsidR="00AE538D" w:rsidDel="001931CD" w:rsidRDefault="00AE538D">
          <w:pPr>
            <w:autoSpaceDE w:val="0"/>
            <w:autoSpaceDN w:val="0"/>
            <w:ind w:hanging="640"/>
            <w:divId w:val="1086462316"/>
            <w:rPr>
              <w:del w:id="986" w:author="Martin Novák" w:date="2023-03-17T16:43:00Z"/>
              <w:rFonts w:eastAsia="Times New Roman"/>
            </w:rPr>
          </w:pPr>
          <w:del w:id="987" w:author="Martin Novák" w:date="2023-03-17T16:43:00Z">
            <w:r w:rsidDel="001931CD">
              <w:rPr>
                <w:rFonts w:eastAsia="Times New Roman"/>
              </w:rPr>
              <w:delText xml:space="preserve">[125] </w:delText>
            </w:r>
            <w:r w:rsidDel="001931CD">
              <w:rPr>
                <w:rFonts w:eastAsia="Times New Roman"/>
              </w:rPr>
              <w:tab/>
              <w:delText xml:space="preserve">TECHNOLOGIES, Unity. </w:delText>
            </w:r>
            <w:r w:rsidDel="001931CD">
              <w:rPr>
                <w:rFonts w:eastAsia="Times New Roman"/>
                <w:i/>
                <w:iCs/>
              </w:rPr>
              <w:delText>What platforms are supported by Unity? – Unity</w:delText>
            </w:r>
            <w:r w:rsidDel="001931CD">
              <w:rPr>
                <w:rFonts w:eastAsia="Times New Roman"/>
              </w:rPr>
              <w:delText xml:space="preserve"> [online]. [vid. 2021-06-23]. Dostupné z: https://support.unity.com/hc/en-us/articles/206336795-What-platforms-are-supported-by-Unity-</w:delText>
            </w:r>
          </w:del>
        </w:p>
        <w:p w14:paraId="5B3228A1" w14:textId="75C9544F" w:rsidR="00AE538D" w:rsidDel="001931CD" w:rsidRDefault="00AE538D">
          <w:pPr>
            <w:autoSpaceDE w:val="0"/>
            <w:autoSpaceDN w:val="0"/>
            <w:ind w:hanging="640"/>
            <w:divId w:val="1117945379"/>
            <w:rPr>
              <w:del w:id="988" w:author="Martin Novák" w:date="2023-03-17T16:43:00Z"/>
              <w:rFonts w:eastAsia="Times New Roman"/>
            </w:rPr>
          </w:pPr>
          <w:del w:id="989" w:author="Martin Novák" w:date="2023-03-17T16:43:00Z">
            <w:r w:rsidDel="001931CD">
              <w:rPr>
                <w:rFonts w:eastAsia="Times New Roman"/>
              </w:rPr>
              <w:delText xml:space="preserve">[126] </w:delText>
            </w:r>
            <w:r w:rsidDel="001931CD">
              <w:rPr>
                <w:rFonts w:eastAsia="Times New Roman"/>
              </w:rPr>
              <w:tab/>
              <w:delText xml:space="preserve">EPIC GAMES. </w:delText>
            </w:r>
            <w:r w:rsidDel="001931CD">
              <w:rPr>
                <w:rFonts w:eastAsia="Times New Roman"/>
                <w:i/>
                <w:iCs/>
              </w:rPr>
              <w:delText>Multi-platform development</w:delText>
            </w:r>
            <w:r w:rsidDel="001931CD">
              <w:rPr>
                <w:rFonts w:eastAsia="Times New Roman"/>
              </w:rPr>
              <w:delText xml:space="preserve"> [online]. [vid. 2021-06-23]. Dostupné z: https://www.unrealengine.com/en-US/features/multi-platform-development</w:delText>
            </w:r>
          </w:del>
        </w:p>
        <w:p w14:paraId="2E4D8028" w14:textId="6EABE6F4" w:rsidR="00AE538D" w:rsidDel="001931CD" w:rsidRDefault="00AE538D">
          <w:pPr>
            <w:autoSpaceDE w:val="0"/>
            <w:autoSpaceDN w:val="0"/>
            <w:ind w:hanging="640"/>
            <w:divId w:val="1094863699"/>
            <w:rPr>
              <w:del w:id="990" w:author="Martin Novák" w:date="2023-03-17T16:43:00Z"/>
              <w:rFonts w:eastAsia="Times New Roman"/>
            </w:rPr>
          </w:pPr>
          <w:del w:id="991" w:author="Martin Novák" w:date="2023-03-17T16:43:00Z">
            <w:r w:rsidDel="001931CD">
              <w:rPr>
                <w:rFonts w:eastAsia="Times New Roman"/>
              </w:rPr>
              <w:delText xml:space="preserve">[127] </w:delText>
            </w:r>
            <w:r w:rsidDel="001931CD">
              <w:rPr>
                <w:rFonts w:eastAsia="Times New Roman"/>
              </w:rPr>
              <w:tab/>
              <w:delText xml:space="preserve">EPIC GAMES. </w:delText>
            </w:r>
            <w:r w:rsidDel="001931CD">
              <w:rPr>
                <w:rFonts w:eastAsia="Times New Roman"/>
                <w:i/>
                <w:iCs/>
              </w:rPr>
              <w:delText>Download - Unreal Engine</w:delText>
            </w:r>
            <w:r w:rsidDel="001931CD">
              <w:rPr>
                <w:rFonts w:eastAsia="Times New Roman"/>
              </w:rPr>
              <w:delText xml:space="preserve"> [online]. [vid. 2021-06-22]. Dostupné z: https://www.unrealengine.com/en-US/download</w:delText>
            </w:r>
          </w:del>
        </w:p>
        <w:p w14:paraId="6E3A45EF" w14:textId="26955593" w:rsidR="00AE538D" w:rsidDel="001931CD" w:rsidRDefault="00AE538D">
          <w:pPr>
            <w:autoSpaceDE w:val="0"/>
            <w:autoSpaceDN w:val="0"/>
            <w:ind w:hanging="640"/>
            <w:divId w:val="1358197660"/>
            <w:rPr>
              <w:del w:id="992" w:author="Martin Novák" w:date="2023-03-17T16:43:00Z"/>
              <w:rFonts w:eastAsia="Times New Roman"/>
            </w:rPr>
          </w:pPr>
          <w:del w:id="993" w:author="Martin Novák" w:date="2023-03-17T16:43:00Z">
            <w:r w:rsidDel="001931CD">
              <w:rPr>
                <w:rFonts w:eastAsia="Times New Roman"/>
              </w:rPr>
              <w:delText xml:space="preserve">[128] </w:delText>
            </w:r>
            <w:r w:rsidDel="001931CD">
              <w:rPr>
                <w:rFonts w:eastAsia="Times New Roman"/>
              </w:rPr>
              <w:tab/>
            </w:r>
            <w:r w:rsidDel="001931CD">
              <w:rPr>
                <w:rFonts w:eastAsia="Times New Roman"/>
                <w:i/>
                <w:iCs/>
              </w:rPr>
              <w:delText>CRYENGINE | Support: General</w:delText>
            </w:r>
            <w:r w:rsidDel="001931CD">
              <w:rPr>
                <w:rFonts w:eastAsia="Times New Roman"/>
              </w:rPr>
              <w:delText xml:space="preserve"> [online]. [vid. 2021-06-24]. Dostupné z: https://www.cryengine.com/support/view/general#platform-support</w:delText>
            </w:r>
          </w:del>
        </w:p>
        <w:p w14:paraId="27B540EE" w14:textId="4A00A4CB" w:rsidR="00F67031" w:rsidRDefault="00AE538D">
          <w:del w:id="994" w:author="Martin Novák" w:date="2023-03-17T16:43:00Z">
            <w:r w:rsidDel="001931CD">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10995" w14:textId="77777777" w:rsidR="000F0037" w:rsidRDefault="000F0037" w:rsidP="00891BAF">
      <w:pPr>
        <w:spacing w:after="0" w:line="240" w:lineRule="auto"/>
      </w:pPr>
      <w:r>
        <w:separator/>
      </w:r>
    </w:p>
  </w:endnote>
  <w:endnote w:type="continuationSeparator" w:id="0">
    <w:p w14:paraId="25E34E2E" w14:textId="77777777" w:rsidR="000F0037" w:rsidRDefault="000F0037"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A91B4" w14:textId="77777777" w:rsidR="000F0037" w:rsidRDefault="000F0037" w:rsidP="00891BAF">
      <w:pPr>
        <w:spacing w:after="0" w:line="240" w:lineRule="auto"/>
      </w:pPr>
      <w:r>
        <w:separator/>
      </w:r>
    </w:p>
  </w:footnote>
  <w:footnote w:type="continuationSeparator" w:id="0">
    <w:p w14:paraId="26319E34" w14:textId="77777777" w:rsidR="000F0037" w:rsidRDefault="000F0037"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356B"/>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52A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498B"/>
    <w:rsid w:val="00D25ABA"/>
    <w:rsid w:val="00D26C2D"/>
    <w:rsid w:val="00D317CC"/>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26B45"/>
    <w:rsid w:val="00B94A4C"/>
    <w:rsid w:val="00B95B2C"/>
    <w:rsid w:val="00BB6061"/>
    <w:rsid w:val="00BD45FD"/>
    <w:rsid w:val="00BE7F0E"/>
    <w:rsid w:val="00C06329"/>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65b48ca3-c358-4442-9969-35c8d83630d0&quot;,&quot;properties&quot;:{&quot;noteIndex&quot;:0},&quot;isEdited&quot;:false,&quot;manualOverride&quot;:{&quot;citeprocText&quot;:&quot;[89]&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OV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4]&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0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89]&quot;,&quot;isManuallyOverridden&quot;:false,&quot;manualOverrideText&quot;:&quot;&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Tag&quot;:&quot;MENDELEY_CITATION_v3_eyJjaXRhdGlvbklEIjoiTUVOREVMRVlfQ0lUQVRJT05fMzU5MWU2ZjUtZTIxOS00YjM2LWJiMmItMzBjYjIwMTZmZDBhIiwicHJvcGVydGllcyI6eyJub3RlSW5kZXgiOjB9LCJpc0VkaXRlZCI6ZmFsc2UsIm1hbnVhbE92ZXJyaWRlIjp7ImNpdGVwcm9jVGV4dCI6Ils3MiwgNzQsIDg5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D&quot;:&quot;MENDELEY_CITATION_19d458a1-e474-4360-8725-7ae7e219735b&quot;,&quot;properties&quot;:{&quot;noteIndex&quot;:0},&quot;isEdited&quot;:false,&quot;manualOverride&quot;:{&quot;isManuallyOverridden&quot;:false,&quot;citeprocText&quot;:&quot;[9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w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x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1]&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3]&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z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5]&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1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5]&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1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6]&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2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6]&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2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7]&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3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8]&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4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5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1]&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M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2]&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M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3]&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M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4]&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N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5]&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N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6]&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N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7]&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N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8]&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8]&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8]&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9]&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l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0]&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B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1]&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F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2]&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J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3]&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N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4]&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R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5]&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V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6]&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Z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7]&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d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8]&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h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9]&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l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0]&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B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1, 122]&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EsIDEyM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3, 124]&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MsIDEyN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5, 126]&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UsIDEyN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8]&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8]&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h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9, 130]&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ksIDEzM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3, 131]&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MsIDEzM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8]&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h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3]&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N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2]&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J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7]&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133682</TotalTime>
  <Pages>36</Pages>
  <Words>16461</Words>
  <Characters>97122</Characters>
  <Application>Microsoft Office Word</Application>
  <DocSecurity>0</DocSecurity>
  <Lines>809</Lines>
  <Paragraphs>226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665</cp:revision>
  <cp:lastPrinted>2023-02-12T16:23:00Z</cp:lastPrinted>
  <dcterms:created xsi:type="dcterms:W3CDTF">2021-03-29T20:15:00Z</dcterms:created>
  <dcterms:modified xsi:type="dcterms:W3CDTF">2023-03-17T16:00:00Z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