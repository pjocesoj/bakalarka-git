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436BD03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0T19:14:00Z">
            <w:r w:rsidR="00205822" w:rsidRPr="00E46AC7">
              <w:rPr>
                <w:color w:val="000000"/>
              </w:rPr>
              <w:t>[1]</w:t>
            </w:r>
          </w:ins>
          <w:del w:id="7" w:author="Martin Novák" w:date="2023-03-20T17:48:00Z">
            <w:r w:rsidR="0053001E" w:rsidRPr="00205822"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0T19:14:00Z">
            <w:r w:rsidR="00205822" w:rsidRPr="00205822">
              <w:rPr>
                <w:color w:val="000000"/>
              </w:rPr>
              <w:t>[2]</w:t>
            </w:r>
          </w:ins>
          <w:del w:id="9" w:author="Martin Novák" w:date="2023-03-20T17:48:00Z">
            <w:r w:rsidR="0053001E" w:rsidRPr="00205822"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BDA16D8"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0T19:14:00Z">
            <w:r w:rsidR="00205822" w:rsidRPr="00205822">
              <w:rPr>
                <w:i w:val="0"/>
                <w:color w:val="000000"/>
              </w:rPr>
              <w:t>[2]</w:t>
            </w:r>
          </w:ins>
          <w:del w:id="12" w:author="Martin Novák" w:date="2023-03-20T17:48:00Z">
            <w:r w:rsidR="0053001E" w:rsidRPr="00205822"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94FDD2"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0T19:14:00Z">
            <w:r w:rsidR="00205822" w:rsidRPr="00205822">
              <w:rPr>
                <w:color w:val="000000"/>
                <w:highlight w:val="green"/>
              </w:rPr>
              <w:t>[3]</w:t>
            </w:r>
          </w:ins>
          <w:del w:id="14" w:author="Martin Novák" w:date="2023-03-20T17:48:00Z">
            <w:r w:rsidR="0053001E" w:rsidRPr="00205822"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0T19:14:00Z">
            <w:r w:rsidR="00205822" w:rsidRPr="00205822">
              <w:rPr>
                <w:color w:val="000000"/>
                <w:highlight w:val="green"/>
              </w:rPr>
              <w:t>[4]</w:t>
            </w:r>
          </w:ins>
          <w:del w:id="16" w:author="Martin Novák" w:date="2023-03-20T17:48:00Z">
            <w:r w:rsidR="0053001E" w:rsidRPr="00205822"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1A5AECB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0T19:14:00Z">
            <w:r w:rsidR="00205822" w:rsidRPr="00205822">
              <w:rPr>
                <w:color w:val="000000"/>
                <w:highlight w:val="green"/>
              </w:rPr>
              <w:t>[5]</w:t>
            </w:r>
          </w:ins>
          <w:del w:id="21" w:author="Martin Novák" w:date="2023-03-20T17:48:00Z">
            <w:r w:rsidR="0053001E" w:rsidRPr="00205822"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0T19:14:00Z">
            <w:r w:rsidR="00205822" w:rsidRPr="00205822">
              <w:rPr>
                <w:color w:val="000000"/>
                <w:highlight w:val="green"/>
              </w:rPr>
              <w:t>[6]</w:t>
            </w:r>
          </w:ins>
          <w:del w:id="23" w:author="Martin Novák" w:date="2023-03-20T17:48:00Z">
            <w:r w:rsidR="0053001E" w:rsidRPr="00205822"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0T19:14:00Z">
            <w:r w:rsidR="00205822" w:rsidRPr="00205822">
              <w:rPr>
                <w:color w:val="000000"/>
                <w:highlight w:val="green"/>
              </w:rPr>
              <w:t>[7]</w:t>
            </w:r>
          </w:ins>
          <w:del w:id="25" w:author="Martin Novák" w:date="2023-03-20T17:48:00Z">
            <w:r w:rsidR="0053001E" w:rsidRPr="00205822"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0T19:14:00Z">
            <w:r w:rsidR="00205822" w:rsidRPr="00205822">
              <w:rPr>
                <w:color w:val="000000"/>
                <w:highlight w:val="green"/>
              </w:rPr>
              <w:t>[8]</w:t>
            </w:r>
          </w:ins>
          <w:del w:id="27" w:author="Martin Novák" w:date="2023-03-20T17:48:00Z">
            <w:r w:rsidR="0053001E" w:rsidRPr="00205822"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43CF6CC7"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0T19:14:00Z">
            <w:r w:rsidR="00205822" w:rsidRPr="00205822">
              <w:rPr>
                <w:color w:val="000000"/>
                <w:highlight w:val="green"/>
              </w:rPr>
              <w:t>[9, 10]</w:t>
            </w:r>
          </w:ins>
          <w:del w:id="30" w:author="Martin Novák" w:date="2023-03-20T17:48:00Z">
            <w:r w:rsidR="0053001E" w:rsidRPr="00205822" w:rsidDel="00DE5A44">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0T19:14:00Z">
            <w:r w:rsidR="00205822" w:rsidRPr="00205822">
              <w:rPr>
                <w:color w:val="000000"/>
                <w:highlight w:val="green"/>
              </w:rPr>
              <w:t>[11]</w:t>
            </w:r>
          </w:ins>
          <w:del w:id="32" w:author="Martin Novák" w:date="2023-03-20T17:48:00Z">
            <w:r w:rsidR="0053001E" w:rsidRPr="00205822" w:rsidDel="00DE5A44">
              <w:rPr>
                <w:color w:val="000000"/>
                <w:highlight w:val="green"/>
              </w:rPr>
              <w:delText>[11]</w:delText>
            </w:r>
          </w:del>
        </w:sdtContent>
      </w:sdt>
      <w:r w:rsidR="00431B78" w:rsidRPr="00D7426C">
        <w:rPr>
          <w:color w:val="000000"/>
          <w:highlight w:val="green"/>
        </w:rPr>
        <w:t>.</w:t>
      </w:r>
    </w:p>
    <w:p w14:paraId="4AC68E92" w14:textId="749826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0T19:14:00Z">
            <w:r w:rsidR="00205822" w:rsidRPr="00205822">
              <w:rPr>
                <w:color w:val="000000"/>
                <w:highlight w:val="green"/>
              </w:rPr>
              <w:t>[12–14]</w:t>
            </w:r>
          </w:ins>
          <w:del w:id="34" w:author="Martin Novák" w:date="2023-03-20T17:48:00Z">
            <w:r w:rsidR="0053001E" w:rsidRPr="00205822"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D5021C0"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0T19:14:00Z">
            <w:r w:rsidR="00205822" w:rsidRPr="00205822">
              <w:rPr>
                <w:color w:val="000000"/>
                <w:highlight w:val="green"/>
              </w:rPr>
              <w:t>[8]</w:t>
            </w:r>
          </w:ins>
          <w:del w:id="37" w:author="Martin Novák" w:date="2023-03-20T17:48:00Z">
            <w:r w:rsidR="0053001E" w:rsidRPr="00205822"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015A3BD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0T19:14:00Z">
            <w:r w:rsidR="00205822" w:rsidRPr="00205822">
              <w:rPr>
                <w:color w:val="000000"/>
                <w:highlight w:val="green"/>
              </w:rPr>
              <w:t>[15]</w:t>
            </w:r>
          </w:ins>
          <w:del w:id="40" w:author="Martin Novák" w:date="2023-03-20T17:48:00Z">
            <w:r w:rsidR="0053001E" w:rsidRPr="00205822"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0T19:14:00Z">
            <w:r w:rsidR="00205822" w:rsidRPr="00205822">
              <w:rPr>
                <w:color w:val="000000"/>
                <w:highlight w:val="green"/>
              </w:rPr>
              <w:t>[16]</w:t>
            </w:r>
          </w:ins>
          <w:del w:id="42" w:author="Martin Novák" w:date="2023-03-20T17:48:00Z">
            <w:r w:rsidR="0053001E" w:rsidRPr="00205822"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775099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0T19:14:00Z">
            <w:r w:rsidR="00205822" w:rsidRPr="00205822">
              <w:rPr>
                <w:rFonts w:cstheme="minorHAnsi"/>
                <w:color w:val="000000"/>
                <w:highlight w:val="green"/>
                <w:shd w:val="clear" w:color="auto" w:fill="FFFFFF"/>
              </w:rPr>
              <w:t>[17]</w:t>
            </w:r>
          </w:ins>
          <w:del w:id="46" w:author="Martin Novák" w:date="2023-03-20T17:48:00Z">
            <w:r w:rsidR="0053001E" w:rsidRPr="00205822"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0T19:14:00Z">
            <w:r w:rsidR="00205822" w:rsidRPr="00205822">
              <w:rPr>
                <w:color w:val="000000"/>
                <w:highlight w:val="green"/>
              </w:rPr>
              <w:t>[18, 19]</w:t>
            </w:r>
          </w:ins>
          <w:del w:id="48" w:author="Martin Novák" w:date="2023-03-20T17:48:00Z">
            <w:r w:rsidR="0053001E" w:rsidRPr="00205822"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18103C8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0T19:14:00Z">
            <w:r w:rsidR="00205822" w:rsidRPr="00205822">
              <w:rPr>
                <w:color w:val="000000"/>
                <w:highlight w:val="green"/>
              </w:rPr>
              <w:t>[9]</w:t>
            </w:r>
          </w:ins>
          <w:del w:id="51" w:author="Martin Novák" w:date="2023-03-20T17:48:00Z">
            <w:r w:rsidR="0053001E" w:rsidRPr="00205822"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0T19:14:00Z">
            <w:r w:rsidR="00205822" w:rsidRPr="00205822">
              <w:rPr>
                <w:color w:val="000000"/>
                <w:highlight w:val="green"/>
              </w:rPr>
              <w:t>[20]</w:t>
            </w:r>
          </w:ins>
          <w:del w:id="53" w:author="Martin Novák" w:date="2023-03-20T17:48:00Z">
            <w:r w:rsidR="0053001E" w:rsidRPr="00205822"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19D6E76C"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0T19:14:00Z">
            <w:r w:rsidR="00205822" w:rsidRPr="00205822">
              <w:rPr>
                <w:color w:val="000000"/>
                <w:highlight w:val="green"/>
              </w:rPr>
              <w:t>[19]</w:t>
            </w:r>
          </w:ins>
          <w:del w:id="56" w:author="Martin Novák" w:date="2023-03-20T17:48:00Z">
            <w:r w:rsidR="0053001E" w:rsidRPr="00205822"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0T19:14:00Z">
            <w:r w:rsidR="00205822" w:rsidRPr="00205822">
              <w:rPr>
                <w:color w:val="000000"/>
                <w:highlight w:val="green"/>
              </w:rPr>
              <w:t>[21]</w:t>
            </w:r>
          </w:ins>
          <w:del w:id="58" w:author="Martin Novák" w:date="2023-03-20T17:48:00Z">
            <w:r w:rsidR="0053001E" w:rsidRPr="00205822"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0T19:14:00Z">
            <w:r w:rsidR="00205822" w:rsidRPr="00205822">
              <w:rPr>
                <w:color w:val="000000"/>
                <w:highlight w:val="green"/>
              </w:rPr>
              <w:t>[22]</w:t>
            </w:r>
          </w:ins>
          <w:del w:id="60" w:author="Martin Novák" w:date="2023-03-20T17:48:00Z">
            <w:r w:rsidR="0053001E" w:rsidRPr="00205822"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24F8812"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0T19:14:00Z">
            <w:r w:rsidR="00205822" w:rsidRPr="00205822">
              <w:rPr>
                <w:color w:val="000000"/>
                <w:highlight w:val="green"/>
              </w:rPr>
              <w:t>[23]</w:t>
            </w:r>
          </w:ins>
          <w:del w:id="63" w:author="Martin Novák" w:date="2023-03-20T17:48:00Z">
            <w:r w:rsidR="0053001E" w:rsidRPr="00205822"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0T19:14:00Z">
            <w:r w:rsidR="00205822" w:rsidRPr="00205822">
              <w:rPr>
                <w:color w:val="000000"/>
                <w:highlight w:val="green"/>
              </w:rPr>
              <w:t>[24, 25]</w:t>
            </w:r>
          </w:ins>
          <w:del w:id="65" w:author="Martin Novák" w:date="2023-03-20T17:48:00Z">
            <w:r w:rsidR="0053001E" w:rsidRPr="00205822"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0T19:14:00Z">
            <w:r w:rsidR="00205822" w:rsidRPr="00205822">
              <w:rPr>
                <w:color w:val="000000"/>
                <w:highlight w:val="green"/>
              </w:rPr>
              <w:t>[26, 27]</w:t>
            </w:r>
          </w:ins>
          <w:del w:id="67" w:author="Martin Novák" w:date="2023-03-20T17:48:00Z">
            <w:r w:rsidR="0053001E" w:rsidRPr="00205822"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2F8A9434"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0T19:14:00Z">
            <w:r w:rsidR="00205822" w:rsidRPr="00205822">
              <w:rPr>
                <w:color w:val="000000"/>
                <w:highlight w:val="green"/>
              </w:rPr>
              <w:t>[19]</w:t>
            </w:r>
          </w:ins>
          <w:del w:id="70" w:author="Martin Novák" w:date="2023-03-20T17:48:00Z">
            <w:r w:rsidR="0053001E" w:rsidRPr="00205822"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0T19:14:00Z">
            <w:r w:rsidR="00205822" w:rsidRPr="00205822">
              <w:rPr>
                <w:color w:val="000000"/>
                <w:highlight w:val="green"/>
              </w:rPr>
              <w:t>[28]</w:t>
            </w:r>
          </w:ins>
          <w:del w:id="72" w:author="Martin Novák" w:date="2023-03-20T17:48:00Z">
            <w:r w:rsidR="0053001E" w:rsidRPr="00205822"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0T19:14:00Z">
            <w:r w:rsidR="00205822" w:rsidRPr="00205822">
              <w:rPr>
                <w:color w:val="000000"/>
                <w:highlight w:val="green"/>
              </w:rPr>
              <w:t>[19]</w:t>
            </w:r>
          </w:ins>
          <w:del w:id="74" w:author="Martin Novák" w:date="2023-03-20T17:48:00Z">
            <w:r w:rsidR="0053001E" w:rsidRPr="00205822"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BE623D7"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0T19:14:00Z">
            <w:r w:rsidR="00205822" w:rsidRPr="00205822">
              <w:rPr>
                <w:color w:val="000000"/>
                <w:highlight w:val="green"/>
              </w:rPr>
              <w:t>[11, 29, 30]</w:t>
            </w:r>
          </w:ins>
          <w:del w:id="79" w:author="Martin Novák" w:date="2023-03-20T17:48:00Z">
            <w:r w:rsidR="0053001E" w:rsidRPr="00205822"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3EA66056"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0T19:14:00Z">
            <w:r w:rsidR="00205822" w:rsidRPr="00205822">
              <w:rPr>
                <w:rFonts w:cstheme="minorHAnsi"/>
                <w:color w:val="000000"/>
                <w:highlight w:val="green"/>
              </w:rPr>
              <w:t>[30]</w:t>
            </w:r>
          </w:ins>
          <w:del w:id="81" w:author="Martin Novák" w:date="2023-03-20T17:48:00Z">
            <w:r w:rsidR="0053001E" w:rsidRPr="00205822"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0T19:14:00Z">
            <w:r w:rsidR="00205822" w:rsidRPr="00205822">
              <w:rPr>
                <w:rFonts w:cstheme="minorHAnsi"/>
                <w:color w:val="000000"/>
                <w:highlight w:val="green"/>
              </w:rPr>
              <w:t>[31]</w:t>
            </w:r>
          </w:ins>
          <w:del w:id="83" w:author="Martin Novák" w:date="2023-03-20T17:48:00Z">
            <w:r w:rsidR="0053001E" w:rsidRPr="00205822"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0T19:14:00Z">
            <w:r w:rsidR="00205822" w:rsidRPr="00205822">
              <w:rPr>
                <w:rFonts w:cstheme="minorHAnsi"/>
                <w:color w:val="000000"/>
                <w:highlight w:val="green"/>
              </w:rPr>
              <w:t>[11, 32, 33]</w:t>
            </w:r>
          </w:ins>
          <w:del w:id="85" w:author="Martin Novák" w:date="2023-03-20T17:48:00Z">
            <w:r w:rsidR="0053001E" w:rsidRPr="00205822"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0T19:14:00Z">
            <w:r w:rsidR="00205822" w:rsidRPr="00205822">
              <w:rPr>
                <w:rFonts w:cstheme="minorHAnsi"/>
                <w:color w:val="000000"/>
                <w:highlight w:val="green"/>
              </w:rPr>
              <w:t>[34]</w:t>
            </w:r>
          </w:ins>
          <w:del w:id="87" w:author="Martin Novák" w:date="2023-03-20T17:48:00Z">
            <w:r w:rsidR="0053001E" w:rsidRPr="00205822"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33F9DCD6"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0T19:14:00Z">
            <w:r w:rsidR="00205822" w:rsidRPr="00205822">
              <w:rPr>
                <w:rFonts w:cstheme="minorHAnsi"/>
                <w:color w:val="000000"/>
                <w:highlight w:val="green"/>
              </w:rPr>
              <w:t>[35]</w:t>
            </w:r>
          </w:ins>
          <w:del w:id="89" w:author="Martin Novák" w:date="2023-03-20T17:48:00Z">
            <w:r w:rsidR="0053001E" w:rsidRPr="00205822"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0T19:14:00Z">
            <w:r w:rsidR="00205822" w:rsidRPr="00205822">
              <w:rPr>
                <w:rFonts w:cstheme="minorHAnsi"/>
                <w:color w:val="000000"/>
                <w:highlight w:val="green"/>
              </w:rPr>
              <w:t>[30]</w:t>
            </w:r>
          </w:ins>
          <w:del w:id="91" w:author="Martin Novák" w:date="2023-03-20T17:48:00Z">
            <w:r w:rsidR="0053001E" w:rsidRPr="00205822"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0T19:14:00Z">
            <w:r w:rsidR="00205822" w:rsidRPr="00205822">
              <w:rPr>
                <w:color w:val="000000"/>
                <w:highlight w:val="green"/>
              </w:rPr>
              <w:t>[36]</w:t>
            </w:r>
          </w:ins>
          <w:del w:id="93" w:author="Martin Novák" w:date="2023-03-20T17:48:00Z">
            <w:r w:rsidR="0053001E" w:rsidRPr="00205822"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3BCCA771"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0T19:14:00Z">
            <w:r w:rsidR="00205822" w:rsidRPr="00205822">
              <w:rPr>
                <w:color w:val="000000"/>
                <w:highlight w:val="green"/>
              </w:rPr>
              <w:t>[37]</w:t>
            </w:r>
          </w:ins>
          <w:del w:id="96" w:author="Martin Novák" w:date="2023-03-20T17:48:00Z">
            <w:r w:rsidR="0053001E" w:rsidRPr="00205822"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0T19:14:00Z">
            <w:r w:rsidR="00205822" w:rsidRPr="00205822">
              <w:rPr>
                <w:color w:val="000000"/>
                <w:highlight w:val="green"/>
              </w:rPr>
              <w:t>[38, 39]</w:t>
            </w:r>
          </w:ins>
          <w:del w:id="98" w:author="Martin Novák" w:date="2023-03-20T17:48:00Z">
            <w:r w:rsidR="0053001E" w:rsidRPr="00205822"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41016330"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0T19:14:00Z">
            <w:r w:rsidR="00205822" w:rsidRPr="00205822">
              <w:rPr>
                <w:color w:val="000000"/>
                <w:highlight w:val="green"/>
              </w:rPr>
              <w:t>[40]</w:t>
            </w:r>
          </w:ins>
          <w:del w:id="101" w:author="Martin Novák" w:date="2023-03-20T17:48:00Z">
            <w:r w:rsidR="0053001E" w:rsidRPr="00205822"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0T19:15:00Z">
            <w:r w:rsidR="00205822" w:rsidRPr="00205822">
              <w:rPr>
                <w:color w:val="000000"/>
                <w:highlight w:val="green"/>
              </w:rPr>
              <w:t>[29]</w:t>
            </w:r>
          </w:ins>
          <w:del w:id="103" w:author="Martin Novák" w:date="2023-03-20T17:48:00Z">
            <w:r w:rsidR="0053001E" w:rsidRPr="00205822"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0T19:15:00Z">
            <w:r w:rsidR="00205822" w:rsidRPr="00205822">
              <w:rPr>
                <w:color w:val="000000"/>
                <w:highlight w:val="green"/>
              </w:rPr>
              <w:t>[41, 42]</w:t>
            </w:r>
          </w:ins>
          <w:del w:id="105" w:author="Martin Novák" w:date="2023-03-20T17:48:00Z">
            <w:r w:rsidR="0053001E" w:rsidRPr="00205822"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2B75D78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0T19:15:00Z">
            <w:r w:rsidR="00205822" w:rsidRPr="00205822">
              <w:rPr>
                <w:color w:val="000000"/>
                <w:highlight w:val="green"/>
              </w:rPr>
              <w:t>[37]</w:t>
            </w:r>
          </w:ins>
          <w:del w:id="108" w:author="Martin Novák" w:date="2023-03-20T17:48:00Z">
            <w:r w:rsidR="0053001E" w:rsidRPr="00205822"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EDCC962"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0T19:15:00Z">
            <w:r w:rsidR="00205822" w:rsidRPr="00205822">
              <w:rPr>
                <w:color w:val="000000"/>
                <w:highlight w:val="green"/>
              </w:rPr>
              <w:t>[43–45]</w:t>
            </w:r>
          </w:ins>
          <w:del w:id="110" w:author="Martin Novák" w:date="2023-03-20T17:48:00Z">
            <w:r w:rsidR="0053001E" w:rsidRPr="00205822"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0T19:15:00Z">
            <w:r w:rsidR="00205822" w:rsidRPr="00205822">
              <w:rPr>
                <w:color w:val="000000"/>
                <w:highlight w:val="green"/>
              </w:rPr>
              <w:t>[46, 47]</w:t>
            </w:r>
          </w:ins>
          <w:del w:id="112" w:author="Martin Novák" w:date="2023-03-20T17:48:00Z">
            <w:r w:rsidR="0053001E" w:rsidRPr="00205822"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7AAAEFE9"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0T19:15:00Z">
            <w:r w:rsidR="00205822" w:rsidRPr="00205822">
              <w:rPr>
                <w:color w:val="000000"/>
                <w:highlight w:val="green"/>
              </w:rPr>
              <w:t>[48]</w:t>
            </w:r>
          </w:ins>
          <w:del w:id="115" w:author="Martin Novák" w:date="2023-03-20T17:48:00Z">
            <w:r w:rsidR="0053001E" w:rsidRPr="00205822"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1801480"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0T19:15:00Z">
            <w:r w:rsidR="00205822" w:rsidRPr="00205822">
              <w:rPr>
                <w:color w:val="000000"/>
                <w:highlight w:val="green"/>
              </w:rPr>
              <w:t>[49]</w:t>
            </w:r>
          </w:ins>
          <w:del w:id="118" w:author="Martin Novák" w:date="2023-03-20T17:48:00Z">
            <w:r w:rsidR="0053001E" w:rsidRPr="00205822"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0T19:15:00Z">
            <w:r w:rsidR="00205822" w:rsidRPr="00205822">
              <w:rPr>
                <w:color w:val="000000"/>
                <w:highlight w:val="green"/>
              </w:rPr>
              <w:t>[50]</w:t>
            </w:r>
          </w:ins>
          <w:del w:id="120" w:author="Martin Novák" w:date="2023-03-20T17:48:00Z">
            <w:r w:rsidR="0053001E" w:rsidRPr="00205822"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1BF13A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0T19:15:00Z">
                  <w:r w:rsidR="00205822" w:rsidRPr="00205822">
                    <w:rPr>
                      <w:color w:val="000000"/>
                    </w:rPr>
                    <w:t>[15]</w:t>
                  </w:r>
                </w:ins>
                <w:del w:id="125" w:author="Martin Novák" w:date="2023-03-20T17:48:00Z">
                  <w:r w:rsidR="0053001E" w:rsidRPr="00205822"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AAA7CB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0T19:15:00Z">
                  <w:r w:rsidR="00205822" w:rsidRPr="00205822">
                    <w:rPr>
                      <w:color w:val="000000"/>
                    </w:rPr>
                    <w:t>[51]</w:t>
                  </w:r>
                </w:ins>
                <w:del w:id="127" w:author="Martin Novák" w:date="2023-03-20T17:48:00Z">
                  <w:r w:rsidR="0053001E" w:rsidRPr="00205822"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2A7ABCD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0T19:15:00Z">
                  <w:r w:rsidR="00205822" w:rsidRPr="00205822">
                    <w:rPr>
                      <w:color w:val="000000"/>
                    </w:rPr>
                    <w:t>[52]</w:t>
                  </w:r>
                </w:ins>
                <w:del w:id="129" w:author="Martin Novák" w:date="2023-03-20T17:48:00Z">
                  <w:r w:rsidR="0053001E" w:rsidRPr="00205822"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2CBC5DE8"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0T19:15:00Z">
            <w:r w:rsidR="00205822" w:rsidRPr="00205822">
              <w:rPr>
                <w:color w:val="000000"/>
                <w:highlight w:val="green"/>
              </w:rPr>
              <w:t>[53]</w:t>
            </w:r>
          </w:ins>
          <w:del w:id="134" w:author="Martin Novák" w:date="2023-03-20T17:48:00Z">
            <w:r w:rsidR="0053001E" w:rsidRPr="00205822"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16F8FDD"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0T19:15:00Z">
            <w:r w:rsidR="00205822" w:rsidRPr="00205822">
              <w:rPr>
                <w:i w:val="0"/>
                <w:color w:val="000000"/>
                <w:highlight w:val="green"/>
              </w:rPr>
              <w:t>[54–57]</w:t>
            </w:r>
          </w:ins>
          <w:del w:id="138" w:author="Martin Novák" w:date="2023-03-20T17:48:00Z">
            <w:r w:rsidR="0053001E" w:rsidRPr="00205822"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0T19:15:00Z">
            <w:r w:rsidR="00205822" w:rsidRPr="00205822">
              <w:rPr>
                <w:i w:val="0"/>
                <w:color w:val="000000"/>
                <w:highlight w:val="green"/>
              </w:rPr>
              <w:t>[58, 59]</w:t>
            </w:r>
          </w:ins>
          <w:del w:id="140" w:author="Martin Novák" w:date="2023-03-20T17:48:00Z">
            <w:r w:rsidR="0053001E" w:rsidRPr="00205822"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0T19:15:00Z">
            <w:r w:rsidR="00205822" w:rsidRPr="00205822">
              <w:rPr>
                <w:i w:val="0"/>
                <w:color w:val="000000"/>
                <w:highlight w:val="green"/>
              </w:rPr>
              <w:t>[60–63]</w:t>
            </w:r>
          </w:ins>
          <w:del w:id="142" w:author="Martin Novák" w:date="2023-03-20T17:48:00Z">
            <w:r w:rsidR="0053001E" w:rsidRPr="00205822"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0BD4E10D"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5" w:author="Martin Novák" w:date="2023-03-20T19:15:00Z">
            <w:r w:rsidR="00205822" w:rsidRPr="00205822">
              <w:rPr>
                <w:rFonts w:cstheme="minorHAnsi"/>
                <w:color w:val="000000"/>
                <w:highlight w:val="darkCyan"/>
                <w:shd w:val="clear" w:color="auto" w:fill="FFFFFF"/>
                <w:lang w:val="en-US"/>
              </w:rPr>
              <w:t>[64]</w:t>
            </w:r>
          </w:ins>
          <w:del w:id="146" w:author="Martin Novák" w:date="2023-03-20T17:48:00Z">
            <w:r w:rsidR="0053001E" w:rsidRPr="00205822" w:rsidDel="00DE5A44">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25F91ABB"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47" w:author="Martin Novák" w:date="2023-03-20T19:15:00Z">
            <w:r w:rsidR="00205822" w:rsidRPr="00205822">
              <w:rPr>
                <w:rFonts w:cstheme="minorHAnsi"/>
                <w:color w:val="000000"/>
                <w:highlight w:val="darkCyan"/>
                <w:shd w:val="clear" w:color="auto" w:fill="FFFFFF"/>
                <w:lang w:val="en-US"/>
              </w:rPr>
              <w:t>[65]</w:t>
            </w:r>
          </w:ins>
          <w:del w:id="148" w:author="Martin Novák" w:date="2023-03-20T17:48:00Z">
            <w:r w:rsidR="0053001E" w:rsidRPr="00205822" w:rsidDel="00DE5A44">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476ADE20"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49" w:author="Martin Novák" w:date="2023-03-20T19:15:00Z">
            <w:r w:rsidR="00205822" w:rsidRPr="00205822">
              <w:rPr>
                <w:rFonts w:cstheme="minorHAnsi"/>
                <w:color w:val="000000"/>
                <w:highlight w:val="darkCyan"/>
                <w:shd w:val="clear" w:color="auto" w:fill="FFFFFF"/>
                <w:lang w:val="en-US"/>
              </w:rPr>
              <w:t>[66]</w:t>
            </w:r>
          </w:ins>
          <w:del w:id="150" w:author="Martin Novák" w:date="2023-03-20T17:48:00Z">
            <w:r w:rsidR="0053001E" w:rsidRPr="00205822" w:rsidDel="00DE5A44">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1" w:author="Martin Novák" w:date="2023-03-20T19:15:00Z">
            <w:r w:rsidR="00205822" w:rsidRPr="00205822">
              <w:rPr>
                <w:rFonts w:cstheme="minorHAnsi"/>
                <w:color w:val="000000"/>
                <w:highlight w:val="darkCyan"/>
                <w:shd w:val="clear" w:color="auto" w:fill="FFFFFF"/>
                <w:lang w:val="en-US"/>
              </w:rPr>
              <w:t>[67]</w:t>
            </w:r>
          </w:ins>
          <w:del w:id="152" w:author="Martin Novák" w:date="2023-03-20T17:48:00Z">
            <w:r w:rsidR="0053001E" w:rsidRPr="00205822" w:rsidDel="00DE5A44">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3" w:author="Martin Novák" w:date="2023-03-20T19:15:00Z">
            <w:r w:rsidR="00205822" w:rsidRPr="00205822">
              <w:rPr>
                <w:rFonts w:cstheme="minorHAnsi"/>
                <w:color w:val="000000"/>
                <w:highlight w:val="darkCyan"/>
                <w:shd w:val="clear" w:color="auto" w:fill="FFFFFF"/>
                <w:lang w:val="en-US"/>
              </w:rPr>
              <w:t>[68]</w:t>
            </w:r>
          </w:ins>
          <w:del w:id="154" w:author="Martin Novák" w:date="2023-03-20T17:48:00Z">
            <w:r w:rsidR="0053001E" w:rsidRPr="00205822" w:rsidDel="00DE5A44">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1AB9532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proofErr w:type="spellStart"/>
      <w:r w:rsidRPr="00F7533D">
        <w:rPr>
          <w:rFonts w:cstheme="minorHAnsi"/>
          <w:shd w:val="clear" w:color="auto" w:fill="FFFFFF"/>
        </w:rPr>
        <w:t>PvP</w:t>
      </w:r>
      <w:proofErr w:type="spellEnd"/>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55" w:author="Martin Novák" w:date="2023-03-20T19:15:00Z">
            <w:r w:rsidR="00205822" w:rsidRPr="00205822">
              <w:rPr>
                <w:rFonts w:cstheme="minorHAnsi"/>
                <w:color w:val="000000"/>
                <w:highlight w:val="darkCyan"/>
                <w:shd w:val="clear" w:color="auto" w:fill="FFFFFF"/>
                <w:lang w:val="en-US"/>
              </w:rPr>
              <w:t>[69]</w:t>
            </w:r>
          </w:ins>
          <w:del w:id="156" w:author="Martin Novák" w:date="2023-03-20T17:48:00Z">
            <w:r w:rsidR="0053001E" w:rsidRPr="00205822" w:rsidDel="00DE5A44">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29E873D6"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57" w:author="Martin Novák" w:date="2023-03-20T19:15:00Z">
            <w:r w:rsidR="00205822" w:rsidRPr="00205822">
              <w:rPr>
                <w:rFonts w:cstheme="minorHAnsi"/>
                <w:color w:val="000000"/>
                <w:highlight w:val="darkCyan"/>
                <w:shd w:val="clear" w:color="auto" w:fill="FFFFFF"/>
              </w:rPr>
              <w:t>[70]</w:t>
            </w:r>
          </w:ins>
          <w:del w:id="158" w:author="Martin Novák" w:date="2023-03-20T17:48:00Z">
            <w:r w:rsidR="0053001E" w:rsidRPr="00205822" w:rsidDel="00DE5A44">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59" w:author="Martin Novák" w:date="2023-03-20T19:15:00Z">
            <w:r w:rsidR="00205822" w:rsidRPr="00205822">
              <w:rPr>
                <w:color w:val="000000"/>
              </w:rPr>
              <w:t>[53, 71–74]</w:t>
            </w:r>
          </w:ins>
          <w:del w:id="160" w:author="Martin Novák" w:date="2023-03-20T17:48:00Z">
            <w:r w:rsidR="0053001E" w:rsidRPr="00205822" w:rsidDel="00DE5A44">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1" w:author="Martin Novák" w:date="2023-03-20T19:15:00Z">
            <w:r w:rsidR="00205822" w:rsidRPr="00205822">
              <w:rPr>
                <w:color w:val="000000"/>
              </w:rPr>
              <w:t>[75]</w:t>
            </w:r>
          </w:ins>
          <w:del w:id="162" w:author="Martin Novák" w:date="2023-03-20T17:48:00Z">
            <w:r w:rsidR="0053001E" w:rsidRPr="00205822" w:rsidDel="00DE5A44">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63" w:author="Martin Novák" w:date="2023-03-20T19:15:00Z">
            <w:r w:rsidR="00205822" w:rsidRPr="00205822">
              <w:rPr>
                <w:rFonts w:cstheme="minorHAnsi"/>
                <w:color w:val="000000"/>
                <w:highlight w:val="darkCyan"/>
                <w:shd w:val="clear" w:color="auto" w:fill="FFFFFF"/>
                <w:lang w:val="en-US"/>
              </w:rPr>
              <w:t>[76]</w:t>
            </w:r>
          </w:ins>
          <w:del w:id="164" w:author="Martin Novák" w:date="2023-03-20T17:48:00Z">
            <w:r w:rsidR="0053001E" w:rsidRPr="00205822" w:rsidDel="00DE5A44">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65" w:name="_Toc129100419"/>
      <w:bookmarkStart w:id="166" w:name="_Hlk76031907"/>
      <w:r w:rsidRPr="00F7533D">
        <w:rPr>
          <w:rStyle w:val="Nadpis2Char"/>
          <w:rFonts w:asciiTheme="minorHAnsi" w:hAnsiTheme="minorHAnsi" w:cstheme="minorHAnsi"/>
        </w:rPr>
        <w:t>4.2 akční</w:t>
      </w:r>
      <w:bookmarkEnd w:id="165"/>
      <w:r w:rsidRPr="00F7533D">
        <w:rPr>
          <w:rFonts w:cstheme="minorHAnsi"/>
          <w:color w:val="000000"/>
          <w:sz w:val="20"/>
          <w:szCs w:val="20"/>
          <w:shd w:val="clear" w:color="auto" w:fill="FFFFFF"/>
        </w:rPr>
        <w:t xml:space="preserve"> </w:t>
      </w:r>
    </w:p>
    <w:bookmarkEnd w:id="166"/>
    <w:p w14:paraId="32EE847A" w14:textId="2FE6FD73"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67" w:author="Martin Novák" w:date="2023-03-20T19:15:00Z">
            <w:r w:rsidR="00205822" w:rsidRPr="00205822">
              <w:rPr>
                <w:color w:val="000000"/>
              </w:rPr>
              <w:t>[77]</w:t>
            </w:r>
          </w:ins>
          <w:del w:id="168" w:author="Martin Novák" w:date="2023-03-20T17:48:00Z">
            <w:r w:rsidR="0053001E" w:rsidRPr="00205822" w:rsidDel="00DE5A44">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69" w:author="Martin Novák" w:date="2023-03-20T19:15:00Z">
            <w:r w:rsidR="00205822" w:rsidRPr="00205822">
              <w:rPr>
                <w:rFonts w:cstheme="minorHAnsi"/>
                <w:color w:val="000000"/>
                <w:highlight w:val="darkCyan"/>
                <w:shd w:val="clear" w:color="auto" w:fill="FFFFFF"/>
                <w:lang w:val="en-US"/>
              </w:rPr>
              <w:t>[78]</w:t>
            </w:r>
          </w:ins>
          <w:del w:id="170" w:author="Martin Novák" w:date="2023-03-20T17:48:00Z">
            <w:r w:rsidR="0053001E" w:rsidRPr="00205822" w:rsidDel="00DE5A44">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1" w:author="Martin Novák" w:date="2023-03-20T19:15:00Z">
            <w:r w:rsidR="00205822" w:rsidRPr="00205822">
              <w:rPr>
                <w:rFonts w:cstheme="minorHAnsi"/>
                <w:color w:val="000000"/>
                <w:highlight w:val="darkCyan"/>
                <w:shd w:val="clear" w:color="auto" w:fill="FFFFFF"/>
                <w:lang w:val="en-US"/>
              </w:rPr>
              <w:t>[79]</w:t>
            </w:r>
          </w:ins>
          <w:del w:id="172" w:author="Martin Novák" w:date="2023-03-20T17:48:00Z">
            <w:r w:rsidR="0053001E" w:rsidRPr="00205822" w:rsidDel="00DE5A44">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73" w:author="Martin Novák" w:date="2023-03-20T19:15:00Z">
            <w:r w:rsidR="00205822" w:rsidRPr="00205822">
              <w:rPr>
                <w:rFonts w:cstheme="minorHAnsi"/>
                <w:color w:val="000000"/>
                <w:highlight w:val="darkCyan"/>
                <w:shd w:val="clear" w:color="auto" w:fill="FFFFFF"/>
              </w:rPr>
              <w:t>[80]</w:t>
            </w:r>
          </w:ins>
          <w:del w:id="174" w:author="Martin Novák" w:date="2023-03-20T17:48:00Z">
            <w:r w:rsidR="0053001E" w:rsidRPr="00205822" w:rsidDel="00DE5A44">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75" w:author="Martin Novák" w:date="2023-03-20T19:15:00Z">
            <w:r w:rsidR="00205822" w:rsidRPr="00205822">
              <w:rPr>
                <w:rFonts w:cstheme="minorHAnsi"/>
                <w:color w:val="000000"/>
                <w:highlight w:val="darkCyan"/>
                <w:shd w:val="clear" w:color="auto" w:fill="FFFFFF"/>
              </w:rPr>
              <w:t>[81]</w:t>
            </w:r>
          </w:ins>
          <w:del w:id="176" w:author="Martin Novák" w:date="2023-03-20T17:48:00Z">
            <w:r w:rsidR="0053001E" w:rsidRPr="00205822" w:rsidDel="00DE5A44">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77" w:author="Martin Novák" w:date="2023-03-20T19:15:00Z">
            <w:r w:rsidR="00205822" w:rsidRPr="00205822">
              <w:rPr>
                <w:rFonts w:cstheme="minorHAnsi"/>
                <w:color w:val="000000"/>
                <w:highlight w:val="darkCyan"/>
                <w:shd w:val="clear" w:color="auto" w:fill="FFFFFF"/>
              </w:rPr>
              <w:t>[82]</w:t>
            </w:r>
          </w:ins>
          <w:del w:id="178" w:author="Martin Novák" w:date="2023-03-20T17:48:00Z">
            <w:r w:rsidR="0053001E" w:rsidRPr="00205822" w:rsidDel="00DE5A44">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79" w:author="Martin Novák" w:date="2023-03-20T19:15:00Z">
            <w:r w:rsidR="00205822" w:rsidRPr="00205822">
              <w:rPr>
                <w:rFonts w:cstheme="minorHAnsi"/>
                <w:color w:val="000000"/>
                <w:highlight w:val="darkCyan"/>
                <w:shd w:val="clear" w:color="auto" w:fill="FFFFFF"/>
                <w:lang w:val="en-US"/>
              </w:rPr>
              <w:t>[83]</w:t>
            </w:r>
          </w:ins>
          <w:del w:id="180" w:author="Martin Novák" w:date="2023-03-20T17:48:00Z">
            <w:r w:rsidR="0053001E" w:rsidRPr="00205822" w:rsidDel="00DE5A44">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1" w:author="Martin Novák" w:date="2023-03-20T19:15:00Z">
            <w:r w:rsidR="00205822" w:rsidRPr="00205822">
              <w:rPr>
                <w:color w:val="000000"/>
              </w:rPr>
              <w:t>[84, 85]</w:t>
            </w:r>
          </w:ins>
          <w:del w:id="182" w:author="Martin Novák" w:date="2023-03-20T17:48:00Z">
            <w:r w:rsidR="0053001E" w:rsidRPr="00205822" w:rsidDel="00DE5A44">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83" w:name="_Toc129100420"/>
      <w:bookmarkStart w:id="184" w:name="_Hlk76031922"/>
      <w:r w:rsidRPr="00621687">
        <w:rPr>
          <w:rFonts w:asciiTheme="minorHAnsi" w:hAnsiTheme="minorHAnsi" w:cstheme="minorHAnsi"/>
        </w:rPr>
        <w:t>4.3 strategie</w:t>
      </w:r>
      <w:bookmarkEnd w:id="183"/>
    </w:p>
    <w:bookmarkEnd w:id="184"/>
    <w:p w14:paraId="5C393321" w14:textId="4C3DCA04"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85" w:author="Martin Novák" w:date="2023-03-20T19:15:00Z">
            <w:r w:rsidR="00205822" w:rsidRPr="00205822">
              <w:rPr>
                <w:rFonts w:cstheme="minorHAnsi"/>
                <w:color w:val="000000"/>
                <w:highlight w:val="darkCyan"/>
              </w:rPr>
              <w:t>[86]</w:t>
            </w:r>
          </w:ins>
          <w:del w:id="186" w:author="Martin Novák" w:date="2023-03-20T17:48:00Z">
            <w:r w:rsidR="0053001E" w:rsidRPr="00205822" w:rsidDel="00DE5A44">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87" w:author="Martin Novák" w:date="2023-03-20T19:15:00Z">
            <w:r w:rsidR="00205822" w:rsidRPr="00205822">
              <w:rPr>
                <w:rFonts w:cstheme="minorHAnsi"/>
                <w:color w:val="000000"/>
              </w:rPr>
              <w:t>[87]</w:t>
            </w:r>
          </w:ins>
          <w:del w:id="188" w:author="Martin Novák" w:date="2023-03-20T17:48:00Z">
            <w:r w:rsidR="0053001E" w:rsidRPr="00205822" w:rsidDel="00DE5A44">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89" w:author="Martin Novák" w:date="2023-03-20T19:15:00Z">
            <w:r w:rsidR="00205822" w:rsidRPr="00205822">
              <w:rPr>
                <w:rFonts w:cstheme="minorHAnsi"/>
                <w:color w:val="000000"/>
                <w:lang w:val="en-US"/>
              </w:rPr>
              <w:t>[88]</w:t>
            </w:r>
          </w:ins>
          <w:del w:id="190" w:author="Martin Novák" w:date="2023-03-20T17:48:00Z">
            <w:r w:rsidR="0053001E" w:rsidRPr="00205822" w:rsidDel="00DE5A44">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1" w:author="Martin Novák" w:date="2023-03-20T19:15:00Z">
            <w:r w:rsidR="00205822" w:rsidRPr="00205822">
              <w:rPr>
                <w:rFonts w:cstheme="minorHAnsi"/>
                <w:color w:val="000000"/>
              </w:rPr>
              <w:t>[89]</w:t>
            </w:r>
          </w:ins>
          <w:del w:id="192" w:author="Martin Novák" w:date="2023-03-20T17:48:00Z">
            <w:r w:rsidR="0053001E" w:rsidRPr="00205822" w:rsidDel="00DE5A44">
              <w:rPr>
                <w:rFonts w:cstheme="minorHAnsi"/>
                <w:color w:val="000000"/>
              </w:rPr>
              <w:delText>[89]</w:delText>
            </w:r>
          </w:del>
        </w:sdtContent>
      </w:sdt>
      <w:r w:rsidR="0016786F" w:rsidRPr="003052F2">
        <w:rPr>
          <w:rFonts w:cstheme="minorHAnsi"/>
        </w:rPr>
        <w:t xml:space="preserve"> a </w:t>
      </w:r>
      <w:proofErr w:type="spellStart"/>
      <w:r w:rsidR="0016786F" w:rsidRPr="003052F2">
        <w:rPr>
          <w:rFonts w:cstheme="minorHAnsi"/>
          <w:lang w:val="en-US"/>
        </w:rPr>
        <w:t>RollerCoaster</w:t>
      </w:r>
      <w:proofErr w:type="spellEnd"/>
      <w:r w:rsidR="0016786F" w:rsidRPr="003052F2">
        <w:rPr>
          <w:rFonts w:cstheme="minorHAnsi"/>
          <w:lang w:val="en-US"/>
        </w:rPr>
        <w:t xml:space="preserve">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193" w:author="Martin Novák" w:date="2023-03-20T19:15:00Z">
            <w:r w:rsidR="00205822" w:rsidRPr="00205822">
              <w:rPr>
                <w:rFonts w:cstheme="minorHAnsi"/>
                <w:color w:val="000000"/>
              </w:rPr>
              <w:t>[90]</w:t>
            </w:r>
          </w:ins>
          <w:del w:id="194" w:author="Martin Novák" w:date="2023-03-20T17:48:00Z">
            <w:r w:rsidR="0053001E" w:rsidRPr="00205822" w:rsidDel="00DE5A44">
              <w:rPr>
                <w:rFonts w:cstheme="minorHAnsi"/>
                <w:color w:val="000000"/>
              </w:rPr>
              <w:delText>[90]</w:delText>
            </w:r>
          </w:del>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95" w:author="Martin Novák" w:date="2023-03-20T19:15:00Z">
            <w:r w:rsidR="00205822" w:rsidRPr="00205822">
              <w:rPr>
                <w:color w:val="000000"/>
              </w:rPr>
              <w:t>[72, 74, 91]</w:t>
            </w:r>
          </w:ins>
          <w:del w:id="196" w:author="Martin Novák" w:date="2023-03-20T17:48:00Z">
            <w:r w:rsidR="0053001E" w:rsidRPr="00205822" w:rsidDel="00DE5A44">
              <w:rPr>
                <w:color w:val="000000"/>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97" w:name="_Toc129100421"/>
      <w:r w:rsidRPr="00621687">
        <w:rPr>
          <w:rFonts w:asciiTheme="minorHAnsi" w:hAnsiTheme="minorHAnsi" w:cstheme="minorHAnsi"/>
          <w:shd w:val="clear" w:color="auto" w:fill="FFFFFF"/>
        </w:rPr>
        <w:t>4.4 závodní</w:t>
      </w:r>
      <w:bookmarkEnd w:id="197"/>
    </w:p>
    <w:p w14:paraId="14B00349" w14:textId="55370F11"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proofErr w:type="spellStart"/>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w:t>
      </w:r>
      <w:proofErr w:type="spellEnd"/>
      <w:r w:rsidR="00831BEF" w:rsidRPr="00D2156A">
        <w:rPr>
          <w:rFonts w:cstheme="minorHAnsi"/>
          <w:lang w:val="en-US"/>
        </w:rPr>
        <w:t xml:space="preserve">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198" w:author="Martin Novák" w:date="2023-03-20T19:15:00Z">
            <w:r w:rsidR="00205822" w:rsidRPr="00205822">
              <w:rPr>
                <w:rFonts w:cstheme="minorHAnsi"/>
                <w:color w:val="000000"/>
              </w:rPr>
              <w:t>[92]</w:t>
            </w:r>
          </w:ins>
          <w:del w:id="199" w:author="Martin Novák" w:date="2023-03-20T17:48:00Z">
            <w:r w:rsidR="0053001E" w:rsidRPr="00205822" w:rsidDel="00DE5A44">
              <w:rPr>
                <w:rFonts w:cstheme="minorHAnsi"/>
                <w:color w:val="000000"/>
              </w:rPr>
              <w:delText>[92]</w:delText>
            </w:r>
          </w:del>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00" w:author="Martin Novák" w:date="2023-03-20T19:15:00Z">
            <w:r w:rsidR="00205822" w:rsidRPr="00205822">
              <w:rPr>
                <w:rFonts w:cstheme="minorHAnsi"/>
                <w:color w:val="000000"/>
              </w:rPr>
              <w:t>[93]</w:t>
            </w:r>
          </w:ins>
          <w:del w:id="201" w:author="Martin Novák" w:date="2023-03-20T17:48:00Z">
            <w:r w:rsidR="0053001E" w:rsidRPr="00205822" w:rsidDel="00DE5A44">
              <w:rPr>
                <w:rFonts w:cstheme="minorHAnsi"/>
                <w:color w:val="000000"/>
              </w:rPr>
              <w:delText>[93]</w:delText>
            </w:r>
          </w:del>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w:t>
      </w:r>
      <w:proofErr w:type="spellStart"/>
      <w:r w:rsidR="00B326BD">
        <w:rPr>
          <w:rFonts w:cstheme="minorHAnsi"/>
          <w:color w:val="000000"/>
        </w:rPr>
        <w:t>Redout</w:t>
      </w:r>
      <w:proofErr w:type="spellEnd"/>
      <w:r w:rsidR="00B326BD">
        <w:rPr>
          <w:rFonts w:cstheme="minorHAnsi"/>
          <w:color w:val="000000"/>
        </w:rPr>
        <w:t xml:space="preserve">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02" w:author="Martin Novák" w:date="2023-03-20T19:15:00Z">
            <w:r w:rsidR="00205822" w:rsidRPr="00205822">
              <w:rPr>
                <w:rFonts w:cstheme="minorHAnsi"/>
                <w:color w:val="000000"/>
              </w:rPr>
              <w:t>[94]</w:t>
            </w:r>
          </w:ins>
          <w:del w:id="203" w:author="Martin Novák" w:date="2023-03-20T17:48:00Z">
            <w:r w:rsidR="0053001E" w:rsidRPr="00205822" w:rsidDel="00DE5A44">
              <w:rPr>
                <w:rFonts w:cstheme="minorHAnsi"/>
                <w:color w:val="000000"/>
              </w:rPr>
              <w:delText>[94]</w:delText>
            </w:r>
          </w:del>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proofErr w:type="spellStart"/>
      <w:r w:rsidR="00E5767D" w:rsidRPr="00E5767D">
        <w:rPr>
          <w:rFonts w:cstheme="minorHAnsi"/>
          <w:color w:val="FF0000"/>
          <w:highlight w:val="darkCyan"/>
        </w:rPr>
        <w:t>FlatOut</w:t>
      </w:r>
      <w:proofErr w:type="spellEnd"/>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04" w:author="Martin Novák" w:date="2023-03-20T19:15:00Z">
            <w:r w:rsidR="00205822" w:rsidRPr="00205822">
              <w:rPr>
                <w:rFonts w:cstheme="minorHAnsi"/>
                <w:color w:val="000000"/>
                <w:highlight w:val="darkCyan"/>
              </w:rPr>
              <w:t>[95]</w:t>
            </w:r>
          </w:ins>
          <w:del w:id="205" w:author="Martin Novák" w:date="2023-03-20T17:48:00Z">
            <w:r w:rsidR="0053001E" w:rsidRPr="00205822" w:rsidDel="00DE5A44">
              <w:rPr>
                <w:rFonts w:cstheme="minorHAnsi"/>
                <w:color w:val="000000"/>
                <w:highlight w:val="darkCyan"/>
              </w:rPr>
              <w:delText>[95]</w:delText>
            </w:r>
          </w:del>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06" w:author="Martin Novák" w:date="2023-03-20T19:15:00Z">
            <w:r w:rsidR="00205822" w:rsidRPr="00205822">
              <w:rPr>
                <w:rFonts w:cstheme="minorHAnsi"/>
                <w:color w:val="000000"/>
              </w:rPr>
              <w:t>[96]</w:t>
            </w:r>
          </w:ins>
          <w:del w:id="207" w:author="Martin Novák" w:date="2023-03-20T17:48:00Z">
            <w:r w:rsidR="0053001E" w:rsidRPr="00205822" w:rsidDel="00DE5A44">
              <w:rPr>
                <w:rFonts w:cstheme="minorHAnsi"/>
                <w:color w:val="000000"/>
              </w:rPr>
              <w:delText>[96]</w:delText>
            </w:r>
          </w:del>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08" w:author="Martin Novák" w:date="2023-03-20T19:15:00Z">
            <w:r w:rsidR="00205822" w:rsidRPr="00205822">
              <w:rPr>
                <w:rFonts w:cstheme="minorHAnsi"/>
                <w:color w:val="000000"/>
              </w:rPr>
              <w:t>[74, 97]</w:t>
            </w:r>
          </w:ins>
          <w:del w:id="209" w:author="Martin Novák" w:date="2023-03-20T17:48:00Z">
            <w:r w:rsidR="00016564" w:rsidRPr="00205822" w:rsidDel="00DE5A44">
              <w:rPr>
                <w:rFonts w:cstheme="minorHAnsi"/>
                <w:color w:val="000000"/>
              </w:rPr>
              <w:delText>[74, 98]</w:delText>
            </w:r>
          </w:del>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227EBD99" w:rsidR="00F67031" w:rsidRPr="00D2156A" w:rsidRDefault="00F67031" w:rsidP="00DF4197">
      <w:pPr>
        <w:ind w:left="1416" w:firstLine="708"/>
        <w:jc w:val="both"/>
        <w:rPr>
          <w:rFonts w:cstheme="minorHAnsi"/>
          <w:color w:val="92D050"/>
        </w:rPr>
      </w:pPr>
      <w:r w:rsidRPr="00D2156A">
        <w:rPr>
          <w:rFonts w:cstheme="minorHAnsi"/>
          <w:color w:val="92D050"/>
        </w:rPr>
        <w:t xml:space="preserve">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D2156A">
        <w:rPr>
          <w:rFonts w:cstheme="minorHAnsi"/>
          <w:color w:val="92D050"/>
        </w:rPr>
        <w:t>FlatOut</w:t>
      </w:r>
      <w:proofErr w:type="spellEnd"/>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ins w:id="210" w:author="Martin Novák" w:date="2023-03-20T19:15:00Z">
            <w:r w:rsidR="00205822" w:rsidRPr="00205822">
              <w:rPr>
                <w:rFonts w:cstheme="minorHAnsi"/>
                <w:color w:val="000000"/>
              </w:rPr>
              <w:t>[95]</w:t>
            </w:r>
          </w:ins>
          <w:del w:id="211" w:author="Martin Novák" w:date="2023-03-20T17:48:00Z">
            <w:r w:rsidR="0053001E" w:rsidRPr="00205822" w:rsidDel="00DE5A44">
              <w:rPr>
                <w:rFonts w:cstheme="minorHAnsi"/>
                <w:color w:val="000000"/>
              </w:rPr>
              <w:delText>[95]</w:delText>
            </w:r>
          </w:del>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12" w:name="_Toc129100422"/>
      <w:r w:rsidRPr="00FD4AB2">
        <w:rPr>
          <w:rFonts w:asciiTheme="minorHAnsi" w:hAnsiTheme="minorHAnsi" w:cstheme="minorHAnsi"/>
        </w:rPr>
        <w:lastRenderedPageBreak/>
        <w:t>4.5 shrnutí</w:t>
      </w:r>
      <w:bookmarkEnd w:id="212"/>
    </w:p>
    <w:p w14:paraId="40BE8703" w14:textId="4CD39C1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13" w:author="Martin Novák" w:date="2023-03-20T19:15:00Z">
            <w:r w:rsidR="00205822" w:rsidRPr="00205822">
              <w:rPr>
                <w:rFonts w:cstheme="minorHAnsi"/>
                <w:color w:val="000000"/>
                <w:highlight w:val="darkCyan"/>
                <w:shd w:val="clear" w:color="auto" w:fill="FFFFFF"/>
              </w:rPr>
              <w:t>[98]</w:t>
            </w:r>
          </w:ins>
          <w:del w:id="214" w:author="Martin Novák" w:date="2023-03-20T17:48:00Z">
            <w:r w:rsidR="0053001E" w:rsidRPr="00205822" w:rsidDel="00DE5A44">
              <w:rPr>
                <w:rFonts w:cstheme="minorHAnsi"/>
                <w:color w:val="000000"/>
                <w:highlight w:val="darkCyan"/>
                <w:shd w:val="clear" w:color="auto" w:fill="FFFFFF"/>
              </w:rPr>
              <w:delText>[97]</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15" w:name="_Toc129100423"/>
      <w:bookmarkStart w:id="216" w:name="_Hlk76031975"/>
      <w:r w:rsidRPr="00621687">
        <w:rPr>
          <w:rStyle w:val="Nadpis1Char"/>
          <w:rFonts w:asciiTheme="minorHAnsi" w:hAnsiTheme="minorHAnsi" w:cstheme="minorHAnsi"/>
        </w:rPr>
        <w:t>5. Grafické výstupy aplikací</w:t>
      </w:r>
      <w:bookmarkEnd w:id="215"/>
    </w:p>
    <w:bookmarkEnd w:id="216"/>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D3C60FA" w:rsidR="00F67031" w:rsidRDefault="00621EB4" w:rsidP="00621EB4">
      <w:pPr>
        <w:pStyle w:val="Titulek"/>
        <w:ind w:left="1416" w:firstLine="708"/>
        <w:jc w:val="both"/>
      </w:pPr>
      <w:bookmarkStart w:id="217" w:name="_Ref86178372"/>
      <w:r>
        <w:t xml:space="preserve">Obr. </w:t>
      </w:r>
      <w:fldSimple w:instr=" SEQ Obrázek \* ARABIC ">
        <w:r w:rsidR="004B0EF4">
          <w:rPr>
            <w:noProof/>
          </w:rPr>
          <w:t>3</w:t>
        </w:r>
      </w:fldSimple>
      <w:bookmarkEnd w:id="21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18" w:author="Martin Novák" w:date="2023-03-20T19:15:00Z">
            <w:r w:rsidR="00205822" w:rsidRPr="00205822">
              <w:rPr>
                <w:i w:val="0"/>
                <w:color w:val="000000"/>
              </w:rPr>
              <w:t>[99]</w:t>
            </w:r>
          </w:ins>
          <w:del w:id="219" w:author="Martin Novák" w:date="2023-03-20T17:48:00Z">
            <w:r w:rsidR="00016564" w:rsidRPr="00205822" w:rsidDel="00DE5A44">
              <w:rPr>
                <w:i w:val="0"/>
                <w:color w:val="000000"/>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20" w:name="_Toc129100424"/>
      <w:r w:rsidRPr="00621687">
        <w:rPr>
          <w:rFonts w:asciiTheme="minorHAnsi" w:hAnsiTheme="minorHAnsi" w:cstheme="minorHAnsi"/>
          <w:shd w:val="clear" w:color="auto" w:fill="FFFFFF"/>
        </w:rPr>
        <w:t>5.1 konzolová aplikace</w:t>
      </w:r>
      <w:bookmarkEnd w:id="220"/>
    </w:p>
    <w:p w14:paraId="0AFFEE03" w14:textId="040F985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221" w:author="Martin Novák" w:date="2023-03-20T19:15:00Z">
            <w:r w:rsidR="00205822" w:rsidRPr="00205822">
              <w:rPr>
                <w:color w:val="000000"/>
              </w:rPr>
              <w:t>[99]</w:t>
            </w:r>
          </w:ins>
          <w:del w:id="222" w:author="Martin Novák" w:date="2023-03-20T17:48:00Z">
            <w:r w:rsidR="00016564" w:rsidRPr="0020582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23" w:name="_Toc129100425"/>
      <w:r w:rsidRPr="00621687">
        <w:rPr>
          <w:rFonts w:asciiTheme="minorHAnsi" w:hAnsiTheme="minorHAnsi" w:cstheme="minorHAnsi"/>
        </w:rPr>
        <w:t>5.2 okenní aplikace</w:t>
      </w:r>
      <w:bookmarkEnd w:id="223"/>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24" w:name="_Toc129100426"/>
      <w:r w:rsidRPr="00F7533D">
        <w:rPr>
          <w:rFonts w:asciiTheme="minorHAnsi" w:hAnsiTheme="minorHAnsi" w:cstheme="minorHAnsi"/>
          <w:shd w:val="clear" w:color="auto" w:fill="FFFFFF"/>
        </w:rPr>
        <w:t>5.2.1 WinForm</w:t>
      </w:r>
      <w:bookmarkEnd w:id="224"/>
    </w:p>
    <w:p w14:paraId="537947F6" w14:textId="2AAFA4C9"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225" w:author="Martin Novák" w:date="2023-03-20T19:15:00Z">
            <w:r w:rsidR="00205822" w:rsidRPr="00205822">
              <w:rPr>
                <w:color w:val="000000"/>
              </w:rPr>
              <w:t>[99]</w:t>
            </w:r>
          </w:ins>
          <w:del w:id="226" w:author="Martin Novák" w:date="2023-03-20T17:48:00Z">
            <w:r w:rsidR="00016564" w:rsidRPr="0020582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27" w:name="_Toc129100427"/>
      <w:r w:rsidRPr="00621687">
        <w:rPr>
          <w:rFonts w:asciiTheme="minorHAnsi" w:hAnsiTheme="minorHAnsi" w:cstheme="minorHAnsi"/>
          <w:shd w:val="clear" w:color="auto" w:fill="FFFFFF"/>
        </w:rPr>
        <w:t>5.2.2 WPF</w:t>
      </w:r>
      <w:bookmarkEnd w:id="227"/>
    </w:p>
    <w:p w14:paraId="6C3C628A" w14:textId="18DBA6F3"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28" w:author="Martin Novák" w:date="2023-03-20T19:15:00Z">
            <w:r w:rsidR="00205822" w:rsidRPr="00205822">
              <w:rPr>
                <w:rFonts w:cstheme="minorHAnsi"/>
                <w:color w:val="000000"/>
                <w:highlight w:val="darkCyan"/>
              </w:rPr>
              <w:t>[100]</w:t>
            </w:r>
          </w:ins>
          <w:del w:id="229" w:author="Martin Novák" w:date="2023-03-20T17:48:00Z">
            <w:r w:rsidR="00016564" w:rsidRPr="0020582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230" w:author="Martin Novák" w:date="2023-03-20T19:15:00Z">
            <w:r w:rsidR="00205822" w:rsidRPr="00205822">
              <w:rPr>
                <w:color w:val="000000"/>
              </w:rPr>
              <w:t>[99]</w:t>
            </w:r>
          </w:ins>
          <w:del w:id="231" w:author="Martin Novák" w:date="2023-03-20T17:48:00Z">
            <w:r w:rsidR="00016564" w:rsidRPr="00205822" w:rsidDel="00DE5A44">
              <w:rPr>
                <w:color w:val="000000"/>
              </w:rPr>
              <w:delText>[99]</w:delText>
            </w:r>
          </w:del>
        </w:sdtContent>
      </w:sdt>
    </w:p>
    <w:p w14:paraId="2274372C" w14:textId="24A7A06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32" w:author="Martin Novák" w:date="2023-03-20T19:15:00Z">
            <w:r w:rsidR="00205822" w:rsidRPr="00205822">
              <w:rPr>
                <w:rFonts w:cstheme="minorHAnsi"/>
                <w:color w:val="000000"/>
              </w:rPr>
              <w:t>[101]</w:t>
            </w:r>
          </w:ins>
          <w:del w:id="233" w:author="Martin Novák" w:date="2023-03-20T17:48:00Z">
            <w:r w:rsidR="00016564" w:rsidRPr="0020582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D21231C" w:rsidR="008F5331" w:rsidRDefault="008F5331" w:rsidP="008F5331">
      <w:pPr>
        <w:pStyle w:val="Titulek"/>
        <w:ind w:left="2832" w:firstLine="708"/>
        <w:jc w:val="both"/>
        <w:rPr>
          <w:rFonts w:cstheme="minorHAnsi"/>
          <w:color w:val="00B050"/>
        </w:rPr>
      </w:pPr>
      <w:bookmarkStart w:id="234" w:name="_Ref85442384"/>
      <w:r>
        <w:t xml:space="preserve">Obr. </w:t>
      </w:r>
      <w:fldSimple w:instr=" SEQ Obrázek \* ARABIC ">
        <w:r w:rsidR="004B0EF4">
          <w:rPr>
            <w:noProof/>
          </w:rPr>
          <w:t>4</w:t>
        </w:r>
      </w:fldSimple>
      <w:bookmarkEnd w:id="234"/>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35" w:author="Martin Novák" w:date="2023-03-20T19:15:00Z">
            <w:r w:rsidR="00205822" w:rsidRPr="00205822">
              <w:rPr>
                <w:i w:val="0"/>
                <w:color w:val="000000"/>
              </w:rPr>
              <w:t>[101]</w:t>
            </w:r>
          </w:ins>
          <w:del w:id="236" w:author="Martin Novák" w:date="2023-03-20T17:48:00Z">
            <w:r w:rsidR="00016564" w:rsidRPr="0020582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37" w:name="_Toc129100428"/>
      <w:r w:rsidRPr="00FD4AB2">
        <w:rPr>
          <w:rFonts w:asciiTheme="minorHAnsi" w:hAnsiTheme="minorHAnsi" w:cstheme="minorHAnsi"/>
        </w:rPr>
        <w:t>5.3 mobilní aplikace</w:t>
      </w:r>
      <w:bookmarkEnd w:id="237"/>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38" w:name="_Toc1291004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238"/>
      <w:proofErr w:type="spellEnd"/>
    </w:p>
    <w:p w14:paraId="0ED6474E" w14:textId="17358AF2"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39" w:author="Martin Novák" w:date="2023-03-20T19:15:00Z">
            <w:r w:rsidR="00205822" w:rsidRPr="00205822">
              <w:rPr>
                <w:rFonts w:cstheme="minorHAnsi"/>
                <w:color w:val="000000"/>
              </w:rPr>
              <w:t>[102]</w:t>
            </w:r>
          </w:ins>
          <w:del w:id="240" w:author="Martin Novák" w:date="2023-03-20T17:48:00Z">
            <w:r w:rsidR="00016564" w:rsidRPr="00205822" w:rsidDel="00DE5A44">
              <w:rPr>
                <w:rFonts w:cstheme="minorHAnsi"/>
                <w:color w:val="000000"/>
              </w:rPr>
              <w:delText>[102]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41" w:author="Martin Novák" w:date="2023-03-20T19:15:00Z">
            <w:r w:rsidR="00205822" w:rsidRPr="00205822">
              <w:rPr>
                <w:rFonts w:cstheme="minorHAnsi"/>
                <w:iCs/>
                <w:color w:val="000000"/>
              </w:rPr>
              <w:t>[102]</w:t>
            </w:r>
          </w:ins>
          <w:del w:id="242" w:author="Martin Novák" w:date="2023-03-20T17:48:00Z">
            <w:r w:rsidR="00016564" w:rsidRPr="0020582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43" w:author="Martin Novák" w:date="2023-03-20T19:15:00Z">
            <w:r w:rsidR="00205822" w:rsidRPr="00205822">
              <w:rPr>
                <w:rFonts w:cstheme="minorHAnsi"/>
                <w:color w:val="000000"/>
              </w:rPr>
              <w:t>[103]</w:t>
            </w:r>
          </w:ins>
          <w:del w:id="244" w:author="Martin Novák" w:date="2023-03-20T17:48:00Z">
            <w:r w:rsidR="00016564" w:rsidRPr="0020582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45" w:author="Martin Novák" w:date="2023-03-20T19:15:00Z">
            <w:r w:rsidR="00205822" w:rsidRPr="00205822">
              <w:rPr>
                <w:rFonts w:cstheme="minorHAnsi"/>
                <w:color w:val="000000"/>
              </w:rPr>
              <w:t>[104]</w:t>
            </w:r>
          </w:ins>
          <w:del w:id="246" w:author="Martin Novák" w:date="2023-03-20T17:48:00Z">
            <w:r w:rsidR="00016564" w:rsidRPr="0020582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47" w:author="Martin Novák" w:date="2023-03-20T19:15:00Z">
            <w:r w:rsidR="00205822" w:rsidRPr="00205822">
              <w:rPr>
                <w:rFonts w:cstheme="minorHAnsi"/>
                <w:color w:val="000000"/>
              </w:rPr>
              <w:t>[105]</w:t>
            </w:r>
          </w:ins>
          <w:del w:id="248" w:author="Martin Novák" w:date="2023-03-20T17:48:00Z">
            <w:r w:rsidR="00016564" w:rsidRPr="00205822" w:rsidDel="00DE5A44">
              <w:rPr>
                <w:rFonts w:cstheme="minorHAnsi"/>
                <w:color w:val="000000"/>
              </w:rPr>
              <w:delText>[105]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49" w:author="Martin Novák" w:date="2023-03-20T19:15:00Z">
            <w:r w:rsidR="00205822" w:rsidRPr="00205822">
              <w:rPr>
                <w:rFonts w:cstheme="minorHAnsi"/>
                <w:color w:val="000000"/>
              </w:rPr>
              <w:t>[106]</w:t>
            </w:r>
          </w:ins>
          <w:del w:id="250" w:author="Martin Novák" w:date="2023-03-20T17:48:00Z">
            <w:r w:rsidR="00016564" w:rsidRPr="0020582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251" w:author="Martin Novák" w:date="2023-03-20T19:15:00Z">
            <w:r w:rsidR="00205822" w:rsidRPr="00205822">
              <w:rPr>
                <w:rFonts w:cstheme="minorHAnsi"/>
                <w:color w:val="000000"/>
              </w:rPr>
              <w:t>[107]</w:t>
            </w:r>
          </w:ins>
          <w:del w:id="252" w:author="Martin Novák" w:date="2023-03-20T17:48:00Z">
            <w:r w:rsidR="00016564" w:rsidRPr="0020582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253" w:author="Martin Novák" w:date="2023-03-20T19:15:00Z">
            <w:r w:rsidR="00205822" w:rsidRPr="00205822">
              <w:rPr>
                <w:rFonts w:cstheme="minorHAnsi"/>
                <w:color w:val="000000"/>
              </w:rPr>
              <w:t>[108]</w:t>
            </w:r>
          </w:ins>
          <w:del w:id="254" w:author="Martin Novák" w:date="2023-03-20T17:48:00Z">
            <w:r w:rsidR="00016564" w:rsidRPr="0020582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55" w:name="_Toc129100430"/>
      <w:r w:rsidRPr="00FD4AB2">
        <w:rPr>
          <w:rFonts w:asciiTheme="minorHAnsi" w:hAnsiTheme="minorHAnsi" w:cstheme="minorHAnsi"/>
        </w:rPr>
        <w:t>5.3.2 Android Studio</w:t>
      </w:r>
      <w:bookmarkEnd w:id="255"/>
    </w:p>
    <w:p w14:paraId="514741BA" w14:textId="78F2EB7F"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256" w:author="Martin Novák" w:date="2023-03-20T19:15:00Z">
            <w:r w:rsidR="00205822" w:rsidRPr="00205822">
              <w:rPr>
                <w:rFonts w:cstheme="minorHAnsi"/>
                <w:color w:val="000000"/>
              </w:rPr>
              <w:t>[109]</w:t>
            </w:r>
          </w:ins>
          <w:del w:id="257" w:author="Martin Novák" w:date="2023-03-20T17:48:00Z">
            <w:r w:rsidR="00016564" w:rsidRPr="0020582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258" w:author="Martin Novák" w:date="2023-03-20T19:15:00Z">
            <w:r w:rsidR="00205822" w:rsidRPr="00205822">
              <w:rPr>
                <w:rFonts w:cstheme="minorHAnsi"/>
                <w:color w:val="000000"/>
              </w:rPr>
              <w:t>[110]</w:t>
            </w:r>
          </w:ins>
          <w:del w:id="259" w:author="Martin Novák" w:date="2023-03-20T17:48:00Z">
            <w:r w:rsidR="00016564" w:rsidRPr="0020582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260" w:author="Martin Novák" w:date="2023-03-20T19:15:00Z">
            <w:r w:rsidR="00205822" w:rsidRPr="00205822">
              <w:rPr>
                <w:rFonts w:cstheme="minorHAnsi"/>
                <w:color w:val="000000"/>
              </w:rPr>
              <w:t>[111]</w:t>
            </w:r>
          </w:ins>
          <w:del w:id="261" w:author="Martin Novák" w:date="2023-03-20T17:48:00Z">
            <w:r w:rsidR="00016564" w:rsidRPr="0020582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62"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262"/>
    </w:p>
    <w:p w14:paraId="77FD17D8" w14:textId="2CC619BF"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263" w:author="Martin Novák" w:date="2023-03-20T19:15:00Z">
            <w:r w:rsidR="00205822" w:rsidRPr="00205822">
              <w:rPr>
                <w:color w:val="000000"/>
              </w:rPr>
              <w:t>[36]</w:t>
            </w:r>
          </w:ins>
          <w:del w:id="264" w:author="Martin Novák" w:date="2023-03-20T17:48:00Z">
            <w:r w:rsidR="0053001E" w:rsidRPr="0020582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265" w:author="Martin Novák" w:date="2023-03-20T19:15:00Z">
            <w:r w:rsidR="00205822" w:rsidRPr="00205822">
              <w:rPr>
                <w:color w:val="000000"/>
              </w:rPr>
              <w:t>[112]</w:t>
            </w:r>
          </w:ins>
          <w:del w:id="266" w:author="Martin Novák" w:date="2023-03-20T17:48:00Z">
            <w:r w:rsidR="00016564" w:rsidRPr="00205822" w:rsidDel="00DE5A44">
              <w:rPr>
                <w:color w:val="000000"/>
              </w:rPr>
              <w:delText>[112]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267" w:author="Martin Novák" w:date="2023-03-20T19:15:00Z">
            <w:r w:rsidR="00205822" w:rsidRPr="00205822">
              <w:rPr>
                <w:color w:val="000000"/>
              </w:rPr>
              <w:t>[113]</w:t>
            </w:r>
          </w:ins>
          <w:del w:id="268" w:author="Martin Novák" w:date="2023-03-20T17:48:00Z">
            <w:r w:rsidR="00016564" w:rsidRPr="0020582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269"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26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3885B6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270" w:author="Martin Novák" w:date="2023-03-20T19:15:00Z">
            <w:r w:rsidR="00205822" w:rsidRPr="00205822">
              <w:rPr>
                <w:rFonts w:cstheme="minorHAnsi"/>
                <w:color w:val="000000"/>
              </w:rPr>
              <w:t>[114]</w:t>
            </w:r>
          </w:ins>
          <w:del w:id="271" w:author="Martin Novák" w:date="2023-03-20T17:48:00Z">
            <w:r w:rsidR="00016564" w:rsidRPr="0020582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272" w:author="Martin Novák" w:date="2023-03-20T19:15:00Z">
            <w:r w:rsidR="00205822" w:rsidRPr="00205822">
              <w:rPr>
                <w:rFonts w:cstheme="minorHAnsi"/>
                <w:color w:val="000000"/>
              </w:rPr>
              <w:t>[114]</w:t>
            </w:r>
          </w:ins>
          <w:del w:id="273" w:author="Martin Novák" w:date="2023-03-20T17:48:00Z">
            <w:r w:rsidR="00016564" w:rsidRPr="0020582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274" w:author="Martin Novák" w:date="2023-03-20T19:15:00Z">
            <w:r w:rsidR="00205822" w:rsidRPr="00205822">
              <w:rPr>
                <w:rFonts w:cstheme="minorHAnsi"/>
                <w:color w:val="000000"/>
              </w:rPr>
              <w:t>[114]</w:t>
            </w:r>
          </w:ins>
          <w:del w:id="275" w:author="Martin Novák" w:date="2023-03-20T17:48:00Z">
            <w:r w:rsidR="00016564" w:rsidRPr="0020582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27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276"/>
    </w:p>
    <w:p w14:paraId="635C71F9" w14:textId="45DDE4D2"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277" w:author="Martin Novák" w:date="2023-03-20T19:15:00Z">
            <w:r w:rsidR="00205822" w:rsidRPr="00205822">
              <w:rPr>
                <w:color w:val="000000"/>
              </w:rPr>
              <w:t>[115]</w:t>
            </w:r>
          </w:ins>
          <w:del w:id="278" w:author="Martin Novák" w:date="2023-03-20T17:48:00Z">
            <w:r w:rsidR="00016564" w:rsidRPr="0020582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279" w:author="Martin Novák" w:date="2023-03-20T19:15:00Z">
            <w:r w:rsidR="00205822" w:rsidRPr="00205822">
              <w:rPr>
                <w:color w:val="000000"/>
              </w:rPr>
              <w:t>[116]</w:t>
            </w:r>
          </w:ins>
          <w:del w:id="280" w:author="Martin Novák" w:date="2023-03-20T17:48:00Z">
            <w:r w:rsidR="00016564" w:rsidRPr="0020582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281" w:author="Martin Novák" w:date="2023-03-20T19:15:00Z">
            <w:r w:rsidR="00205822" w:rsidRPr="00205822">
              <w:rPr>
                <w:color w:val="000000"/>
              </w:rPr>
              <w:t>[117]</w:t>
            </w:r>
          </w:ins>
          <w:del w:id="282" w:author="Martin Novák" w:date="2023-03-20T17:48:00Z">
            <w:r w:rsidR="00016564" w:rsidRPr="0020582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283" w:author="Martin Novák" w:date="2023-03-20T19:15:00Z">
            <w:r w:rsidR="00205822" w:rsidRPr="00205822">
              <w:rPr>
                <w:color w:val="000000"/>
              </w:rPr>
              <w:t>[118]</w:t>
            </w:r>
          </w:ins>
          <w:del w:id="284" w:author="Martin Novák" w:date="2023-03-20T17:48:00Z">
            <w:r w:rsidR="00016564" w:rsidRPr="0020582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285" w:author="Martin Novák" w:date="2023-03-20T19:15:00Z">
            <w:r w:rsidR="00205822" w:rsidRPr="00205822">
              <w:rPr>
                <w:color w:val="000000"/>
              </w:rPr>
              <w:t>[119]</w:t>
            </w:r>
          </w:ins>
          <w:del w:id="286" w:author="Martin Novák" w:date="2023-03-20T17:48:00Z">
            <w:r w:rsidR="00016564" w:rsidRPr="00205822" w:rsidDel="00DE5A44">
              <w:rPr>
                <w:color w:val="000000"/>
              </w:rPr>
              <w:delText>[119]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287" w:author="Martin Novák" w:date="2023-03-20T19:15:00Z">
            <w:r w:rsidR="00205822" w:rsidRPr="00205822">
              <w:rPr>
                <w:color w:val="000000"/>
              </w:rPr>
              <w:t>[120]</w:t>
            </w:r>
          </w:ins>
          <w:del w:id="288" w:author="Martin Novák" w:date="2023-03-20T17:48:00Z">
            <w:r w:rsidR="00016564" w:rsidRPr="0020582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289" w:author="Martin Novák" w:date="2023-03-20T19:15:00Z">
            <w:r w:rsidR="00205822" w:rsidRPr="00205822">
              <w:rPr>
                <w:color w:val="000000"/>
              </w:rPr>
              <w:t>[121]</w:t>
            </w:r>
          </w:ins>
          <w:del w:id="290" w:author="Martin Novák" w:date="2023-03-20T17:48:00Z">
            <w:r w:rsidR="00016564" w:rsidRPr="0020582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291" w:author="Martin Novák" w:date="2023-03-20T19:15:00Z">
            <w:r w:rsidR="00205822" w:rsidRPr="00205822">
              <w:rPr>
                <w:color w:val="000000"/>
              </w:rPr>
              <w:t>[122]</w:t>
            </w:r>
          </w:ins>
          <w:del w:id="292" w:author="Martin Novák" w:date="2023-03-20T17:48:00Z">
            <w:r w:rsidR="00016564" w:rsidRPr="0020582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293" w:author="Martin Novák" w:date="2023-03-20T19:15:00Z">
            <w:r w:rsidR="00205822" w:rsidRPr="00205822">
              <w:rPr>
                <w:color w:val="000000"/>
              </w:rPr>
              <w:t>[123]</w:t>
            </w:r>
          </w:ins>
          <w:del w:id="294" w:author="Martin Novák" w:date="2023-03-20T17:48:00Z">
            <w:r w:rsidR="00016564" w:rsidRPr="00205822" w:rsidDel="00DE5A44">
              <w:rPr>
                <w:color w:val="000000"/>
              </w:rPr>
              <w:delText>[123]</w:delText>
            </w:r>
          </w:del>
        </w:sdtContent>
      </w:sdt>
      <w:r w:rsidRPr="00D20F7B">
        <w:rPr>
          <w:shd w:val="clear" w:color="auto" w:fill="FFFFFF"/>
        </w:rPr>
        <w:t>.</w:t>
      </w:r>
    </w:p>
    <w:p w14:paraId="6C8D562A" w14:textId="7E29A37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295" w:author="Martin Novák" w:date="2023-03-20T19:15:00Z">
            <w:r w:rsidR="00205822" w:rsidRPr="00205822">
              <w:rPr>
                <w:color w:val="000000"/>
              </w:rPr>
              <w:t>[124]</w:t>
            </w:r>
          </w:ins>
          <w:del w:id="296" w:author="Martin Novák" w:date="2023-03-20T17:48:00Z">
            <w:r w:rsidR="00016564" w:rsidRPr="00205822" w:rsidDel="00DE5A44">
              <w:rPr>
                <w:color w:val="000000"/>
              </w:rPr>
              <w:delText>[124]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297" w:author="Martin Novák" w:date="2023-03-20T19:15:00Z">
            <w:r w:rsidR="00205822" w:rsidRPr="00205822">
              <w:rPr>
                <w:color w:val="000000"/>
              </w:rPr>
              <w:t>[125]</w:t>
            </w:r>
          </w:ins>
          <w:del w:id="298" w:author="Martin Novák" w:date="2023-03-20T17:48:00Z">
            <w:r w:rsidR="00016564" w:rsidRPr="0020582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299" w:author="Martin Novák" w:date="2023-03-20T19:15:00Z">
            <w:r w:rsidR="00205822" w:rsidRPr="00205822">
              <w:rPr>
                <w:color w:val="000000"/>
              </w:rPr>
              <w:t>[126]</w:t>
            </w:r>
          </w:ins>
          <w:del w:id="300" w:author="Martin Novák" w:date="2023-03-20T17:48:00Z">
            <w:r w:rsidR="00016564" w:rsidRPr="00205822" w:rsidDel="00DE5A44">
              <w:rPr>
                <w:color w:val="000000"/>
              </w:rPr>
              <w:delText>[126]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01" w:author="Martin Novák" w:date="2023-03-20T19:15:00Z">
            <w:r w:rsidR="00205822" w:rsidRPr="00205822">
              <w:rPr>
                <w:color w:val="000000"/>
              </w:rPr>
              <w:t>[127, 128]</w:t>
            </w:r>
          </w:ins>
          <w:del w:id="302" w:author="Martin Novák" w:date="2023-03-20T17:48:00Z">
            <w:r w:rsidR="00016564" w:rsidRPr="0020582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03" w:author="Martin Novák" w:date="2023-03-20T19:15:00Z">
            <w:r w:rsidR="00205822" w:rsidRPr="00205822">
              <w:rPr>
                <w:color w:val="000000"/>
              </w:rPr>
              <w:t>[129, 130]</w:t>
            </w:r>
          </w:ins>
          <w:del w:id="304" w:author="Martin Novák" w:date="2023-03-20T17:48:00Z">
            <w:r w:rsidR="00016564" w:rsidRPr="0020582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05"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05"/>
    </w:p>
    <w:p w14:paraId="098E7EA7" w14:textId="1BE5511F"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06" w:author="Martin Novák" w:date="2023-03-20T19:15:00Z">
            <w:r w:rsidR="00205822" w:rsidRPr="00205822">
              <w:rPr>
                <w:color w:val="000000"/>
              </w:rPr>
              <w:t>[131, 132]</w:t>
            </w:r>
          </w:ins>
          <w:del w:id="307" w:author="Martin Novák" w:date="2023-03-20T17:48:00Z">
            <w:r w:rsidR="00016564" w:rsidRPr="0020582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08" w:author="Martin Novák" w:date="2023-03-20T19:15:00Z">
            <w:r w:rsidR="00205822" w:rsidRPr="00205822">
              <w:rPr>
                <w:color w:val="000000"/>
              </w:rPr>
              <w:t>[133]</w:t>
            </w:r>
          </w:ins>
          <w:del w:id="309" w:author="Martin Novák" w:date="2023-03-20T17:48:00Z">
            <w:r w:rsidR="00016564" w:rsidRPr="00205822" w:rsidDel="00DE5A44">
              <w:rPr>
                <w:color w:val="000000"/>
              </w:rPr>
              <w:delText>[133]</w:delText>
            </w:r>
          </w:del>
        </w:sdtContent>
      </w:sdt>
      <w:r w:rsidRPr="00D20F7B">
        <w:rPr>
          <w:rFonts w:cstheme="minorHAnsi"/>
        </w:rPr>
        <w:t>.</w:t>
      </w:r>
    </w:p>
    <w:p w14:paraId="11F3951E" w14:textId="1C548078"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10" w:author="Martin Novák" w:date="2023-03-20T19:15:00Z">
            <w:r w:rsidR="00205822" w:rsidRPr="00205822">
              <w:rPr>
                <w:rFonts w:cstheme="minorHAnsi"/>
                <w:color w:val="000000"/>
              </w:rPr>
              <w:t>[114]</w:t>
            </w:r>
          </w:ins>
          <w:del w:id="311" w:author="Martin Novák" w:date="2023-03-20T17:48:00Z">
            <w:r w:rsidR="00016564" w:rsidRPr="0020582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12"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12"/>
    </w:p>
    <w:p w14:paraId="47C5778D" w14:textId="5F5AD909"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13" w:author="Martin Novák" w:date="2023-03-20T19:15:00Z">
            <w:r w:rsidR="00205822" w:rsidRPr="00205822">
              <w:rPr>
                <w:color w:val="000000"/>
              </w:rPr>
              <w:t>[134]</w:t>
            </w:r>
          </w:ins>
          <w:del w:id="314" w:author="Martin Novák" w:date="2023-03-20T17:48:00Z">
            <w:r w:rsidR="00016564" w:rsidRPr="0020582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1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1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0444ADAB" w:rsidR="00F67031" w:rsidRPr="00621687" w:rsidRDefault="00F67031" w:rsidP="00427107">
      <w:pPr>
        <w:pStyle w:val="Titulek"/>
        <w:rPr>
          <w:rFonts w:cstheme="minorHAnsi"/>
        </w:rPr>
      </w:pPr>
      <w:bookmarkStart w:id="316" w:name="_Ref75370800"/>
      <w:r>
        <w:t xml:space="preserve">Tab. </w:t>
      </w:r>
      <w:fldSimple w:instr=" SEQ Tabulka \* ARABIC ">
        <w:r w:rsidR="00E3778F">
          <w:rPr>
            <w:noProof/>
          </w:rPr>
          <w:t>3</w:t>
        </w:r>
      </w:fldSimple>
      <w:bookmarkEnd w:id="316"/>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17" w:author="Martin Novák" w:date="2023-03-20T19:15:00Z">
            <w:r w:rsidR="00205822" w:rsidRPr="00205822">
              <w:rPr>
                <w:i w:val="0"/>
                <w:color w:val="000000"/>
              </w:rPr>
              <w:t>[135, 136]</w:t>
            </w:r>
          </w:ins>
          <w:del w:id="318" w:author="Martin Novák" w:date="2023-03-20T17:48:00Z">
            <w:r w:rsidR="00016564" w:rsidRPr="0020582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19" w:author="Martin Novák" w:date="2023-03-20T19:15:00Z">
            <w:r w:rsidR="00205822" w:rsidRPr="00205822">
              <w:rPr>
                <w:i w:val="0"/>
                <w:color w:val="000000"/>
              </w:rPr>
              <w:t>[119, 137]</w:t>
            </w:r>
          </w:ins>
          <w:del w:id="320" w:author="Martin Novák" w:date="2023-03-20T17:48:00Z">
            <w:r w:rsidR="00016564" w:rsidRPr="0020582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21" w:author="Martin Novák" w:date="2023-03-20T19:15:00Z">
            <w:r w:rsidR="00205822" w:rsidRPr="00205822">
              <w:rPr>
                <w:i w:val="0"/>
                <w:color w:val="000000"/>
              </w:rPr>
              <w:t>[134]</w:t>
            </w:r>
          </w:ins>
          <w:del w:id="322" w:author="Martin Novák" w:date="2023-03-20T17:48:00Z">
            <w:r w:rsidR="00016564" w:rsidRPr="0020582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23" w:author="Martin Novák" w:date="2023-03-20T19:15:00Z">
            <w:r w:rsidR="00205822" w:rsidRPr="00205822">
              <w:rPr>
                <w:i w:val="0"/>
                <w:color w:val="000000"/>
              </w:rPr>
              <w:t>[119]</w:t>
            </w:r>
          </w:ins>
          <w:del w:id="324" w:author="Martin Novák" w:date="2023-03-20T17:48:00Z">
            <w:r w:rsidR="00016564" w:rsidRPr="0020582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25" w:author="Martin Novák" w:date="2023-03-20T19:15:00Z">
            <w:r w:rsidR="00205822" w:rsidRPr="00205822">
              <w:rPr>
                <w:i w:val="0"/>
                <w:color w:val="000000"/>
              </w:rPr>
              <w:t>[138]</w:t>
            </w:r>
          </w:ins>
          <w:del w:id="326" w:author="Martin Novák" w:date="2023-03-20T17:48:00Z">
            <w:r w:rsidR="00016564" w:rsidRPr="0020582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27" w:author="Martin Novák" w:date="2023-03-20T19:15:00Z">
            <w:r w:rsidR="00205822" w:rsidRPr="00205822">
              <w:rPr>
                <w:i w:val="0"/>
                <w:color w:val="000000"/>
              </w:rPr>
              <w:t>[133]</w:t>
            </w:r>
          </w:ins>
          <w:del w:id="328" w:author="Martin Novák" w:date="2023-03-20T17:48:00Z">
            <w:r w:rsidR="00016564" w:rsidRPr="0020582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29" w:name="_Toc129100437"/>
      <w:r w:rsidRPr="00621687">
        <w:rPr>
          <w:rStyle w:val="Nadpis1Char"/>
          <w:rFonts w:asciiTheme="minorHAnsi" w:hAnsiTheme="minorHAnsi" w:cstheme="minorHAnsi"/>
        </w:rPr>
        <w:t>6. Návrh aplikačního modelu</w:t>
      </w:r>
      <w:bookmarkEnd w:id="329"/>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330" w:name="_Ref127987606"/>
      <w:r>
        <w:t xml:space="preserve">Obr. </w:t>
      </w:r>
      <w:fldSimple w:instr=" SEQ Obrázek \* ARABIC ">
        <w:r w:rsidR="004B0EF4">
          <w:rPr>
            <w:noProof/>
          </w:rPr>
          <w:t>5</w:t>
        </w:r>
      </w:fldSimple>
      <w:bookmarkEnd w:id="330"/>
      <w:r>
        <w:t xml:space="preserve"> relační diagram </w:t>
      </w:r>
      <w:r w:rsidR="005B0942">
        <w:t>postavy – vlastní</w:t>
      </w:r>
    </w:p>
    <w:p w14:paraId="34043BB6" w14:textId="7E3425E0"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331" w:author="Martin Novák" w:date="2023-03-20T12:37:00Z"/>
        </w:rPr>
      </w:pPr>
      <w:bookmarkStart w:id="332" w:name="_Ref130125708"/>
      <w:r>
        <w:t xml:space="preserve">Obr. </w:t>
      </w:r>
      <w:fldSimple w:instr=" SEQ Obrázek \* ARABIC ">
        <w:r>
          <w:rPr>
            <w:noProof/>
          </w:rPr>
          <w:t>6</w:t>
        </w:r>
      </w:fldSimple>
      <w:bookmarkEnd w:id="332"/>
      <w:r>
        <w:t xml:space="preserve"> diagram </w:t>
      </w:r>
      <w:proofErr w:type="spellStart"/>
      <w:r>
        <w:t>GameManeger</w:t>
      </w:r>
      <w:proofErr w:type="spellEnd"/>
      <w:r>
        <w:t>-vlastní</w:t>
      </w:r>
    </w:p>
    <w:p w14:paraId="2F8298B3" w14:textId="09BDB591" w:rsidR="00EF56C2" w:rsidRDefault="00EF56C2" w:rsidP="00EF56C2">
      <w:pPr>
        <w:pStyle w:val="Nadpis2"/>
        <w:rPr>
          <w:ins w:id="333" w:author="Martin Novák" w:date="2023-03-20T12:38:00Z"/>
        </w:rPr>
      </w:pPr>
      <w:ins w:id="334" w:author="Martin Novák" w:date="2023-03-20T12:37:00Z">
        <w:r w:rsidRPr="00EF56C2">
          <w:rPr>
            <w:rPrChange w:id="335" w:author="Martin Novák" w:date="2023-03-20T12:38:00Z">
              <w:rPr>
                <w:highlight w:val="yellow"/>
              </w:rPr>
            </w:rPrChange>
          </w:rPr>
          <w:t xml:space="preserve">6.1 Návrhové </w:t>
        </w:r>
      </w:ins>
      <w:ins w:id="336" w:author="Martin Novák" w:date="2023-03-20T12:38:00Z">
        <w:r w:rsidRPr="00EF56C2">
          <w:rPr>
            <w:rPrChange w:id="337" w:author="Martin Novák" w:date="2023-03-20T12:38:00Z">
              <w:rPr>
                <w:highlight w:val="yellow"/>
              </w:rPr>
            </w:rPrChange>
          </w:rPr>
          <w:t>vzory</w:t>
        </w:r>
      </w:ins>
    </w:p>
    <w:p w14:paraId="4DEB4110" w14:textId="710957BA" w:rsidR="00EF56C2" w:rsidRDefault="00EF56C2" w:rsidP="00EF56C2">
      <w:pPr>
        <w:rPr>
          <w:ins w:id="338" w:author="Martin Novák" w:date="2023-03-20T17:50:00Z"/>
        </w:rPr>
      </w:pPr>
      <w:ins w:id="339" w:author="Martin Novák" w:date="2023-03-20T12:38:00Z">
        <w:r>
          <w:t xml:space="preserve">Z návrhu je vidět, že </w:t>
        </w:r>
      </w:ins>
      <w:ins w:id="340" w:author="Martin Novák" w:date="2023-03-20T12:39:00Z">
        <w:r>
          <w:t>některé datové toky je vhodné vyřešit</w:t>
        </w:r>
      </w:ins>
      <w:ins w:id="341" w:author="Martin Novák" w:date="2023-03-20T12:40:00Z">
        <w:r>
          <w:t xml:space="preserve"> pomocí návrhových vzorů, což jsou léty ověřené techniky</w:t>
        </w:r>
      </w:ins>
      <w:ins w:id="342" w:author="Martin Novák" w:date="2023-03-20T13:07:00Z">
        <w:r w:rsidR="003F016B">
          <w:t xml:space="preserve"> pro řešení problémů v objektově orientovaných jazycích</w:t>
        </w:r>
      </w:ins>
      <w:ins w:id="343" w:author="Martin Novák" w:date="2023-03-20T12:40:00Z">
        <w:r>
          <w:t>.</w:t>
        </w:r>
      </w:ins>
      <w:ins w:id="344" w:author="Martin Novák" w:date="2023-03-20T13:19:00Z">
        <w:r w:rsidR="00940719">
          <w:t xml:space="preserve"> Výhodou návrhových vzorů je, že je znají</w:t>
        </w:r>
      </w:ins>
      <w:ins w:id="345" w:author="Martin Novák" w:date="2023-03-20T13:20:00Z">
        <w:r w:rsidR="00940719">
          <w:t xml:space="preserve"> všichni</w:t>
        </w:r>
      </w:ins>
      <w:ins w:id="346" w:author="Martin Novák" w:date="2023-03-20T13:19:00Z">
        <w:r w:rsidR="00940719">
          <w:t xml:space="preserve"> </w:t>
        </w:r>
      </w:ins>
      <w:ins w:id="347" w:author="Martin Novák" w:date="2023-03-20T13:20:00Z">
        <w:r w:rsidR="00940719">
          <w:t>vývojáři po celém světě a nejsou limitovány konkrétní technologií</w:t>
        </w:r>
      </w:ins>
      <w:ins w:id="348" w:author="Martin Novák" w:date="2023-03-20T13:26:00Z">
        <w:r w:rsidR="00940719">
          <w:t xml:space="preserve">, což usnadňuje komunikaci. Jsou děleny do tří skupin. </w:t>
        </w:r>
      </w:ins>
      <w:ins w:id="349" w:author="Martin Novák" w:date="2023-03-20T13:27:00Z">
        <w:r w:rsidR="00940719">
          <w:t>První skupiny řeší vytváření nových instancí.</w:t>
        </w:r>
      </w:ins>
      <w:ins w:id="350" w:author="Martin Novák" w:date="2023-03-20T13:28:00Z">
        <w:r w:rsidR="00B56F86">
          <w:t xml:space="preserve"> Druhá skupina </w:t>
        </w:r>
      </w:ins>
      <w:ins w:id="351" w:author="Martin Novák" w:date="2023-03-20T13:29:00Z">
        <w:r w:rsidR="00B56F86">
          <w:t>určuje strukturu objektů a komunikace mezi nimi.</w:t>
        </w:r>
      </w:ins>
      <w:ins w:id="352" w:author="Martin Novák" w:date="2023-03-20T13:30:00Z">
        <w:r w:rsidR="00B56F86">
          <w:t xml:space="preserve"> Třetí skupina umožňuje úpravu chování</w:t>
        </w:r>
      </w:ins>
      <w:ins w:id="353" w:author="Martin Novák" w:date="2023-03-20T13:32:00Z">
        <w:r w:rsidR="00B56F86">
          <w:t xml:space="preserve"> a v některých případech ho i měnit za běhu aplikace</w:t>
        </w:r>
      </w:ins>
      <w:customXmlInsRangeStart w:id="354" w:author="Martin Novák" w:date="2023-03-20T17:50:00Z"/>
      <w:sdt>
        <w:sdtPr>
          <w:rPr>
            <w:color w:val="000000"/>
            <w:rPrChange w:id="355" w:author="Martin Novák" w:date="2023-03-20T19:15: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354"/>
          <w:ins w:id="356" w:author="Martin Novák" w:date="2023-03-20T19:15:00Z">
            <w:r w:rsidR="00205822" w:rsidRPr="00205822">
              <w:rPr>
                <w:color w:val="000000"/>
              </w:rPr>
              <w:t>[139–143]</w:t>
            </w:r>
          </w:ins>
          <w:customXmlInsRangeStart w:id="357" w:author="Martin Novák" w:date="2023-03-20T17:50:00Z"/>
        </w:sdtContent>
      </w:sdt>
      <w:customXmlInsRangeEnd w:id="357"/>
      <w:ins w:id="358" w:author="Martin Novák" w:date="2023-03-20T13:32:00Z">
        <w:r w:rsidR="00B56F86">
          <w:t>.</w:t>
        </w:r>
      </w:ins>
    </w:p>
    <w:p w14:paraId="50E1B292" w14:textId="455B3FE1" w:rsidR="00D9619D" w:rsidRDefault="00D9619D" w:rsidP="00D9619D">
      <w:pPr>
        <w:pStyle w:val="Nadpis3"/>
        <w:rPr>
          <w:ins w:id="359" w:author="Martin Novák" w:date="2023-03-20T17:50:00Z"/>
        </w:rPr>
      </w:pPr>
      <w:ins w:id="360" w:author="Martin Novák" w:date="2023-03-20T17:50:00Z">
        <w:r>
          <w:lastRenderedPageBreak/>
          <w:t xml:space="preserve">6.1.1 </w:t>
        </w:r>
        <w:proofErr w:type="spellStart"/>
        <w:r>
          <w:t>Factory</w:t>
        </w:r>
      </w:ins>
      <w:proofErr w:type="spellEnd"/>
      <w:ins w:id="361" w:author="Martin Novák" w:date="2023-03-20T17:51:00Z">
        <w:r>
          <w:t xml:space="preserve"> metoda</w:t>
        </w:r>
      </w:ins>
    </w:p>
    <w:p w14:paraId="3F6C1D32" w14:textId="65FB0DE8" w:rsidR="00D9619D" w:rsidRDefault="00D9619D" w:rsidP="00D9619D">
      <w:pPr>
        <w:rPr>
          <w:ins w:id="362" w:author="Martin Novák" w:date="2023-03-20T18:21:00Z"/>
          <w:color w:val="000000"/>
        </w:rPr>
      </w:pPr>
      <w:ins w:id="363" w:author="Martin Novák" w:date="2023-03-20T17:52:00Z">
        <w:r>
          <w:t>Při použití toho</w:t>
        </w:r>
      </w:ins>
      <w:ins w:id="364" w:author="Martin Novák" w:date="2023-03-20T17:53:00Z">
        <w:r>
          <w:t>to návrhového vzoru při vytváření nového objektu není volán přímo konstruktor, ale metoda, která ověří vstupy a pří</w:t>
        </w:r>
      </w:ins>
      <w:ins w:id="365" w:author="Martin Novák" w:date="2023-03-20T17:54:00Z">
        <w:r>
          <w:t>padně rozhodne, jaký z konstruktorů bude zavolán.</w:t>
        </w:r>
      </w:ins>
      <w:ins w:id="366" w:author="Martin Novák" w:date="2023-03-20T18:02:00Z">
        <w:r w:rsidR="0080125A">
          <w:t xml:space="preserve"> </w:t>
        </w:r>
      </w:ins>
      <w:ins w:id="367" w:author="Martin Novák" w:date="2023-03-20T18:12:00Z">
        <w:r w:rsidR="00E346FB">
          <w:t>Tento postup je často využíván při dědičnosti</w:t>
        </w:r>
      </w:ins>
      <w:ins w:id="368" w:author="Martin Novák" w:date="2023-03-20T18:13:00Z">
        <w:r w:rsidR="00E346FB">
          <w:t xml:space="preserve">, kdy potomci mají stejné metody, ale jiné chování. </w:t>
        </w:r>
      </w:ins>
      <w:ins w:id="369" w:author="Martin Novák" w:date="2023-03-20T18:02:00Z">
        <w:r w:rsidR="0080125A">
          <w:t>Dalším možným využ</w:t>
        </w:r>
      </w:ins>
      <w:ins w:id="370" w:author="Martin Novák" w:date="2023-03-20T18:03:00Z">
        <w:r w:rsidR="0080125A">
          <w:t xml:space="preserve">itím je načítání z databáze, kdy </w:t>
        </w:r>
      </w:ins>
      <w:ins w:id="371" w:author="Martin Novák" w:date="2023-03-20T18:06:00Z">
        <w:r w:rsidR="0080125A">
          <w:t>objekt</w:t>
        </w:r>
      </w:ins>
      <w:ins w:id="372" w:author="Martin Novák" w:date="2023-03-20T18:03:00Z">
        <w:r w:rsidR="0080125A">
          <w:t xml:space="preserve"> </w:t>
        </w:r>
      </w:ins>
      <w:ins w:id="373" w:author="Martin Novák" w:date="2023-03-20T18:04:00Z">
        <w:r w:rsidR="0080125A">
          <w:t>obsahuje již načtená data</w:t>
        </w:r>
      </w:ins>
      <w:ins w:id="374" w:author="Martin Novák" w:date="2023-03-20T18:10:00Z">
        <w:r w:rsidR="000569F7">
          <w:t xml:space="preserve"> a pokud požadovaný údaj obsahuje, </w:t>
        </w:r>
      </w:ins>
      <w:ins w:id="375" w:author="Martin Novák" w:date="2023-03-20T18:11:00Z">
        <w:r w:rsidR="000569F7">
          <w:t>metoda vrátí již načtená data. V opačném případě je poslán dotaz do databáze a vrácena nová inst</w:t>
        </w:r>
      </w:ins>
      <w:ins w:id="376" w:author="Martin Novák" w:date="2023-03-20T18:12:00Z">
        <w:r w:rsidR="000569F7">
          <w:t>ance</w:t>
        </w:r>
      </w:ins>
      <w:ins w:id="377" w:author="Martin Novák" w:date="2023-03-20T18:21:00Z">
        <w:r w:rsidR="00D31E75">
          <w:t>.</w:t>
        </w:r>
      </w:ins>
      <w:customXmlInsRangeStart w:id="378" w:author="Martin Novák" w:date="2023-03-20T18:21:00Z"/>
      <w:sdt>
        <w:sdtPr>
          <w:rPr>
            <w:color w:val="000000"/>
            <w:rPrChange w:id="379" w:author="Martin Novák" w:date="2023-03-20T19:15: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378"/>
          <w:ins w:id="380" w:author="Martin Novák" w:date="2023-03-20T19:15:00Z">
            <w:r w:rsidR="00205822" w:rsidRPr="00205822">
              <w:rPr>
                <w:color w:val="000000"/>
              </w:rPr>
              <w:t>[144]</w:t>
            </w:r>
          </w:ins>
          <w:customXmlInsRangeStart w:id="381" w:author="Martin Novák" w:date="2023-03-20T18:21:00Z"/>
        </w:sdtContent>
      </w:sdt>
      <w:customXmlInsRangeEnd w:id="381"/>
    </w:p>
    <w:p w14:paraId="059FA652" w14:textId="0EE2CEF1" w:rsidR="009A34E7" w:rsidRDefault="009A34E7" w:rsidP="009A34E7">
      <w:pPr>
        <w:pStyle w:val="Nadpis2"/>
        <w:rPr>
          <w:ins w:id="382" w:author="Martin Novák" w:date="2023-03-20T18:22:00Z"/>
        </w:rPr>
      </w:pPr>
      <w:ins w:id="383" w:author="Martin Novák" w:date="2023-03-20T18:21:00Z">
        <w:r>
          <w:t xml:space="preserve">6.1.2 </w:t>
        </w:r>
        <w:proofErr w:type="spellStart"/>
        <w:r>
          <w:t>Singleton</w:t>
        </w:r>
      </w:ins>
      <w:proofErr w:type="spellEnd"/>
    </w:p>
    <w:p w14:paraId="2E29A72E" w14:textId="473D558B" w:rsidR="009A34E7" w:rsidRDefault="00000138" w:rsidP="009A34E7">
      <w:pPr>
        <w:rPr>
          <w:ins w:id="384" w:author="Martin Novák" w:date="2023-03-20T18:55:00Z"/>
          <w:color w:val="000000"/>
        </w:rPr>
      </w:pPr>
      <w:ins w:id="385" w:author="Martin Novák" w:date="2023-03-20T18:22:00Z">
        <w:r>
          <w:t xml:space="preserve">Účelem </w:t>
        </w:r>
        <w:proofErr w:type="spellStart"/>
        <w:r>
          <w:t>Singletonu</w:t>
        </w:r>
        <w:proofErr w:type="spellEnd"/>
        <w:r>
          <w:t xml:space="preserve"> je zajistit, </w:t>
        </w:r>
      </w:ins>
      <w:ins w:id="386" w:author="Martin Novák" w:date="2023-03-20T18:38:00Z">
        <w:r w:rsidR="00454C6F">
          <w:t>aby</w:t>
        </w:r>
      </w:ins>
      <w:ins w:id="387" w:author="Martin Novák" w:date="2023-03-20T18:22:00Z">
        <w:r>
          <w:t xml:space="preserve"> třida </w:t>
        </w:r>
      </w:ins>
      <w:ins w:id="388" w:author="Martin Novák" w:date="2023-03-20T18:39:00Z">
        <w:r w:rsidR="00454C6F">
          <w:t>měla pouze</w:t>
        </w:r>
      </w:ins>
      <w:ins w:id="389" w:author="Martin Novák" w:date="2023-03-20T18:22:00Z">
        <w:r>
          <w:t xml:space="preserve"> jednu jedinou instanci.</w:t>
        </w:r>
      </w:ins>
      <w:ins w:id="390" w:author="Martin Novák" w:date="2023-03-20T18:24:00Z">
        <w:r w:rsidR="00BF5562">
          <w:t xml:space="preserve"> Toho je </w:t>
        </w:r>
      </w:ins>
      <w:ins w:id="391" w:author="Martin Novák" w:date="2023-03-20T18:25:00Z">
        <w:r w:rsidR="00BF5562">
          <w:t xml:space="preserve">většinou dosaženo tím, že </w:t>
        </w:r>
      </w:ins>
      <w:ins w:id="392" w:author="Martin Novák" w:date="2023-03-20T18:26:00Z">
        <w:r w:rsidR="00BF5562">
          <w:t xml:space="preserve">konstruktor není možné zavolat mimo třídu a místo něj je volána statická </w:t>
        </w:r>
      </w:ins>
      <w:proofErr w:type="spellStart"/>
      <w:ins w:id="393" w:author="Martin Novák" w:date="2023-03-20T18:27:00Z">
        <w:r w:rsidR="00BF5562" w:rsidRPr="00454C6F">
          <w:rPr>
            <w:i/>
            <w:iCs/>
            <w:rPrChange w:id="394" w:author="Martin Novák" w:date="2023-03-20T18:36:00Z">
              <w:rPr/>
            </w:rPrChange>
          </w:rPr>
          <w:t>F</w:t>
        </w:r>
      </w:ins>
      <w:ins w:id="395" w:author="Martin Novák" w:date="2023-03-20T18:26:00Z">
        <w:r w:rsidR="00BF5562" w:rsidRPr="00454C6F">
          <w:rPr>
            <w:i/>
            <w:iCs/>
            <w:rPrChange w:id="396" w:author="Martin Novák" w:date="2023-03-20T18:36:00Z">
              <w:rPr/>
            </w:rPrChange>
          </w:rPr>
          <w:t>actory</w:t>
        </w:r>
        <w:proofErr w:type="spellEnd"/>
        <w:r w:rsidR="00BF5562">
          <w:t xml:space="preserve"> metoda. </w:t>
        </w:r>
      </w:ins>
      <w:ins w:id="397" w:author="Martin Novák" w:date="2023-03-20T18:30:00Z">
        <w:r w:rsidR="00BF5562">
          <w:t xml:space="preserve">Ta </w:t>
        </w:r>
      </w:ins>
      <w:ins w:id="398" w:author="Martin Novák" w:date="2023-03-20T18:32:00Z">
        <w:r w:rsidR="00BF5562">
          <w:t>vrací obsah</w:t>
        </w:r>
      </w:ins>
      <w:ins w:id="399" w:author="Martin Novák" w:date="2023-03-20T18:30:00Z">
        <w:r w:rsidR="00BF5562">
          <w:t> </w:t>
        </w:r>
        <w:proofErr w:type="spellStart"/>
        <w:r w:rsidR="00BF5562" w:rsidRPr="00454C6F">
          <w:rPr>
            <w:i/>
            <w:iCs/>
            <w:rPrChange w:id="400" w:author="Martin Novák" w:date="2023-03-20T18:36:00Z">
              <w:rPr/>
            </w:rPrChange>
          </w:rPr>
          <w:t>private</w:t>
        </w:r>
        <w:proofErr w:type="spellEnd"/>
        <w:r w:rsidR="00BF5562" w:rsidRPr="00454C6F">
          <w:rPr>
            <w:i/>
            <w:iCs/>
            <w:rPrChange w:id="401" w:author="Martin Novák" w:date="2023-03-20T18:36:00Z">
              <w:rPr/>
            </w:rPrChange>
          </w:rPr>
          <w:t xml:space="preserve"> static</w:t>
        </w:r>
        <w:r w:rsidR="00BF5562">
          <w:t xml:space="preserve"> proměnn</w:t>
        </w:r>
      </w:ins>
      <w:ins w:id="402" w:author="Martin Novák" w:date="2023-03-20T18:32:00Z">
        <w:r w:rsidR="00BF5562">
          <w:t>é</w:t>
        </w:r>
      </w:ins>
      <w:ins w:id="403" w:author="Martin Novák" w:date="2023-03-20T18:30:00Z">
        <w:r w:rsidR="00BF5562">
          <w:t xml:space="preserve"> </w:t>
        </w:r>
      </w:ins>
      <w:ins w:id="404" w:author="Martin Novák" w:date="2023-03-20T18:31:00Z">
        <w:r w:rsidR="00BF5562">
          <w:t xml:space="preserve">obsahující instanci této třídy. Jeli proměnná prázdná, je </w:t>
        </w:r>
      </w:ins>
      <w:ins w:id="405" w:author="Martin Novák" w:date="2023-03-20T18:32:00Z">
        <w:r w:rsidR="00BF5562">
          <w:t xml:space="preserve">předtím </w:t>
        </w:r>
      </w:ins>
      <w:ins w:id="406" w:author="Martin Novák" w:date="2023-03-20T18:31:00Z">
        <w:r w:rsidR="00BF5562">
          <w:t xml:space="preserve">zavolán konstruktor a </w:t>
        </w:r>
      </w:ins>
      <w:ins w:id="407" w:author="Martin Novák" w:date="2023-03-20T18:33:00Z">
        <w:r w:rsidR="00BF5562">
          <w:t>vrácený objekt je vložen do této proměnné vložen.</w:t>
        </w:r>
      </w:ins>
      <w:ins w:id="408" w:author="Martin Novák" w:date="2023-03-20T18:35:00Z">
        <w:r w:rsidR="00454C6F">
          <w:t xml:space="preserve"> </w:t>
        </w:r>
      </w:ins>
      <w:proofErr w:type="spellStart"/>
      <w:ins w:id="409" w:author="Martin Novák" w:date="2023-03-20T18:41:00Z">
        <w:r w:rsidR="00294EDD">
          <w:t>Singleton</w:t>
        </w:r>
        <w:proofErr w:type="spellEnd"/>
        <w:r w:rsidR="00294EDD">
          <w:t xml:space="preserve"> je využíván pro komunikaci s externím zdrojem dat, či pro uchování dat dostupných pro celou aplikaci.</w:t>
        </w:r>
      </w:ins>
      <w:customXmlInsRangeStart w:id="410" w:author="Martin Novák" w:date="2023-03-20T18:42:00Z"/>
      <w:sdt>
        <w:sdtPr>
          <w:rPr>
            <w:color w:val="000000"/>
            <w:rPrChange w:id="411" w:author="Martin Novák" w:date="2023-03-20T19:15: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410"/>
          <w:ins w:id="412" w:author="Martin Novák" w:date="2023-03-20T19:15:00Z">
            <w:r w:rsidR="00205822" w:rsidRPr="00205822">
              <w:rPr>
                <w:color w:val="000000"/>
              </w:rPr>
              <w:t>[145]</w:t>
            </w:r>
          </w:ins>
          <w:customXmlInsRangeStart w:id="413" w:author="Martin Novák" w:date="2023-03-20T18:42:00Z"/>
        </w:sdtContent>
      </w:sdt>
      <w:customXmlInsRangeEnd w:id="413"/>
    </w:p>
    <w:p w14:paraId="551F0189" w14:textId="31689FDF" w:rsidR="008F451E" w:rsidRDefault="008F451E" w:rsidP="008F451E">
      <w:pPr>
        <w:pStyle w:val="Nadpis2"/>
        <w:rPr>
          <w:ins w:id="414" w:author="Martin Novák" w:date="2023-03-20T18:55:00Z"/>
        </w:rPr>
      </w:pPr>
      <w:ins w:id="415" w:author="Martin Novák" w:date="2023-03-20T18:55:00Z">
        <w:r>
          <w:t xml:space="preserve">6.1.3 </w:t>
        </w:r>
        <w:proofErr w:type="spellStart"/>
        <w:r>
          <w:t>FlyWeight</w:t>
        </w:r>
        <w:proofErr w:type="spellEnd"/>
      </w:ins>
    </w:p>
    <w:p w14:paraId="15C9F9FE" w14:textId="5F875635" w:rsidR="008F451E" w:rsidRPr="008F451E" w:rsidRDefault="008F451E" w:rsidP="008F451E">
      <w:pPr>
        <w:rPr>
          <w:rPrChange w:id="416" w:author="Martin Novák" w:date="2023-03-20T18:55:00Z">
            <w:rPr>
              <w:highlight w:val="yellow"/>
            </w:rPr>
          </w:rPrChange>
        </w:rPr>
        <w:pPrChange w:id="417" w:author="Martin Novák" w:date="2023-03-20T18:55:00Z">
          <w:pPr>
            <w:pStyle w:val="Titulek"/>
          </w:pPr>
        </w:pPrChange>
      </w:pPr>
      <w:ins w:id="418" w:author="Martin Novák" w:date="2023-03-20T18:55:00Z">
        <w:r>
          <w:t>Tento návrhový vzor slouží k snížení spotřeby op</w:t>
        </w:r>
      </w:ins>
      <w:ins w:id="419" w:author="Martin Novák" w:date="2023-03-20T18:56:00Z">
        <w:r>
          <w:t>erační paměti počítače. Aby toho docílil</w:t>
        </w:r>
      </w:ins>
      <w:ins w:id="420" w:author="Martin Novák" w:date="2023-03-20T18:57:00Z">
        <w:r>
          <w:t xml:space="preserve">, </w:t>
        </w:r>
      </w:ins>
      <w:ins w:id="421" w:author="Martin Novák" w:date="2023-03-20T18:58:00Z">
        <w:r>
          <w:t xml:space="preserve">jsou hodnoty, které </w:t>
        </w:r>
      </w:ins>
      <w:ins w:id="422" w:author="Martin Novák" w:date="2023-03-20T19:00:00Z">
        <w:r>
          <w:t xml:space="preserve">jsou společné pro několik objektů, ale slouží pouze ke čtení, </w:t>
        </w:r>
      </w:ins>
      <w:ins w:id="423" w:author="Martin Novák" w:date="2023-03-20T19:01:00Z">
        <w:r>
          <w:t xml:space="preserve">umístěny do samostatné </w:t>
        </w:r>
      </w:ins>
      <w:ins w:id="424" w:author="Martin Novák" w:date="2023-03-20T19:14:00Z">
        <w:r w:rsidR="00DF1F16">
          <w:t>třídy</w:t>
        </w:r>
      </w:ins>
      <w:ins w:id="425" w:author="Martin Novák" w:date="2023-03-20T19:01:00Z">
        <w:r>
          <w:t xml:space="preserve">. </w:t>
        </w:r>
      </w:ins>
      <w:ins w:id="426" w:author="Martin Novák" w:date="2023-03-20T19:03:00Z">
        <w:r w:rsidR="00045F64">
          <w:t>Aplikace vytvoří instance jen pro unikátní kombinace a do původních objektů je vložena po</w:t>
        </w:r>
      </w:ins>
      <w:ins w:id="427" w:author="Martin Novák" w:date="2023-03-20T19:04:00Z">
        <w:r w:rsidR="00045F64">
          <w:t xml:space="preserve">uze reference. </w:t>
        </w:r>
      </w:ins>
      <w:ins w:id="428" w:author="Martin Novák" w:date="2023-03-20T19:05:00Z">
        <w:r w:rsidR="00045F64">
          <w:t>Toto řešení je často využíváno pro grafické elementy, j</w:t>
        </w:r>
      </w:ins>
      <w:ins w:id="429" w:author="Martin Novák" w:date="2023-03-20T19:06:00Z">
        <w:r w:rsidR="00045F64">
          <w:t>ejichž velikost se často pohybuje od jednotek do desítek Megabytů</w:t>
        </w:r>
      </w:ins>
      <w:ins w:id="430" w:author="Martin Novák" w:date="2023-03-20T19:08:00Z">
        <w:r w:rsidR="00045F64">
          <w:t>.</w:t>
        </w:r>
      </w:ins>
      <w:ins w:id="431" w:author="Martin Novák" w:date="2023-03-20T19:09:00Z">
        <w:r w:rsidR="00045F64">
          <w:t xml:space="preserve"> Oproti tomu reference má </w:t>
        </w:r>
      </w:ins>
      <w:ins w:id="432" w:author="Martin Novák" w:date="2023-03-20T19:10:00Z">
        <w:r w:rsidR="00045F64">
          <w:t>třicet dva</w:t>
        </w:r>
      </w:ins>
      <w:ins w:id="433" w:author="Martin Novák" w:date="2023-03-20T19:09:00Z">
        <w:r w:rsidR="00045F64">
          <w:t xml:space="preserve"> nebo šedesát </w:t>
        </w:r>
      </w:ins>
      <w:ins w:id="434" w:author="Martin Novák" w:date="2023-03-20T19:14:00Z">
        <w:r w:rsidR="00DF1F16">
          <w:t>čtyři bitů</w:t>
        </w:r>
      </w:ins>
      <w:ins w:id="435" w:author="Martin Novák" w:date="2023-03-20T19:10:00Z">
        <w:r w:rsidR="00045F64">
          <w:t>.</w:t>
        </w:r>
      </w:ins>
      <w:customXmlInsRangeStart w:id="436" w:author="Martin Novák" w:date="2023-03-20T19:15:00Z"/>
      <w:sdt>
        <w:sdtPr>
          <w:rPr>
            <w:color w:val="000000"/>
            <w:rPrChange w:id="437" w:author="Martin Novák" w:date="2023-03-20T19:15: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436"/>
          <w:ins w:id="438" w:author="Martin Novák" w:date="2023-03-20T19:15:00Z">
            <w:r w:rsidR="00205822" w:rsidRPr="00205822">
              <w:rPr>
                <w:color w:val="000000"/>
              </w:rPr>
              <w:t>[146]</w:t>
            </w:r>
          </w:ins>
          <w:customXmlInsRangeStart w:id="439" w:author="Martin Novák" w:date="2023-03-20T19:15:00Z"/>
        </w:sdtContent>
      </w:sdt>
      <w:customXmlInsRangeEnd w:id="439"/>
    </w:p>
    <w:p w14:paraId="55CD4A78" w14:textId="2E3FDAA9" w:rsidR="001C55A0" w:rsidRDefault="00561C65" w:rsidP="00561C65">
      <w:pPr>
        <w:pStyle w:val="Nadpis1"/>
        <w:rPr>
          <w:shd w:val="clear" w:color="auto" w:fill="FFFFFF"/>
        </w:rPr>
      </w:pPr>
      <w:bookmarkStart w:id="440"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40"/>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441" w:name="_Toc129100439"/>
      <w:r w:rsidRPr="00026347">
        <w:rPr>
          <w:shd w:val="clear" w:color="auto" w:fill="FFFFFF"/>
        </w:rPr>
        <w:t>7.</w:t>
      </w:r>
      <w:r>
        <w:rPr>
          <w:shd w:val="clear" w:color="auto" w:fill="FFFFFF"/>
        </w:rPr>
        <w:t>1 knihovna</w:t>
      </w:r>
      <w:bookmarkEnd w:id="44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42" w:name="_Ref103770918"/>
      <w:bookmarkStart w:id="443" w:name="_Toc129100440"/>
      <w:r w:rsidRPr="00026347">
        <w:t>7</w:t>
      </w:r>
      <w:r w:rsidR="00AB4BCD" w:rsidRPr="00026347">
        <w:t xml:space="preserve">.1.1 </w:t>
      </w:r>
      <w:r w:rsidR="00E9240E" w:rsidRPr="00026347">
        <w:t>atributy</w:t>
      </w:r>
      <w:bookmarkEnd w:id="442"/>
      <w:bookmarkEnd w:id="443"/>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w:t>
      </w:r>
      <w:r w:rsidR="00E9240E" w:rsidRPr="004646F7">
        <w:lastRenderedPageBreak/>
        <w:t xml:space="preserve">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44" w:name="_Toc129100441"/>
      <w:r w:rsidRPr="00026347">
        <w:t>7</w:t>
      </w:r>
      <w:r w:rsidR="00CB6506" w:rsidRPr="00026347">
        <w:t xml:space="preserve">.1.2 </w:t>
      </w:r>
      <w:proofErr w:type="spellStart"/>
      <w:r w:rsidR="00CB6506" w:rsidRPr="00026347">
        <w:t>buffy</w:t>
      </w:r>
      <w:bookmarkEnd w:id="444"/>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45" w:name="_Toc129100442"/>
      <w:r w:rsidRPr="00026347">
        <w:t>7</w:t>
      </w:r>
      <w:r w:rsidR="002B5D06" w:rsidRPr="00026347">
        <w:t>.1.</w:t>
      </w:r>
      <w:r w:rsidR="00D936AC" w:rsidRPr="00026347">
        <w:t>3</w:t>
      </w:r>
      <w:r w:rsidR="002B5D06" w:rsidRPr="00026347">
        <w:t xml:space="preserve"> Postavy</w:t>
      </w:r>
      <w:bookmarkEnd w:id="445"/>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446" w:name="_Toc129100443"/>
      <w:r w:rsidRPr="00026347">
        <w:t>7</w:t>
      </w:r>
      <w:r w:rsidR="00925157" w:rsidRPr="00026347">
        <w:t>.1.4 Předměty</w:t>
      </w:r>
      <w:bookmarkEnd w:id="446"/>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47" w:name="_Toc129100444"/>
      <w:r w:rsidRPr="00026347">
        <w:lastRenderedPageBreak/>
        <w:t>7</w:t>
      </w:r>
      <w:r w:rsidR="00B4160F" w:rsidRPr="00026347">
        <w:t>.1.5 inventáře</w:t>
      </w:r>
      <w:bookmarkEnd w:id="447"/>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48" w:name="_Toc129100445"/>
      <w:r w:rsidRPr="00026347">
        <w:t>7</w:t>
      </w:r>
      <w:r w:rsidR="00803C7A" w:rsidRPr="00026347">
        <w:t>.1.6 kouzla</w:t>
      </w:r>
      <w:bookmarkEnd w:id="448"/>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449" w:name="_Toc129100446"/>
      <w:r w:rsidRPr="00026347">
        <w:t>7</w:t>
      </w:r>
      <w:r w:rsidR="00A21C2C" w:rsidRPr="00026347">
        <w:t>.1.7 mapa</w:t>
      </w:r>
      <w:bookmarkEnd w:id="449"/>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50" w:name="_Toc129100447"/>
      <w:r w:rsidRPr="00026347">
        <w:t>7</w:t>
      </w:r>
      <w:r w:rsidR="00BD6C97" w:rsidRPr="00026347">
        <w:t>.6.8 úkoly</w:t>
      </w:r>
      <w:bookmarkEnd w:id="450"/>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w:t>
      </w:r>
      <w:r w:rsidR="00BB0934" w:rsidRPr="001D3DBA">
        <w:lastRenderedPageBreak/>
        <w:t xml:space="preserve">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451"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451"/>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52" w:name="_Toc129100449"/>
      <w:r w:rsidRPr="00026347">
        <w:t>7</w:t>
      </w:r>
      <w:r w:rsidR="00BE0C3C" w:rsidRPr="00026347">
        <w:t>.1.10 nastavení</w:t>
      </w:r>
      <w:bookmarkEnd w:id="452"/>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53" w:name="_Toc129100450"/>
      <w:r w:rsidRPr="00026347">
        <w:t>7</w:t>
      </w:r>
      <w:r w:rsidR="00AB30A6" w:rsidRPr="00026347">
        <w:t xml:space="preserve">.2 </w:t>
      </w:r>
      <w:proofErr w:type="spellStart"/>
      <w:r w:rsidR="00C44197" w:rsidRPr="00026347">
        <w:t>TestovaniCastiKnihovny</w:t>
      </w:r>
      <w:bookmarkEnd w:id="453"/>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54" w:name="_Toc129100451"/>
      <w:r w:rsidRPr="00026347">
        <w:lastRenderedPageBreak/>
        <w:t>7</w:t>
      </w:r>
      <w:r w:rsidR="0069559A" w:rsidRPr="00026347">
        <w:t>.2.1</w:t>
      </w:r>
      <w:r w:rsidR="00555477" w:rsidRPr="00026347">
        <w:t xml:space="preserve"> okno</w:t>
      </w:r>
      <w:r w:rsidR="0069559A" w:rsidRPr="00026347">
        <w:t xml:space="preserve"> Form1</w:t>
      </w:r>
      <w:bookmarkEnd w:id="454"/>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455" w:name="_Ref124797379"/>
      <w:bookmarkStart w:id="456" w:name="_Ref124797370"/>
      <w:r>
        <w:t xml:space="preserve">Obr. </w:t>
      </w:r>
      <w:fldSimple w:instr=" SEQ Obrázek \* ARABIC ">
        <w:r w:rsidR="004B0EF4">
          <w:rPr>
            <w:noProof/>
          </w:rPr>
          <w:t>7</w:t>
        </w:r>
      </w:fldSimple>
      <w:bookmarkEnd w:id="455"/>
      <w:r>
        <w:t xml:space="preserve"> </w:t>
      </w:r>
      <w:r w:rsidR="008D047E">
        <w:t xml:space="preserve">okno </w:t>
      </w:r>
      <w:r>
        <w:t>Form1-vlastní</w:t>
      </w:r>
      <w:bookmarkEnd w:id="456"/>
    </w:p>
    <w:p w14:paraId="659485D2" w14:textId="5CE8A6FB" w:rsidR="0069559A" w:rsidRDefault="00C77786" w:rsidP="00237525">
      <w:pPr>
        <w:pStyle w:val="Nadpis3"/>
      </w:pPr>
      <w:bookmarkStart w:id="457" w:name="_Toc129100452"/>
      <w:r w:rsidRPr="00026347">
        <w:t>7</w:t>
      </w:r>
      <w:r w:rsidR="00237525" w:rsidRPr="00026347">
        <w:t>.2.2</w:t>
      </w:r>
      <w:r w:rsidR="00D62635" w:rsidRPr="00026347">
        <w:t xml:space="preserve"> okno </w:t>
      </w:r>
      <w:proofErr w:type="spellStart"/>
      <w:r w:rsidR="00D62635" w:rsidRPr="00026347">
        <w:t>VypisPostava</w:t>
      </w:r>
      <w:bookmarkEnd w:id="457"/>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458" w:name="_Ref124798461"/>
      <w:r>
        <w:t xml:space="preserve">Obr. </w:t>
      </w:r>
      <w:fldSimple w:instr=" SEQ Obrázek \* ARABIC ">
        <w:r w:rsidR="004B0EF4">
          <w:rPr>
            <w:noProof/>
          </w:rPr>
          <w:t>8</w:t>
        </w:r>
      </w:fldSimple>
      <w:bookmarkEnd w:id="458"/>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459" w:name="_Toc129100453"/>
      <w:r w:rsidRPr="00026347">
        <w:t>7</w:t>
      </w:r>
      <w:r w:rsidR="007F1C5C" w:rsidRPr="00026347">
        <w:t xml:space="preserve">.2.3 okno </w:t>
      </w:r>
      <w:proofErr w:type="spellStart"/>
      <w:r w:rsidR="007F1C5C" w:rsidRPr="00026347">
        <w:t>Combat</w:t>
      </w:r>
      <w:bookmarkEnd w:id="459"/>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w:t>
      </w:r>
      <w:r w:rsidR="00A5240B" w:rsidRPr="00735B26">
        <w:lastRenderedPageBreak/>
        <w:t>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460" w:name="_Ref124799884"/>
      <w:r>
        <w:t xml:space="preserve">Obr. </w:t>
      </w:r>
      <w:fldSimple w:instr=" SEQ Obrázek \* ARABIC ">
        <w:r w:rsidR="004B0EF4">
          <w:rPr>
            <w:noProof/>
          </w:rPr>
          <w:t>9</w:t>
        </w:r>
      </w:fldSimple>
      <w:bookmarkEnd w:id="460"/>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461" w:name="_Toc129100454"/>
      <w:r w:rsidRPr="00026347">
        <w:t>7</w:t>
      </w:r>
      <w:r w:rsidR="00185E5F" w:rsidRPr="00026347">
        <w:t xml:space="preserve">.2.4 okno </w:t>
      </w:r>
      <w:proofErr w:type="spellStart"/>
      <w:r w:rsidR="00185E5F" w:rsidRPr="00026347">
        <w:t>BuffForm</w:t>
      </w:r>
      <w:bookmarkEnd w:id="461"/>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462" w:name="_Ref128410514"/>
      <w:r>
        <w:t xml:space="preserve">Obr. </w:t>
      </w:r>
      <w:fldSimple w:instr=" SEQ Obrázek \* ARABIC ">
        <w:r w:rsidR="004B0EF4">
          <w:rPr>
            <w:noProof/>
          </w:rPr>
          <w:t>10</w:t>
        </w:r>
      </w:fldSimple>
      <w:bookmarkEnd w:id="462"/>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463" w:name="_Toc129100455"/>
      <w:r w:rsidRPr="00026347">
        <w:t>7</w:t>
      </w:r>
      <w:r w:rsidR="00417082" w:rsidRPr="00026347">
        <w:t xml:space="preserve">.2.5 okno </w:t>
      </w:r>
      <w:proofErr w:type="spellStart"/>
      <w:r w:rsidR="00417082" w:rsidRPr="00026347">
        <w:t>InventarForm</w:t>
      </w:r>
      <w:bookmarkEnd w:id="463"/>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464" w:name="_Ref128413124"/>
      <w:r>
        <w:t xml:space="preserve">Obr. </w:t>
      </w:r>
      <w:fldSimple w:instr=" SEQ Obrázek \* ARABIC ">
        <w:r w:rsidR="004B0EF4">
          <w:rPr>
            <w:noProof/>
          </w:rPr>
          <w:t>11</w:t>
        </w:r>
      </w:fldSimple>
      <w:bookmarkEnd w:id="464"/>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465"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465"/>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466" w:name="_Ref128417280"/>
      <w:r>
        <w:t xml:space="preserve">Obr. </w:t>
      </w:r>
      <w:fldSimple w:instr=" SEQ Obrázek \* ARABIC ">
        <w:r w:rsidR="004B0EF4">
          <w:rPr>
            <w:noProof/>
          </w:rPr>
          <w:t>12</w:t>
        </w:r>
      </w:fldSimple>
      <w:bookmarkEnd w:id="466"/>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467" w:name="_Toc129100457"/>
      <w:r w:rsidRPr="00026347">
        <w:t>7</w:t>
      </w:r>
      <w:r w:rsidR="00417082" w:rsidRPr="00026347">
        <w:t xml:space="preserve">.2.7 okno </w:t>
      </w:r>
      <w:proofErr w:type="spellStart"/>
      <w:r w:rsidR="00417082" w:rsidRPr="00026347">
        <w:t>UkolForm</w:t>
      </w:r>
      <w:bookmarkEnd w:id="467"/>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468" w:name="_Ref128418537"/>
      <w:r>
        <w:t xml:space="preserve">Obr. </w:t>
      </w:r>
      <w:fldSimple w:instr=" SEQ Obrázek \* ARABIC ">
        <w:r w:rsidR="004B0EF4">
          <w:rPr>
            <w:noProof/>
          </w:rPr>
          <w:t>13</w:t>
        </w:r>
      </w:fldSimple>
      <w:bookmarkEnd w:id="468"/>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469" w:name="_Toc129100458"/>
      <w:r w:rsidRPr="00026347">
        <w:t>7</w:t>
      </w:r>
      <w:r w:rsidR="00417082" w:rsidRPr="00026347">
        <w:t xml:space="preserve">.2.8 okno </w:t>
      </w:r>
      <w:proofErr w:type="spellStart"/>
      <w:r w:rsidR="00417082" w:rsidRPr="00026347">
        <w:t>NastaveniForm</w:t>
      </w:r>
      <w:bookmarkEnd w:id="469"/>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470" w:name="_Ref128468001"/>
      <w:r>
        <w:t>Obr</w:t>
      </w:r>
      <w:r w:rsidR="00675849">
        <w:t>.</w:t>
      </w:r>
      <w:r>
        <w:t xml:space="preserve"> </w:t>
      </w:r>
      <w:fldSimple w:instr=" SEQ Obrázek \* ARABIC ">
        <w:r w:rsidR="004B0EF4">
          <w:rPr>
            <w:noProof/>
          </w:rPr>
          <w:t>14</w:t>
        </w:r>
      </w:fldSimple>
      <w:bookmarkEnd w:id="470"/>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471" w:name="_Toc129100459"/>
      <w:r w:rsidRPr="00026347">
        <w:t>7</w:t>
      </w:r>
      <w:r w:rsidR="00E02B9D" w:rsidRPr="00026347">
        <w:t xml:space="preserve">.2.9 okno </w:t>
      </w:r>
      <w:proofErr w:type="spellStart"/>
      <w:r w:rsidR="003F6983" w:rsidRPr="00026347">
        <w:t>GMMapaForm</w:t>
      </w:r>
      <w:bookmarkEnd w:id="471"/>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472" w:name="_Ref128488987"/>
      <w:r>
        <w:t xml:space="preserve">Obr. </w:t>
      </w:r>
      <w:fldSimple w:instr=" SEQ Obrázek \* ARABIC ">
        <w:r w:rsidR="004B0EF4">
          <w:rPr>
            <w:noProof/>
          </w:rPr>
          <w:t>15</w:t>
        </w:r>
      </w:fldSimple>
      <w:bookmarkEnd w:id="472"/>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73" w:name="_Toc129100460"/>
      <w:r w:rsidRPr="00026347">
        <w:t>7</w:t>
      </w:r>
      <w:r w:rsidR="00E02B9D" w:rsidRPr="00026347">
        <w:t xml:space="preserve">.2.10 okno </w:t>
      </w:r>
      <w:proofErr w:type="spellStart"/>
      <w:r w:rsidR="003F6983">
        <w:t>GMPostavyForm</w:t>
      </w:r>
      <w:bookmarkEnd w:id="473"/>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74"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474"/>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475" w:name="_Ref129108504"/>
      <w:r>
        <w:t>Obr</w:t>
      </w:r>
      <w:r w:rsidR="007B1788">
        <w:t>.</w:t>
      </w:r>
      <w:r>
        <w:t xml:space="preserve"> </w:t>
      </w:r>
      <w:fldSimple w:instr=" SEQ Obrázek \* ARABIC ">
        <w:r w:rsidR="004B0EF4">
          <w:rPr>
            <w:noProof/>
          </w:rPr>
          <w:t>16</w:t>
        </w:r>
      </w:fldSimple>
      <w:bookmarkEnd w:id="475"/>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76" w:name="_Toc129100462"/>
      <w:r w:rsidRPr="00621687">
        <w:rPr>
          <w:rStyle w:val="Nadpis1Char"/>
          <w:rFonts w:asciiTheme="minorHAnsi" w:hAnsiTheme="minorHAnsi" w:cstheme="minorHAnsi"/>
        </w:rPr>
        <w:t>8. Zhodnocení realizace aplikace</w:t>
      </w:r>
      <w:bookmarkEnd w:id="476"/>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77" w:name="_Toc129100463"/>
      <w:r w:rsidRPr="00621687">
        <w:rPr>
          <w:rFonts w:asciiTheme="minorHAnsi" w:hAnsiTheme="minorHAnsi" w:cstheme="minorHAnsi"/>
          <w:shd w:val="clear" w:color="auto" w:fill="FFFFFF"/>
        </w:rPr>
        <w:t>9. Závěr</w:t>
      </w:r>
      <w:bookmarkEnd w:id="477"/>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78" w:name="_Toc129100464"/>
      <w:r>
        <w:lastRenderedPageBreak/>
        <w:t>Použité zdroje</w:t>
      </w:r>
      <w:bookmarkEnd w:id="478"/>
    </w:p>
    <w:p w14:paraId="232FB7DF" w14:textId="77777777" w:rsidR="004F0CEF" w:rsidRPr="004F0CEF" w:rsidRDefault="004F0CEF" w:rsidP="004F0CEF"/>
    <w:sdt>
      <w:sdtPr>
        <w:tag w:val="MENDELEY_BIBLIOGRAPHY"/>
        <w:id w:val="650411180"/>
        <w:placeholder>
          <w:docPart w:val="DefaultPlaceholder_-1854013440"/>
        </w:placeholder>
      </w:sdtPr>
      <w:sdtContent>
        <w:p w14:paraId="7B075D56" w14:textId="77777777" w:rsidR="00205822" w:rsidRDefault="00205822">
          <w:pPr>
            <w:autoSpaceDE w:val="0"/>
            <w:autoSpaceDN w:val="0"/>
            <w:ind w:hanging="640"/>
            <w:divId w:val="361132614"/>
            <w:rPr>
              <w:ins w:id="479" w:author="Martin Novák" w:date="2023-03-20T19:15:00Z"/>
              <w:rFonts w:eastAsia="Times New Roman"/>
              <w:sz w:val="24"/>
              <w:szCs w:val="24"/>
            </w:rPr>
          </w:pPr>
          <w:ins w:id="480" w:author="Martin Novák" w:date="2023-03-20T19:15: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6494A3C0" w14:textId="77777777" w:rsidR="00205822" w:rsidRDefault="00205822">
          <w:pPr>
            <w:autoSpaceDE w:val="0"/>
            <w:autoSpaceDN w:val="0"/>
            <w:ind w:hanging="640"/>
            <w:divId w:val="557667201"/>
            <w:rPr>
              <w:ins w:id="481" w:author="Martin Novák" w:date="2023-03-20T19:15:00Z"/>
              <w:rFonts w:eastAsia="Times New Roman"/>
            </w:rPr>
          </w:pPr>
          <w:ins w:id="482" w:author="Martin Novák" w:date="2023-03-20T19:15: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355AF22A" w14:textId="77777777" w:rsidR="00205822" w:rsidRDefault="00205822">
          <w:pPr>
            <w:autoSpaceDE w:val="0"/>
            <w:autoSpaceDN w:val="0"/>
            <w:ind w:hanging="640"/>
            <w:divId w:val="515273563"/>
            <w:rPr>
              <w:ins w:id="483" w:author="Martin Novák" w:date="2023-03-20T19:15:00Z"/>
              <w:rFonts w:eastAsia="Times New Roman"/>
            </w:rPr>
          </w:pPr>
          <w:ins w:id="484" w:author="Martin Novák" w:date="2023-03-20T19:15: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7D0900EF" w14:textId="77777777" w:rsidR="00205822" w:rsidRDefault="00205822">
          <w:pPr>
            <w:autoSpaceDE w:val="0"/>
            <w:autoSpaceDN w:val="0"/>
            <w:ind w:hanging="640"/>
            <w:divId w:val="190728210"/>
            <w:rPr>
              <w:ins w:id="485" w:author="Martin Novák" w:date="2023-03-20T19:15:00Z"/>
              <w:rFonts w:eastAsia="Times New Roman"/>
            </w:rPr>
          </w:pPr>
          <w:ins w:id="486" w:author="Martin Novák" w:date="2023-03-20T19:15: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5D75BC32" w14:textId="77777777" w:rsidR="00205822" w:rsidRDefault="00205822">
          <w:pPr>
            <w:autoSpaceDE w:val="0"/>
            <w:autoSpaceDN w:val="0"/>
            <w:ind w:hanging="640"/>
            <w:divId w:val="1888687814"/>
            <w:rPr>
              <w:ins w:id="487" w:author="Martin Novák" w:date="2023-03-20T19:15:00Z"/>
              <w:rFonts w:eastAsia="Times New Roman"/>
            </w:rPr>
          </w:pPr>
          <w:ins w:id="488" w:author="Martin Novák" w:date="2023-03-20T19:15: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08C1AF3F" w14:textId="77777777" w:rsidR="00205822" w:rsidRDefault="00205822">
          <w:pPr>
            <w:autoSpaceDE w:val="0"/>
            <w:autoSpaceDN w:val="0"/>
            <w:ind w:hanging="640"/>
            <w:divId w:val="1055592732"/>
            <w:rPr>
              <w:ins w:id="489" w:author="Martin Novák" w:date="2023-03-20T19:15:00Z"/>
              <w:rFonts w:eastAsia="Times New Roman"/>
            </w:rPr>
          </w:pPr>
          <w:ins w:id="490" w:author="Martin Novák" w:date="2023-03-20T19:15: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096CB8A4" w14:textId="77777777" w:rsidR="00205822" w:rsidRDefault="00205822">
          <w:pPr>
            <w:autoSpaceDE w:val="0"/>
            <w:autoSpaceDN w:val="0"/>
            <w:ind w:hanging="640"/>
            <w:divId w:val="1765566554"/>
            <w:rPr>
              <w:ins w:id="491" w:author="Martin Novák" w:date="2023-03-20T19:15:00Z"/>
              <w:rFonts w:eastAsia="Times New Roman"/>
            </w:rPr>
          </w:pPr>
          <w:ins w:id="492" w:author="Martin Novák" w:date="2023-03-20T19:15: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2AF41A43" w14:textId="77777777" w:rsidR="00205822" w:rsidRDefault="00205822">
          <w:pPr>
            <w:autoSpaceDE w:val="0"/>
            <w:autoSpaceDN w:val="0"/>
            <w:ind w:hanging="640"/>
            <w:divId w:val="1962953498"/>
            <w:rPr>
              <w:ins w:id="493" w:author="Martin Novák" w:date="2023-03-20T19:15:00Z"/>
              <w:rFonts w:eastAsia="Times New Roman"/>
            </w:rPr>
          </w:pPr>
          <w:ins w:id="494" w:author="Martin Novák" w:date="2023-03-20T19:1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71A03608" w14:textId="77777777" w:rsidR="00205822" w:rsidRDefault="00205822">
          <w:pPr>
            <w:autoSpaceDE w:val="0"/>
            <w:autoSpaceDN w:val="0"/>
            <w:ind w:hanging="640"/>
            <w:divId w:val="811405346"/>
            <w:rPr>
              <w:ins w:id="495" w:author="Martin Novák" w:date="2023-03-20T19:15:00Z"/>
              <w:rFonts w:eastAsia="Times New Roman"/>
            </w:rPr>
          </w:pPr>
          <w:ins w:id="496" w:author="Martin Novák" w:date="2023-03-20T19:15: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2A45CBDD" w14:textId="77777777" w:rsidR="00205822" w:rsidRDefault="00205822">
          <w:pPr>
            <w:autoSpaceDE w:val="0"/>
            <w:autoSpaceDN w:val="0"/>
            <w:ind w:hanging="640"/>
            <w:divId w:val="1664316012"/>
            <w:rPr>
              <w:ins w:id="497" w:author="Martin Novák" w:date="2023-03-20T19:15:00Z"/>
              <w:rFonts w:eastAsia="Times New Roman"/>
            </w:rPr>
          </w:pPr>
          <w:ins w:id="498" w:author="Martin Novák" w:date="2023-03-20T19:15: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52AAB9F8" w14:textId="77777777" w:rsidR="00205822" w:rsidRDefault="00205822">
          <w:pPr>
            <w:autoSpaceDE w:val="0"/>
            <w:autoSpaceDN w:val="0"/>
            <w:ind w:hanging="640"/>
            <w:divId w:val="1376393836"/>
            <w:rPr>
              <w:ins w:id="499" w:author="Martin Novák" w:date="2023-03-20T19:15:00Z"/>
              <w:rFonts w:eastAsia="Times New Roman"/>
            </w:rPr>
          </w:pPr>
          <w:ins w:id="500" w:author="Martin Novák" w:date="2023-03-20T19:1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7AAD5361" w14:textId="77777777" w:rsidR="00205822" w:rsidRDefault="00205822">
          <w:pPr>
            <w:autoSpaceDE w:val="0"/>
            <w:autoSpaceDN w:val="0"/>
            <w:ind w:hanging="640"/>
            <w:divId w:val="875695829"/>
            <w:rPr>
              <w:ins w:id="501" w:author="Martin Novák" w:date="2023-03-20T19:15:00Z"/>
              <w:rFonts w:eastAsia="Times New Roman"/>
            </w:rPr>
          </w:pPr>
          <w:ins w:id="502" w:author="Martin Novák" w:date="2023-03-20T19:15: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6664ACD8" w14:textId="77777777" w:rsidR="00205822" w:rsidRDefault="00205822">
          <w:pPr>
            <w:autoSpaceDE w:val="0"/>
            <w:autoSpaceDN w:val="0"/>
            <w:ind w:hanging="640"/>
            <w:divId w:val="465054012"/>
            <w:rPr>
              <w:ins w:id="503" w:author="Martin Novák" w:date="2023-03-20T19:15:00Z"/>
              <w:rFonts w:eastAsia="Times New Roman"/>
            </w:rPr>
          </w:pPr>
          <w:ins w:id="504" w:author="Martin Novák" w:date="2023-03-20T19:15: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3F47B701" w14:textId="77777777" w:rsidR="00205822" w:rsidRDefault="00205822">
          <w:pPr>
            <w:autoSpaceDE w:val="0"/>
            <w:autoSpaceDN w:val="0"/>
            <w:ind w:hanging="640"/>
            <w:divId w:val="43793037"/>
            <w:rPr>
              <w:ins w:id="505" w:author="Martin Novák" w:date="2023-03-20T19:15:00Z"/>
              <w:rFonts w:eastAsia="Times New Roman"/>
            </w:rPr>
          </w:pPr>
          <w:ins w:id="506" w:author="Martin Novák" w:date="2023-03-20T19:15: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3D4487B7" w14:textId="77777777" w:rsidR="00205822" w:rsidRDefault="00205822">
          <w:pPr>
            <w:autoSpaceDE w:val="0"/>
            <w:autoSpaceDN w:val="0"/>
            <w:ind w:hanging="640"/>
            <w:divId w:val="1012225875"/>
            <w:rPr>
              <w:ins w:id="507" w:author="Martin Novák" w:date="2023-03-20T19:15:00Z"/>
              <w:rFonts w:eastAsia="Times New Roman"/>
            </w:rPr>
          </w:pPr>
          <w:ins w:id="508" w:author="Martin Novák" w:date="2023-03-20T19:15: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091755F8" w14:textId="77777777" w:rsidR="00205822" w:rsidRDefault="00205822">
          <w:pPr>
            <w:autoSpaceDE w:val="0"/>
            <w:autoSpaceDN w:val="0"/>
            <w:ind w:hanging="640"/>
            <w:divId w:val="487748231"/>
            <w:rPr>
              <w:ins w:id="509" w:author="Martin Novák" w:date="2023-03-20T19:15:00Z"/>
              <w:rFonts w:eastAsia="Times New Roman"/>
            </w:rPr>
          </w:pPr>
          <w:ins w:id="510" w:author="Martin Novák" w:date="2023-03-20T19:15: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5F49C071" w14:textId="77777777" w:rsidR="00205822" w:rsidRDefault="00205822">
          <w:pPr>
            <w:autoSpaceDE w:val="0"/>
            <w:autoSpaceDN w:val="0"/>
            <w:ind w:hanging="640"/>
            <w:divId w:val="1386099332"/>
            <w:rPr>
              <w:ins w:id="511" w:author="Martin Novák" w:date="2023-03-20T19:15:00Z"/>
              <w:rFonts w:eastAsia="Times New Roman"/>
            </w:rPr>
          </w:pPr>
          <w:ins w:id="512" w:author="Martin Novák" w:date="2023-03-20T19:15: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2B68957B" w14:textId="77777777" w:rsidR="00205822" w:rsidRDefault="00205822">
          <w:pPr>
            <w:autoSpaceDE w:val="0"/>
            <w:autoSpaceDN w:val="0"/>
            <w:ind w:hanging="640"/>
            <w:divId w:val="218563518"/>
            <w:rPr>
              <w:ins w:id="513" w:author="Martin Novák" w:date="2023-03-20T19:15:00Z"/>
              <w:rFonts w:eastAsia="Times New Roman"/>
            </w:rPr>
          </w:pPr>
          <w:ins w:id="514" w:author="Martin Novák" w:date="2023-03-20T19:15: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663B4EC5" w14:textId="77777777" w:rsidR="00205822" w:rsidRDefault="00205822">
          <w:pPr>
            <w:autoSpaceDE w:val="0"/>
            <w:autoSpaceDN w:val="0"/>
            <w:ind w:hanging="640"/>
            <w:divId w:val="272522853"/>
            <w:rPr>
              <w:ins w:id="515" w:author="Martin Novák" w:date="2023-03-20T19:15:00Z"/>
              <w:rFonts w:eastAsia="Times New Roman"/>
            </w:rPr>
          </w:pPr>
          <w:ins w:id="516" w:author="Martin Novák" w:date="2023-03-20T19:15: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0C49D986" w14:textId="77777777" w:rsidR="00205822" w:rsidRDefault="00205822">
          <w:pPr>
            <w:autoSpaceDE w:val="0"/>
            <w:autoSpaceDN w:val="0"/>
            <w:ind w:hanging="640"/>
            <w:divId w:val="1681813704"/>
            <w:rPr>
              <w:ins w:id="517" w:author="Martin Novák" w:date="2023-03-20T19:15:00Z"/>
              <w:rFonts w:eastAsia="Times New Roman"/>
            </w:rPr>
          </w:pPr>
          <w:ins w:id="518" w:author="Martin Novák" w:date="2023-03-20T19:15: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082AAA1F" w14:textId="77777777" w:rsidR="00205822" w:rsidRDefault="00205822">
          <w:pPr>
            <w:autoSpaceDE w:val="0"/>
            <w:autoSpaceDN w:val="0"/>
            <w:ind w:hanging="640"/>
            <w:divId w:val="1346127826"/>
            <w:rPr>
              <w:ins w:id="519" w:author="Martin Novák" w:date="2023-03-20T19:15:00Z"/>
              <w:rFonts w:eastAsia="Times New Roman"/>
            </w:rPr>
          </w:pPr>
          <w:ins w:id="520" w:author="Martin Novák" w:date="2023-03-20T19:15: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67CD22D4" w14:textId="77777777" w:rsidR="00205822" w:rsidRDefault="00205822">
          <w:pPr>
            <w:autoSpaceDE w:val="0"/>
            <w:autoSpaceDN w:val="0"/>
            <w:ind w:hanging="640"/>
            <w:divId w:val="1471634391"/>
            <w:rPr>
              <w:ins w:id="521" w:author="Martin Novák" w:date="2023-03-20T19:15:00Z"/>
              <w:rFonts w:eastAsia="Times New Roman"/>
            </w:rPr>
          </w:pPr>
          <w:ins w:id="522" w:author="Martin Novák" w:date="2023-03-20T19:15: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43BE085D" w14:textId="77777777" w:rsidR="00205822" w:rsidRDefault="00205822">
          <w:pPr>
            <w:autoSpaceDE w:val="0"/>
            <w:autoSpaceDN w:val="0"/>
            <w:ind w:hanging="640"/>
            <w:divId w:val="1612977388"/>
            <w:rPr>
              <w:ins w:id="523" w:author="Martin Novák" w:date="2023-03-20T19:15:00Z"/>
              <w:rFonts w:eastAsia="Times New Roman"/>
            </w:rPr>
          </w:pPr>
          <w:ins w:id="524" w:author="Martin Novák" w:date="2023-03-20T19:15: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6C53C075" w14:textId="77777777" w:rsidR="00205822" w:rsidRDefault="00205822">
          <w:pPr>
            <w:autoSpaceDE w:val="0"/>
            <w:autoSpaceDN w:val="0"/>
            <w:ind w:hanging="640"/>
            <w:divId w:val="521863603"/>
            <w:rPr>
              <w:ins w:id="525" w:author="Martin Novák" w:date="2023-03-20T19:15:00Z"/>
              <w:rFonts w:eastAsia="Times New Roman"/>
            </w:rPr>
          </w:pPr>
          <w:ins w:id="526" w:author="Martin Novák" w:date="2023-03-20T19:15: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640B3F30" w14:textId="77777777" w:rsidR="00205822" w:rsidRDefault="00205822">
          <w:pPr>
            <w:autoSpaceDE w:val="0"/>
            <w:autoSpaceDN w:val="0"/>
            <w:ind w:hanging="640"/>
            <w:divId w:val="1116490071"/>
            <w:rPr>
              <w:ins w:id="527" w:author="Martin Novák" w:date="2023-03-20T19:15:00Z"/>
              <w:rFonts w:eastAsia="Times New Roman"/>
            </w:rPr>
          </w:pPr>
          <w:ins w:id="528" w:author="Martin Novák" w:date="2023-03-20T19:15: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1E8409DA" w14:textId="77777777" w:rsidR="00205822" w:rsidRDefault="00205822">
          <w:pPr>
            <w:autoSpaceDE w:val="0"/>
            <w:autoSpaceDN w:val="0"/>
            <w:ind w:hanging="640"/>
            <w:divId w:val="1006328042"/>
            <w:rPr>
              <w:ins w:id="529" w:author="Martin Novák" w:date="2023-03-20T19:15:00Z"/>
              <w:rFonts w:eastAsia="Times New Roman"/>
            </w:rPr>
          </w:pPr>
          <w:ins w:id="530" w:author="Martin Novák" w:date="2023-03-20T19:15: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4A7ABBDF" w14:textId="77777777" w:rsidR="00205822" w:rsidRDefault="00205822">
          <w:pPr>
            <w:autoSpaceDE w:val="0"/>
            <w:autoSpaceDN w:val="0"/>
            <w:ind w:hanging="640"/>
            <w:divId w:val="594477101"/>
            <w:rPr>
              <w:ins w:id="531" w:author="Martin Novák" w:date="2023-03-20T19:15:00Z"/>
              <w:rFonts w:eastAsia="Times New Roman"/>
            </w:rPr>
          </w:pPr>
          <w:ins w:id="532" w:author="Martin Novák" w:date="2023-03-20T19:15: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61864562" w14:textId="77777777" w:rsidR="00205822" w:rsidRDefault="00205822">
          <w:pPr>
            <w:autoSpaceDE w:val="0"/>
            <w:autoSpaceDN w:val="0"/>
            <w:ind w:hanging="640"/>
            <w:divId w:val="1011495014"/>
            <w:rPr>
              <w:ins w:id="533" w:author="Martin Novák" w:date="2023-03-20T19:15:00Z"/>
              <w:rFonts w:eastAsia="Times New Roman"/>
            </w:rPr>
          </w:pPr>
          <w:ins w:id="534" w:author="Martin Novák" w:date="2023-03-20T19:1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7720A59A" w14:textId="77777777" w:rsidR="00205822" w:rsidRDefault="00205822">
          <w:pPr>
            <w:autoSpaceDE w:val="0"/>
            <w:autoSpaceDN w:val="0"/>
            <w:ind w:hanging="640"/>
            <w:divId w:val="1545797937"/>
            <w:rPr>
              <w:ins w:id="535" w:author="Martin Novák" w:date="2023-03-20T19:15:00Z"/>
              <w:rFonts w:eastAsia="Times New Roman"/>
            </w:rPr>
          </w:pPr>
          <w:ins w:id="536" w:author="Martin Novák" w:date="2023-03-20T19:15: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3A7DFF74" w14:textId="77777777" w:rsidR="00205822" w:rsidRDefault="00205822">
          <w:pPr>
            <w:autoSpaceDE w:val="0"/>
            <w:autoSpaceDN w:val="0"/>
            <w:ind w:hanging="640"/>
            <w:divId w:val="1206337180"/>
            <w:rPr>
              <w:ins w:id="537" w:author="Martin Novák" w:date="2023-03-20T19:15:00Z"/>
              <w:rFonts w:eastAsia="Times New Roman"/>
            </w:rPr>
          </w:pPr>
          <w:ins w:id="538" w:author="Martin Novák" w:date="2023-03-20T19:15:00Z">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0EBDDE62" w14:textId="77777777" w:rsidR="00205822" w:rsidRDefault="00205822">
          <w:pPr>
            <w:autoSpaceDE w:val="0"/>
            <w:autoSpaceDN w:val="0"/>
            <w:ind w:hanging="640"/>
            <w:divId w:val="1935016012"/>
            <w:rPr>
              <w:ins w:id="539" w:author="Martin Novák" w:date="2023-03-20T19:15:00Z"/>
              <w:rFonts w:eastAsia="Times New Roman"/>
            </w:rPr>
          </w:pPr>
          <w:ins w:id="540" w:author="Martin Novák" w:date="2023-03-20T19:15: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250915E4" w14:textId="77777777" w:rsidR="00205822" w:rsidRDefault="00205822">
          <w:pPr>
            <w:autoSpaceDE w:val="0"/>
            <w:autoSpaceDN w:val="0"/>
            <w:ind w:hanging="640"/>
            <w:divId w:val="1915159607"/>
            <w:rPr>
              <w:ins w:id="541" w:author="Martin Novák" w:date="2023-03-20T19:15:00Z"/>
              <w:rFonts w:eastAsia="Times New Roman"/>
            </w:rPr>
          </w:pPr>
          <w:ins w:id="542" w:author="Martin Novák" w:date="2023-03-20T19:15: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68999FD2" w14:textId="77777777" w:rsidR="00205822" w:rsidRDefault="00205822">
          <w:pPr>
            <w:autoSpaceDE w:val="0"/>
            <w:autoSpaceDN w:val="0"/>
            <w:ind w:hanging="640"/>
            <w:divId w:val="1289359342"/>
            <w:rPr>
              <w:ins w:id="543" w:author="Martin Novák" w:date="2023-03-20T19:15:00Z"/>
              <w:rFonts w:eastAsia="Times New Roman"/>
            </w:rPr>
          </w:pPr>
          <w:ins w:id="544" w:author="Martin Novák" w:date="2023-03-20T19:15: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68952CE1" w14:textId="77777777" w:rsidR="00205822" w:rsidRDefault="00205822">
          <w:pPr>
            <w:autoSpaceDE w:val="0"/>
            <w:autoSpaceDN w:val="0"/>
            <w:ind w:hanging="640"/>
            <w:divId w:val="435441157"/>
            <w:rPr>
              <w:ins w:id="545" w:author="Martin Novák" w:date="2023-03-20T19:15:00Z"/>
              <w:rFonts w:eastAsia="Times New Roman"/>
            </w:rPr>
          </w:pPr>
          <w:ins w:id="546" w:author="Martin Novák" w:date="2023-03-20T19:15: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3DE79BAA" w14:textId="77777777" w:rsidR="00205822" w:rsidRDefault="00205822">
          <w:pPr>
            <w:autoSpaceDE w:val="0"/>
            <w:autoSpaceDN w:val="0"/>
            <w:ind w:hanging="640"/>
            <w:divId w:val="1125200122"/>
            <w:rPr>
              <w:ins w:id="547" w:author="Martin Novák" w:date="2023-03-20T19:15:00Z"/>
              <w:rFonts w:eastAsia="Times New Roman"/>
            </w:rPr>
          </w:pPr>
          <w:ins w:id="548" w:author="Martin Novák" w:date="2023-03-20T19:15: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794BA01F" w14:textId="77777777" w:rsidR="00205822" w:rsidRDefault="00205822">
          <w:pPr>
            <w:autoSpaceDE w:val="0"/>
            <w:autoSpaceDN w:val="0"/>
            <w:ind w:hanging="640"/>
            <w:divId w:val="1964770588"/>
            <w:rPr>
              <w:ins w:id="549" w:author="Martin Novák" w:date="2023-03-20T19:15:00Z"/>
              <w:rFonts w:eastAsia="Times New Roman"/>
            </w:rPr>
          </w:pPr>
          <w:ins w:id="550" w:author="Martin Novák" w:date="2023-03-20T19:15: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654ABD85" w14:textId="77777777" w:rsidR="00205822" w:rsidRDefault="00205822">
          <w:pPr>
            <w:autoSpaceDE w:val="0"/>
            <w:autoSpaceDN w:val="0"/>
            <w:ind w:hanging="640"/>
            <w:divId w:val="166097452"/>
            <w:rPr>
              <w:ins w:id="551" w:author="Martin Novák" w:date="2023-03-20T19:15:00Z"/>
              <w:rFonts w:eastAsia="Times New Roman"/>
            </w:rPr>
          </w:pPr>
          <w:ins w:id="552" w:author="Martin Novák" w:date="2023-03-20T19:15: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7F5585AF" w14:textId="77777777" w:rsidR="00205822" w:rsidRDefault="00205822">
          <w:pPr>
            <w:autoSpaceDE w:val="0"/>
            <w:autoSpaceDN w:val="0"/>
            <w:ind w:hanging="640"/>
            <w:divId w:val="983394888"/>
            <w:rPr>
              <w:ins w:id="553" w:author="Martin Novák" w:date="2023-03-20T19:15:00Z"/>
              <w:rFonts w:eastAsia="Times New Roman"/>
            </w:rPr>
          </w:pPr>
          <w:ins w:id="554" w:author="Martin Novák" w:date="2023-03-20T19:15:00Z">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0EF679C5" w14:textId="77777777" w:rsidR="00205822" w:rsidRDefault="00205822">
          <w:pPr>
            <w:autoSpaceDE w:val="0"/>
            <w:autoSpaceDN w:val="0"/>
            <w:ind w:hanging="640"/>
            <w:divId w:val="27025666"/>
            <w:rPr>
              <w:ins w:id="555" w:author="Martin Novák" w:date="2023-03-20T19:15:00Z"/>
              <w:rFonts w:eastAsia="Times New Roman"/>
            </w:rPr>
          </w:pPr>
          <w:ins w:id="556" w:author="Martin Novák" w:date="2023-03-20T19:15:00Z">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20AA4353" w14:textId="77777777" w:rsidR="00205822" w:rsidRDefault="00205822">
          <w:pPr>
            <w:autoSpaceDE w:val="0"/>
            <w:autoSpaceDN w:val="0"/>
            <w:ind w:hanging="640"/>
            <w:divId w:val="689601492"/>
            <w:rPr>
              <w:ins w:id="557" w:author="Martin Novák" w:date="2023-03-20T19:15:00Z"/>
              <w:rFonts w:eastAsia="Times New Roman"/>
            </w:rPr>
          </w:pPr>
          <w:ins w:id="558" w:author="Martin Novák" w:date="2023-03-20T19:15: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3EE588F1" w14:textId="77777777" w:rsidR="00205822" w:rsidRDefault="00205822">
          <w:pPr>
            <w:autoSpaceDE w:val="0"/>
            <w:autoSpaceDN w:val="0"/>
            <w:ind w:hanging="640"/>
            <w:divId w:val="639576219"/>
            <w:rPr>
              <w:ins w:id="559" w:author="Martin Novák" w:date="2023-03-20T19:15:00Z"/>
              <w:rFonts w:eastAsia="Times New Roman"/>
            </w:rPr>
          </w:pPr>
          <w:ins w:id="560" w:author="Martin Novák" w:date="2023-03-20T19:15: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06C34B76" w14:textId="77777777" w:rsidR="00205822" w:rsidRDefault="00205822">
          <w:pPr>
            <w:autoSpaceDE w:val="0"/>
            <w:autoSpaceDN w:val="0"/>
            <w:ind w:hanging="640"/>
            <w:divId w:val="1151754554"/>
            <w:rPr>
              <w:ins w:id="561" w:author="Martin Novák" w:date="2023-03-20T19:15:00Z"/>
              <w:rFonts w:eastAsia="Times New Roman"/>
            </w:rPr>
          </w:pPr>
          <w:ins w:id="562" w:author="Martin Novák" w:date="2023-03-20T19:15: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0D32B367" w14:textId="77777777" w:rsidR="00205822" w:rsidRDefault="00205822">
          <w:pPr>
            <w:autoSpaceDE w:val="0"/>
            <w:autoSpaceDN w:val="0"/>
            <w:ind w:hanging="640"/>
            <w:divId w:val="82537865"/>
            <w:rPr>
              <w:ins w:id="563" w:author="Martin Novák" w:date="2023-03-20T19:15:00Z"/>
              <w:rFonts w:eastAsia="Times New Roman"/>
            </w:rPr>
          </w:pPr>
          <w:ins w:id="564" w:author="Martin Novák" w:date="2023-03-20T19:15: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6D193F78" w14:textId="77777777" w:rsidR="00205822" w:rsidRDefault="00205822">
          <w:pPr>
            <w:autoSpaceDE w:val="0"/>
            <w:autoSpaceDN w:val="0"/>
            <w:ind w:hanging="640"/>
            <w:divId w:val="1421290548"/>
            <w:rPr>
              <w:ins w:id="565" w:author="Martin Novák" w:date="2023-03-20T19:15:00Z"/>
              <w:rFonts w:eastAsia="Times New Roman"/>
            </w:rPr>
          </w:pPr>
          <w:ins w:id="566" w:author="Martin Novák" w:date="2023-03-20T19:1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CA4E29D" w14:textId="77777777" w:rsidR="00205822" w:rsidRDefault="00205822">
          <w:pPr>
            <w:autoSpaceDE w:val="0"/>
            <w:autoSpaceDN w:val="0"/>
            <w:ind w:hanging="640"/>
            <w:divId w:val="1482116938"/>
            <w:rPr>
              <w:ins w:id="567" w:author="Martin Novák" w:date="2023-03-20T19:15:00Z"/>
              <w:rFonts w:eastAsia="Times New Roman"/>
            </w:rPr>
          </w:pPr>
          <w:ins w:id="568" w:author="Martin Novák" w:date="2023-03-20T19:15:00Z">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5C96A356" w14:textId="77777777" w:rsidR="00205822" w:rsidRDefault="00205822">
          <w:pPr>
            <w:autoSpaceDE w:val="0"/>
            <w:autoSpaceDN w:val="0"/>
            <w:ind w:hanging="640"/>
            <w:divId w:val="1665207435"/>
            <w:rPr>
              <w:ins w:id="569" w:author="Martin Novák" w:date="2023-03-20T19:15:00Z"/>
              <w:rFonts w:eastAsia="Times New Roman"/>
            </w:rPr>
          </w:pPr>
          <w:ins w:id="570" w:author="Martin Novák" w:date="2023-03-20T19:15: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1A04EF4A" w14:textId="77777777" w:rsidR="00205822" w:rsidRDefault="00205822">
          <w:pPr>
            <w:autoSpaceDE w:val="0"/>
            <w:autoSpaceDN w:val="0"/>
            <w:ind w:hanging="640"/>
            <w:divId w:val="1220362237"/>
            <w:rPr>
              <w:ins w:id="571" w:author="Martin Novák" w:date="2023-03-20T19:15:00Z"/>
              <w:rFonts w:eastAsia="Times New Roman"/>
            </w:rPr>
          </w:pPr>
          <w:ins w:id="572" w:author="Martin Novák" w:date="2023-03-20T19:15: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4A5CA394" w14:textId="77777777" w:rsidR="00205822" w:rsidRDefault="00205822">
          <w:pPr>
            <w:autoSpaceDE w:val="0"/>
            <w:autoSpaceDN w:val="0"/>
            <w:ind w:hanging="640"/>
            <w:divId w:val="1954167616"/>
            <w:rPr>
              <w:ins w:id="573" w:author="Martin Novák" w:date="2023-03-20T19:15:00Z"/>
              <w:rFonts w:eastAsia="Times New Roman"/>
            </w:rPr>
          </w:pPr>
          <w:ins w:id="574" w:author="Martin Novák" w:date="2023-03-20T19:15: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5EFC395C" w14:textId="77777777" w:rsidR="00205822" w:rsidRDefault="00205822">
          <w:pPr>
            <w:autoSpaceDE w:val="0"/>
            <w:autoSpaceDN w:val="0"/>
            <w:ind w:hanging="640"/>
            <w:divId w:val="278612139"/>
            <w:rPr>
              <w:ins w:id="575" w:author="Martin Novák" w:date="2023-03-20T19:15:00Z"/>
              <w:rFonts w:eastAsia="Times New Roman"/>
            </w:rPr>
          </w:pPr>
          <w:ins w:id="576" w:author="Martin Novák" w:date="2023-03-20T19:15:00Z">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0D315B09" w14:textId="77777777" w:rsidR="00205822" w:rsidRDefault="00205822">
          <w:pPr>
            <w:autoSpaceDE w:val="0"/>
            <w:autoSpaceDN w:val="0"/>
            <w:ind w:hanging="640"/>
            <w:divId w:val="1617636796"/>
            <w:rPr>
              <w:ins w:id="577" w:author="Martin Novák" w:date="2023-03-20T19:15:00Z"/>
              <w:rFonts w:eastAsia="Times New Roman"/>
            </w:rPr>
          </w:pPr>
          <w:ins w:id="578" w:author="Martin Novák" w:date="2023-03-20T19:15: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397E2F3A" w14:textId="77777777" w:rsidR="00205822" w:rsidRDefault="00205822">
          <w:pPr>
            <w:autoSpaceDE w:val="0"/>
            <w:autoSpaceDN w:val="0"/>
            <w:ind w:hanging="640"/>
            <w:divId w:val="741172432"/>
            <w:rPr>
              <w:ins w:id="579" w:author="Martin Novák" w:date="2023-03-20T19:15:00Z"/>
              <w:rFonts w:eastAsia="Times New Roman"/>
            </w:rPr>
          </w:pPr>
          <w:ins w:id="580" w:author="Martin Novák" w:date="2023-03-20T19:15: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38E69E6F" w14:textId="77777777" w:rsidR="00205822" w:rsidRDefault="00205822">
          <w:pPr>
            <w:autoSpaceDE w:val="0"/>
            <w:autoSpaceDN w:val="0"/>
            <w:ind w:hanging="640"/>
            <w:divId w:val="514421324"/>
            <w:rPr>
              <w:ins w:id="581" w:author="Martin Novák" w:date="2023-03-20T19:15:00Z"/>
              <w:rFonts w:eastAsia="Times New Roman"/>
            </w:rPr>
          </w:pPr>
          <w:ins w:id="582" w:author="Martin Novák" w:date="2023-03-20T19:15: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0258E46A" w14:textId="77777777" w:rsidR="00205822" w:rsidRDefault="00205822">
          <w:pPr>
            <w:autoSpaceDE w:val="0"/>
            <w:autoSpaceDN w:val="0"/>
            <w:ind w:hanging="640"/>
            <w:divId w:val="2005937643"/>
            <w:rPr>
              <w:ins w:id="583" w:author="Martin Novák" w:date="2023-03-20T19:15:00Z"/>
              <w:rFonts w:eastAsia="Times New Roman"/>
            </w:rPr>
          </w:pPr>
          <w:ins w:id="584" w:author="Martin Novák" w:date="2023-03-20T19:15: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273F730D" w14:textId="77777777" w:rsidR="00205822" w:rsidRDefault="00205822">
          <w:pPr>
            <w:autoSpaceDE w:val="0"/>
            <w:autoSpaceDN w:val="0"/>
            <w:ind w:hanging="640"/>
            <w:divId w:val="665209252"/>
            <w:rPr>
              <w:ins w:id="585" w:author="Martin Novák" w:date="2023-03-20T19:15:00Z"/>
              <w:rFonts w:eastAsia="Times New Roman"/>
            </w:rPr>
          </w:pPr>
          <w:ins w:id="586" w:author="Martin Novák" w:date="2023-03-20T19:15: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482D8A93" w14:textId="77777777" w:rsidR="00205822" w:rsidRDefault="00205822">
          <w:pPr>
            <w:autoSpaceDE w:val="0"/>
            <w:autoSpaceDN w:val="0"/>
            <w:ind w:hanging="640"/>
            <w:divId w:val="1082946133"/>
            <w:rPr>
              <w:ins w:id="587" w:author="Martin Novák" w:date="2023-03-20T19:15:00Z"/>
              <w:rFonts w:eastAsia="Times New Roman"/>
            </w:rPr>
          </w:pPr>
          <w:ins w:id="588" w:author="Martin Novák" w:date="2023-03-20T19:15:00Z">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1629F382" w14:textId="77777777" w:rsidR="00205822" w:rsidRDefault="00205822">
          <w:pPr>
            <w:autoSpaceDE w:val="0"/>
            <w:autoSpaceDN w:val="0"/>
            <w:ind w:hanging="640"/>
            <w:divId w:val="1246112567"/>
            <w:rPr>
              <w:ins w:id="589" w:author="Martin Novák" w:date="2023-03-20T19:15:00Z"/>
              <w:rFonts w:eastAsia="Times New Roman"/>
            </w:rPr>
          </w:pPr>
          <w:ins w:id="590" w:author="Martin Novák" w:date="2023-03-20T19:15: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626F8E5A" w14:textId="77777777" w:rsidR="00205822" w:rsidRDefault="00205822">
          <w:pPr>
            <w:autoSpaceDE w:val="0"/>
            <w:autoSpaceDN w:val="0"/>
            <w:ind w:hanging="640"/>
            <w:divId w:val="2138914038"/>
            <w:rPr>
              <w:ins w:id="591" w:author="Martin Novák" w:date="2023-03-20T19:15:00Z"/>
              <w:rFonts w:eastAsia="Times New Roman"/>
            </w:rPr>
          </w:pPr>
          <w:ins w:id="592" w:author="Martin Novák" w:date="2023-03-20T19:15: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6CB50183" w14:textId="77777777" w:rsidR="00205822" w:rsidRDefault="00205822">
          <w:pPr>
            <w:autoSpaceDE w:val="0"/>
            <w:autoSpaceDN w:val="0"/>
            <w:ind w:hanging="640"/>
            <w:divId w:val="1325426801"/>
            <w:rPr>
              <w:ins w:id="593" w:author="Martin Novák" w:date="2023-03-20T19:15:00Z"/>
              <w:rFonts w:eastAsia="Times New Roman"/>
            </w:rPr>
          </w:pPr>
          <w:ins w:id="594" w:author="Martin Novák" w:date="2023-03-20T19:15: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7707F13A" w14:textId="77777777" w:rsidR="00205822" w:rsidRDefault="00205822">
          <w:pPr>
            <w:autoSpaceDE w:val="0"/>
            <w:autoSpaceDN w:val="0"/>
            <w:ind w:hanging="640"/>
            <w:divId w:val="1347975041"/>
            <w:rPr>
              <w:ins w:id="595" w:author="Martin Novák" w:date="2023-03-20T19:15:00Z"/>
              <w:rFonts w:eastAsia="Times New Roman"/>
            </w:rPr>
          </w:pPr>
          <w:ins w:id="596" w:author="Martin Novák" w:date="2023-03-20T19:15: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06BE3AFB" w14:textId="77777777" w:rsidR="00205822" w:rsidRDefault="00205822">
          <w:pPr>
            <w:autoSpaceDE w:val="0"/>
            <w:autoSpaceDN w:val="0"/>
            <w:ind w:hanging="640"/>
            <w:divId w:val="738752800"/>
            <w:rPr>
              <w:ins w:id="597" w:author="Martin Novák" w:date="2023-03-20T19:15:00Z"/>
              <w:rFonts w:eastAsia="Times New Roman"/>
            </w:rPr>
          </w:pPr>
          <w:ins w:id="598" w:author="Martin Novák" w:date="2023-03-20T19:15: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4AE95ADE" w14:textId="77777777" w:rsidR="00205822" w:rsidRDefault="00205822">
          <w:pPr>
            <w:autoSpaceDE w:val="0"/>
            <w:autoSpaceDN w:val="0"/>
            <w:ind w:hanging="640"/>
            <w:divId w:val="1928226330"/>
            <w:rPr>
              <w:ins w:id="599" w:author="Martin Novák" w:date="2023-03-20T19:15:00Z"/>
              <w:rFonts w:eastAsia="Times New Roman"/>
            </w:rPr>
          </w:pPr>
          <w:ins w:id="600" w:author="Martin Novák" w:date="2023-03-20T19:15: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754FCC83" w14:textId="77777777" w:rsidR="00205822" w:rsidRDefault="00205822">
          <w:pPr>
            <w:autoSpaceDE w:val="0"/>
            <w:autoSpaceDN w:val="0"/>
            <w:ind w:hanging="640"/>
            <w:divId w:val="360129802"/>
            <w:rPr>
              <w:ins w:id="601" w:author="Martin Novák" w:date="2023-03-20T19:15:00Z"/>
              <w:rFonts w:eastAsia="Times New Roman"/>
            </w:rPr>
          </w:pPr>
          <w:ins w:id="602" w:author="Martin Novák" w:date="2023-03-20T19:15: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1165C3F0" w14:textId="77777777" w:rsidR="00205822" w:rsidRDefault="00205822">
          <w:pPr>
            <w:autoSpaceDE w:val="0"/>
            <w:autoSpaceDN w:val="0"/>
            <w:ind w:hanging="640"/>
            <w:divId w:val="227111345"/>
            <w:rPr>
              <w:ins w:id="603" w:author="Martin Novák" w:date="2023-03-20T19:15:00Z"/>
              <w:rFonts w:eastAsia="Times New Roman"/>
            </w:rPr>
          </w:pPr>
          <w:ins w:id="604" w:author="Martin Novák" w:date="2023-03-20T19:15: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081A9BE4" w14:textId="77777777" w:rsidR="00205822" w:rsidRDefault="00205822">
          <w:pPr>
            <w:autoSpaceDE w:val="0"/>
            <w:autoSpaceDN w:val="0"/>
            <w:ind w:hanging="640"/>
            <w:divId w:val="1264804653"/>
            <w:rPr>
              <w:ins w:id="605" w:author="Martin Novák" w:date="2023-03-20T19:15:00Z"/>
              <w:rFonts w:eastAsia="Times New Roman"/>
            </w:rPr>
          </w:pPr>
          <w:ins w:id="606" w:author="Martin Novák" w:date="2023-03-20T19:15: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7FDB3B29" w14:textId="77777777" w:rsidR="00205822" w:rsidRDefault="00205822">
          <w:pPr>
            <w:autoSpaceDE w:val="0"/>
            <w:autoSpaceDN w:val="0"/>
            <w:ind w:hanging="640"/>
            <w:divId w:val="1341271962"/>
            <w:rPr>
              <w:ins w:id="607" w:author="Martin Novák" w:date="2023-03-20T19:15:00Z"/>
              <w:rFonts w:eastAsia="Times New Roman"/>
            </w:rPr>
          </w:pPr>
          <w:ins w:id="608" w:author="Martin Novák" w:date="2023-03-20T19:15: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1879A316" w14:textId="77777777" w:rsidR="00205822" w:rsidRDefault="00205822">
          <w:pPr>
            <w:autoSpaceDE w:val="0"/>
            <w:autoSpaceDN w:val="0"/>
            <w:ind w:hanging="640"/>
            <w:divId w:val="862599672"/>
            <w:rPr>
              <w:ins w:id="609" w:author="Martin Novák" w:date="2023-03-20T19:15:00Z"/>
              <w:rFonts w:eastAsia="Times New Roman"/>
            </w:rPr>
          </w:pPr>
          <w:ins w:id="610" w:author="Martin Novák" w:date="2023-03-20T19:15: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0D723AF8" w14:textId="77777777" w:rsidR="00205822" w:rsidRDefault="00205822">
          <w:pPr>
            <w:autoSpaceDE w:val="0"/>
            <w:autoSpaceDN w:val="0"/>
            <w:ind w:hanging="640"/>
            <w:divId w:val="46806247"/>
            <w:rPr>
              <w:ins w:id="611" w:author="Martin Novák" w:date="2023-03-20T19:15:00Z"/>
              <w:rFonts w:eastAsia="Times New Roman"/>
            </w:rPr>
          </w:pPr>
          <w:ins w:id="612" w:author="Martin Novák" w:date="2023-03-20T19:15: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724CE381" w14:textId="77777777" w:rsidR="00205822" w:rsidRDefault="00205822">
          <w:pPr>
            <w:autoSpaceDE w:val="0"/>
            <w:autoSpaceDN w:val="0"/>
            <w:ind w:hanging="640"/>
            <w:divId w:val="112336094"/>
            <w:rPr>
              <w:ins w:id="613" w:author="Martin Novák" w:date="2023-03-20T19:15:00Z"/>
              <w:rFonts w:eastAsia="Times New Roman"/>
            </w:rPr>
          </w:pPr>
          <w:ins w:id="614" w:author="Martin Novák" w:date="2023-03-20T19:1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0AC0BA89" w14:textId="77777777" w:rsidR="00205822" w:rsidRDefault="00205822">
          <w:pPr>
            <w:autoSpaceDE w:val="0"/>
            <w:autoSpaceDN w:val="0"/>
            <w:ind w:hanging="640"/>
            <w:divId w:val="158691265"/>
            <w:rPr>
              <w:ins w:id="615" w:author="Martin Novák" w:date="2023-03-20T19:15:00Z"/>
              <w:rFonts w:eastAsia="Times New Roman"/>
            </w:rPr>
          </w:pPr>
          <w:ins w:id="616" w:author="Martin Novák" w:date="2023-03-20T19:15: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1EC0D830" w14:textId="77777777" w:rsidR="00205822" w:rsidRDefault="00205822">
          <w:pPr>
            <w:autoSpaceDE w:val="0"/>
            <w:autoSpaceDN w:val="0"/>
            <w:ind w:hanging="640"/>
            <w:divId w:val="1680155131"/>
            <w:rPr>
              <w:ins w:id="617" w:author="Martin Novák" w:date="2023-03-20T19:15:00Z"/>
              <w:rFonts w:eastAsia="Times New Roman"/>
            </w:rPr>
          </w:pPr>
          <w:ins w:id="618" w:author="Martin Novák" w:date="2023-03-20T19:1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673268AD" w14:textId="77777777" w:rsidR="00205822" w:rsidRDefault="00205822">
          <w:pPr>
            <w:autoSpaceDE w:val="0"/>
            <w:autoSpaceDN w:val="0"/>
            <w:ind w:hanging="640"/>
            <w:divId w:val="840662431"/>
            <w:rPr>
              <w:ins w:id="619" w:author="Martin Novák" w:date="2023-03-20T19:15:00Z"/>
              <w:rFonts w:eastAsia="Times New Roman"/>
            </w:rPr>
          </w:pPr>
          <w:ins w:id="620" w:author="Martin Novák" w:date="2023-03-20T19:1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13E69A61" w14:textId="77777777" w:rsidR="00205822" w:rsidRDefault="00205822">
          <w:pPr>
            <w:autoSpaceDE w:val="0"/>
            <w:autoSpaceDN w:val="0"/>
            <w:ind w:hanging="640"/>
            <w:divId w:val="1631667689"/>
            <w:rPr>
              <w:ins w:id="621" w:author="Martin Novák" w:date="2023-03-20T19:15:00Z"/>
              <w:rFonts w:eastAsia="Times New Roman"/>
            </w:rPr>
          </w:pPr>
          <w:ins w:id="622" w:author="Martin Novák" w:date="2023-03-20T19:15: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10BD3370" w14:textId="77777777" w:rsidR="00205822" w:rsidRDefault="00205822">
          <w:pPr>
            <w:autoSpaceDE w:val="0"/>
            <w:autoSpaceDN w:val="0"/>
            <w:ind w:hanging="640"/>
            <w:divId w:val="114716724"/>
            <w:rPr>
              <w:ins w:id="623" w:author="Martin Novák" w:date="2023-03-20T19:15:00Z"/>
              <w:rFonts w:eastAsia="Times New Roman"/>
            </w:rPr>
          </w:pPr>
          <w:ins w:id="624" w:author="Martin Novák" w:date="2023-03-20T19:15: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456B0C01" w14:textId="77777777" w:rsidR="00205822" w:rsidRDefault="00205822">
          <w:pPr>
            <w:autoSpaceDE w:val="0"/>
            <w:autoSpaceDN w:val="0"/>
            <w:ind w:hanging="640"/>
            <w:divId w:val="892929150"/>
            <w:rPr>
              <w:ins w:id="625" w:author="Martin Novák" w:date="2023-03-20T19:15:00Z"/>
              <w:rFonts w:eastAsia="Times New Roman"/>
            </w:rPr>
          </w:pPr>
          <w:ins w:id="626" w:author="Martin Novák" w:date="2023-03-20T19:1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36B864AC" w14:textId="77777777" w:rsidR="00205822" w:rsidRDefault="00205822">
          <w:pPr>
            <w:autoSpaceDE w:val="0"/>
            <w:autoSpaceDN w:val="0"/>
            <w:ind w:hanging="640"/>
            <w:divId w:val="1815366145"/>
            <w:rPr>
              <w:ins w:id="627" w:author="Martin Novák" w:date="2023-03-20T19:15:00Z"/>
              <w:rFonts w:eastAsia="Times New Roman"/>
            </w:rPr>
          </w:pPr>
          <w:ins w:id="628" w:author="Martin Novák" w:date="2023-03-20T19:15: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5AFAD9F3" w14:textId="77777777" w:rsidR="00205822" w:rsidRDefault="00205822">
          <w:pPr>
            <w:autoSpaceDE w:val="0"/>
            <w:autoSpaceDN w:val="0"/>
            <w:ind w:hanging="640"/>
            <w:divId w:val="457645569"/>
            <w:rPr>
              <w:ins w:id="629" w:author="Martin Novák" w:date="2023-03-20T19:15:00Z"/>
              <w:rFonts w:eastAsia="Times New Roman"/>
            </w:rPr>
          </w:pPr>
          <w:ins w:id="630" w:author="Martin Novák" w:date="2023-03-20T19:15: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64881358" w14:textId="77777777" w:rsidR="00205822" w:rsidRDefault="00205822">
          <w:pPr>
            <w:autoSpaceDE w:val="0"/>
            <w:autoSpaceDN w:val="0"/>
            <w:ind w:hanging="640"/>
            <w:divId w:val="586618208"/>
            <w:rPr>
              <w:ins w:id="631" w:author="Martin Novák" w:date="2023-03-20T19:15:00Z"/>
              <w:rFonts w:eastAsia="Times New Roman"/>
            </w:rPr>
          </w:pPr>
          <w:ins w:id="632" w:author="Martin Novák" w:date="2023-03-20T19:15: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535B0F87" w14:textId="77777777" w:rsidR="00205822" w:rsidRDefault="00205822">
          <w:pPr>
            <w:autoSpaceDE w:val="0"/>
            <w:autoSpaceDN w:val="0"/>
            <w:ind w:hanging="640"/>
            <w:divId w:val="348338886"/>
            <w:rPr>
              <w:ins w:id="633" w:author="Martin Novák" w:date="2023-03-20T19:15:00Z"/>
              <w:rFonts w:eastAsia="Times New Roman"/>
            </w:rPr>
          </w:pPr>
          <w:ins w:id="634" w:author="Martin Novák" w:date="2023-03-20T19:15: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676F91D8" w14:textId="77777777" w:rsidR="00205822" w:rsidRDefault="00205822">
          <w:pPr>
            <w:autoSpaceDE w:val="0"/>
            <w:autoSpaceDN w:val="0"/>
            <w:ind w:hanging="640"/>
            <w:divId w:val="1707221659"/>
            <w:rPr>
              <w:ins w:id="635" w:author="Martin Novák" w:date="2023-03-20T19:15:00Z"/>
              <w:rFonts w:eastAsia="Times New Roman"/>
            </w:rPr>
          </w:pPr>
          <w:ins w:id="636" w:author="Martin Novák" w:date="2023-03-20T19:15: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3E3B0993" w14:textId="77777777" w:rsidR="00205822" w:rsidRDefault="00205822">
          <w:pPr>
            <w:autoSpaceDE w:val="0"/>
            <w:autoSpaceDN w:val="0"/>
            <w:ind w:hanging="640"/>
            <w:divId w:val="678239054"/>
            <w:rPr>
              <w:ins w:id="637" w:author="Martin Novák" w:date="2023-03-20T19:15:00Z"/>
              <w:rFonts w:eastAsia="Times New Roman"/>
            </w:rPr>
          </w:pPr>
          <w:ins w:id="638" w:author="Martin Novák" w:date="2023-03-20T19:15:00Z">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79EB1AC6" w14:textId="77777777" w:rsidR="00205822" w:rsidRDefault="00205822">
          <w:pPr>
            <w:autoSpaceDE w:val="0"/>
            <w:autoSpaceDN w:val="0"/>
            <w:ind w:hanging="640"/>
            <w:divId w:val="85737807"/>
            <w:rPr>
              <w:ins w:id="639" w:author="Martin Novák" w:date="2023-03-20T19:15:00Z"/>
              <w:rFonts w:eastAsia="Times New Roman"/>
            </w:rPr>
          </w:pPr>
          <w:ins w:id="640" w:author="Martin Novák" w:date="2023-03-20T19:15: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4B6F1DFB" w14:textId="77777777" w:rsidR="00205822" w:rsidRDefault="00205822">
          <w:pPr>
            <w:autoSpaceDE w:val="0"/>
            <w:autoSpaceDN w:val="0"/>
            <w:ind w:hanging="640"/>
            <w:divId w:val="267278080"/>
            <w:rPr>
              <w:ins w:id="641" w:author="Martin Novák" w:date="2023-03-20T19:15:00Z"/>
              <w:rFonts w:eastAsia="Times New Roman"/>
            </w:rPr>
          </w:pPr>
          <w:ins w:id="642" w:author="Martin Novák" w:date="2023-03-20T19:15: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00DE105C" w14:textId="77777777" w:rsidR="00205822" w:rsidRDefault="00205822">
          <w:pPr>
            <w:autoSpaceDE w:val="0"/>
            <w:autoSpaceDN w:val="0"/>
            <w:ind w:hanging="640"/>
            <w:divId w:val="1061632999"/>
            <w:rPr>
              <w:ins w:id="643" w:author="Martin Novák" w:date="2023-03-20T19:15:00Z"/>
              <w:rFonts w:eastAsia="Times New Roman"/>
            </w:rPr>
          </w:pPr>
          <w:ins w:id="644" w:author="Martin Novák" w:date="2023-03-20T19:15: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62265BA8" w14:textId="77777777" w:rsidR="00205822" w:rsidRDefault="00205822">
          <w:pPr>
            <w:autoSpaceDE w:val="0"/>
            <w:autoSpaceDN w:val="0"/>
            <w:ind w:hanging="640"/>
            <w:divId w:val="438570679"/>
            <w:rPr>
              <w:ins w:id="645" w:author="Martin Novák" w:date="2023-03-20T19:15:00Z"/>
              <w:rFonts w:eastAsia="Times New Roman"/>
            </w:rPr>
          </w:pPr>
          <w:ins w:id="646" w:author="Martin Novák" w:date="2023-03-20T19:15: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74972BBF" w14:textId="77777777" w:rsidR="00205822" w:rsidRDefault="00205822">
          <w:pPr>
            <w:autoSpaceDE w:val="0"/>
            <w:autoSpaceDN w:val="0"/>
            <w:ind w:hanging="640"/>
            <w:divId w:val="559905332"/>
            <w:rPr>
              <w:ins w:id="647" w:author="Martin Novák" w:date="2023-03-20T19:15:00Z"/>
              <w:rFonts w:eastAsia="Times New Roman"/>
            </w:rPr>
          </w:pPr>
          <w:ins w:id="648" w:author="Martin Novák" w:date="2023-03-20T19:15: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66764362" w14:textId="77777777" w:rsidR="00205822" w:rsidRDefault="00205822">
          <w:pPr>
            <w:autoSpaceDE w:val="0"/>
            <w:autoSpaceDN w:val="0"/>
            <w:ind w:hanging="640"/>
            <w:divId w:val="1431462312"/>
            <w:rPr>
              <w:ins w:id="649" w:author="Martin Novák" w:date="2023-03-20T19:15:00Z"/>
              <w:rFonts w:eastAsia="Times New Roman"/>
            </w:rPr>
          </w:pPr>
          <w:ins w:id="650" w:author="Martin Novák" w:date="2023-03-20T19:15: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6203F053" w14:textId="77777777" w:rsidR="00205822" w:rsidRDefault="00205822">
          <w:pPr>
            <w:autoSpaceDE w:val="0"/>
            <w:autoSpaceDN w:val="0"/>
            <w:ind w:hanging="640"/>
            <w:divId w:val="343214204"/>
            <w:rPr>
              <w:ins w:id="651" w:author="Martin Novák" w:date="2023-03-20T19:15:00Z"/>
              <w:rFonts w:eastAsia="Times New Roman"/>
            </w:rPr>
          </w:pPr>
          <w:ins w:id="652" w:author="Martin Novák" w:date="2023-03-20T19:15:00Z">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4C27854E" w14:textId="77777777" w:rsidR="00205822" w:rsidRDefault="00205822">
          <w:pPr>
            <w:autoSpaceDE w:val="0"/>
            <w:autoSpaceDN w:val="0"/>
            <w:ind w:hanging="640"/>
            <w:divId w:val="397022683"/>
            <w:rPr>
              <w:ins w:id="653" w:author="Martin Novák" w:date="2023-03-20T19:15:00Z"/>
              <w:rFonts w:eastAsia="Times New Roman"/>
            </w:rPr>
          </w:pPr>
          <w:ins w:id="654" w:author="Martin Novák" w:date="2023-03-20T19:15:00Z">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2331E36B" w14:textId="77777777" w:rsidR="00205822" w:rsidRDefault="00205822">
          <w:pPr>
            <w:autoSpaceDE w:val="0"/>
            <w:autoSpaceDN w:val="0"/>
            <w:ind w:hanging="640"/>
            <w:divId w:val="2125804586"/>
            <w:rPr>
              <w:ins w:id="655" w:author="Martin Novák" w:date="2023-03-20T19:15:00Z"/>
              <w:rFonts w:eastAsia="Times New Roman"/>
            </w:rPr>
          </w:pPr>
          <w:ins w:id="656" w:author="Martin Novák" w:date="2023-03-20T19:15:00Z">
            <w:r>
              <w:rPr>
                <w:rFonts w:eastAsia="Times New Roman"/>
              </w:rPr>
              <w:t xml:space="preserve">[89]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4BEE50CB" w14:textId="77777777" w:rsidR="00205822" w:rsidRDefault="00205822">
          <w:pPr>
            <w:autoSpaceDE w:val="0"/>
            <w:autoSpaceDN w:val="0"/>
            <w:ind w:hanging="640"/>
            <w:divId w:val="1149639877"/>
            <w:rPr>
              <w:ins w:id="657" w:author="Martin Novák" w:date="2023-03-20T19:15:00Z"/>
              <w:rFonts w:eastAsia="Times New Roman"/>
            </w:rPr>
          </w:pPr>
          <w:ins w:id="658" w:author="Martin Novák" w:date="2023-03-20T19:15:00Z">
            <w:r>
              <w:rPr>
                <w:rFonts w:eastAsia="Times New Roman"/>
              </w:rPr>
              <w:t xml:space="preserve">[90]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109E5C2F" w14:textId="77777777" w:rsidR="00205822" w:rsidRDefault="00205822">
          <w:pPr>
            <w:autoSpaceDE w:val="0"/>
            <w:autoSpaceDN w:val="0"/>
            <w:ind w:hanging="640"/>
            <w:divId w:val="1121729214"/>
            <w:rPr>
              <w:ins w:id="659" w:author="Martin Novák" w:date="2023-03-20T19:15:00Z"/>
              <w:rFonts w:eastAsia="Times New Roman"/>
            </w:rPr>
          </w:pPr>
          <w:ins w:id="660" w:author="Martin Novák" w:date="2023-03-20T19:15:00Z">
            <w:r>
              <w:rPr>
                <w:rFonts w:eastAsia="Times New Roman"/>
              </w:rPr>
              <w:t xml:space="preserve">[91]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264321C9" w14:textId="77777777" w:rsidR="00205822" w:rsidRDefault="00205822">
          <w:pPr>
            <w:autoSpaceDE w:val="0"/>
            <w:autoSpaceDN w:val="0"/>
            <w:ind w:hanging="640"/>
            <w:divId w:val="857541241"/>
            <w:rPr>
              <w:ins w:id="661" w:author="Martin Novák" w:date="2023-03-20T19:15:00Z"/>
              <w:rFonts w:eastAsia="Times New Roman"/>
            </w:rPr>
          </w:pPr>
          <w:ins w:id="662" w:author="Martin Novák" w:date="2023-03-20T19:15:00Z">
            <w:r>
              <w:rPr>
                <w:rFonts w:eastAsia="Times New Roman"/>
              </w:rPr>
              <w:t xml:space="preserve">[92]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7873E406" w14:textId="77777777" w:rsidR="00205822" w:rsidRDefault="00205822">
          <w:pPr>
            <w:autoSpaceDE w:val="0"/>
            <w:autoSpaceDN w:val="0"/>
            <w:ind w:hanging="640"/>
            <w:divId w:val="1288706458"/>
            <w:rPr>
              <w:ins w:id="663" w:author="Martin Novák" w:date="2023-03-20T19:15:00Z"/>
              <w:rFonts w:eastAsia="Times New Roman"/>
            </w:rPr>
          </w:pPr>
          <w:ins w:id="664" w:author="Martin Novák" w:date="2023-03-20T19:15:00Z">
            <w:r>
              <w:rPr>
                <w:rFonts w:eastAsia="Times New Roman"/>
              </w:rPr>
              <w:t xml:space="preserve">[93]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10FFA960" w14:textId="77777777" w:rsidR="00205822" w:rsidRDefault="00205822">
          <w:pPr>
            <w:autoSpaceDE w:val="0"/>
            <w:autoSpaceDN w:val="0"/>
            <w:ind w:hanging="640"/>
            <w:divId w:val="867332267"/>
            <w:rPr>
              <w:ins w:id="665" w:author="Martin Novák" w:date="2023-03-20T19:15:00Z"/>
              <w:rFonts w:eastAsia="Times New Roman"/>
            </w:rPr>
          </w:pPr>
          <w:ins w:id="666" w:author="Martin Novák" w:date="2023-03-20T19:15:00Z">
            <w:r>
              <w:rPr>
                <w:rFonts w:eastAsia="Times New Roman"/>
              </w:rPr>
              <w:t xml:space="preserve">[94]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3B1190A2" w14:textId="77777777" w:rsidR="00205822" w:rsidRDefault="00205822">
          <w:pPr>
            <w:autoSpaceDE w:val="0"/>
            <w:autoSpaceDN w:val="0"/>
            <w:ind w:hanging="640"/>
            <w:divId w:val="1903365679"/>
            <w:rPr>
              <w:ins w:id="667" w:author="Martin Novák" w:date="2023-03-20T19:15:00Z"/>
              <w:rFonts w:eastAsia="Times New Roman"/>
            </w:rPr>
          </w:pPr>
          <w:ins w:id="668" w:author="Martin Novák" w:date="2023-03-20T19:15:00Z">
            <w:r>
              <w:rPr>
                <w:rFonts w:eastAsia="Times New Roman"/>
              </w:rPr>
              <w:t xml:space="preserve">[95]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2BE658A4" w14:textId="77777777" w:rsidR="00205822" w:rsidRDefault="00205822">
          <w:pPr>
            <w:autoSpaceDE w:val="0"/>
            <w:autoSpaceDN w:val="0"/>
            <w:ind w:hanging="640"/>
            <w:divId w:val="547376503"/>
            <w:rPr>
              <w:ins w:id="669" w:author="Martin Novák" w:date="2023-03-20T19:15:00Z"/>
              <w:rFonts w:eastAsia="Times New Roman"/>
            </w:rPr>
          </w:pPr>
          <w:ins w:id="670" w:author="Martin Novák" w:date="2023-03-20T19:15:00Z">
            <w:r>
              <w:rPr>
                <w:rFonts w:eastAsia="Times New Roman"/>
              </w:rPr>
              <w:t xml:space="preserve">[96]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3EE3517D" w14:textId="77777777" w:rsidR="00205822" w:rsidRDefault="00205822">
          <w:pPr>
            <w:autoSpaceDE w:val="0"/>
            <w:autoSpaceDN w:val="0"/>
            <w:ind w:hanging="640"/>
            <w:divId w:val="1622808907"/>
            <w:rPr>
              <w:ins w:id="671" w:author="Martin Novák" w:date="2023-03-20T19:15:00Z"/>
              <w:rFonts w:eastAsia="Times New Roman"/>
            </w:rPr>
          </w:pPr>
          <w:ins w:id="672" w:author="Martin Novák" w:date="2023-03-20T19:15:00Z">
            <w:r>
              <w:rPr>
                <w:rFonts w:eastAsia="Times New Roman"/>
              </w:rPr>
              <w:t xml:space="preserve">[97]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31B9EDF2" w14:textId="77777777" w:rsidR="00205822" w:rsidRDefault="00205822">
          <w:pPr>
            <w:autoSpaceDE w:val="0"/>
            <w:autoSpaceDN w:val="0"/>
            <w:ind w:hanging="640"/>
            <w:divId w:val="1655403947"/>
            <w:rPr>
              <w:ins w:id="673" w:author="Martin Novák" w:date="2023-03-20T19:15:00Z"/>
              <w:rFonts w:eastAsia="Times New Roman"/>
            </w:rPr>
          </w:pPr>
          <w:ins w:id="674" w:author="Martin Novák" w:date="2023-03-20T19:15:00Z">
            <w:r>
              <w:rPr>
                <w:rFonts w:eastAsia="Times New Roman"/>
              </w:rPr>
              <w:t xml:space="preserve">[98]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44EA25F8" w14:textId="77777777" w:rsidR="00205822" w:rsidRDefault="00205822">
          <w:pPr>
            <w:autoSpaceDE w:val="0"/>
            <w:autoSpaceDN w:val="0"/>
            <w:ind w:hanging="640"/>
            <w:divId w:val="1224484723"/>
            <w:rPr>
              <w:ins w:id="675" w:author="Martin Novák" w:date="2023-03-20T19:15:00Z"/>
              <w:rFonts w:eastAsia="Times New Roman"/>
            </w:rPr>
          </w:pPr>
          <w:ins w:id="676" w:author="Martin Novák" w:date="2023-03-20T19:15:00Z">
            <w:r>
              <w:rPr>
                <w:rFonts w:eastAsia="Times New Roman"/>
              </w:rPr>
              <w:lastRenderedPageBreak/>
              <w:t xml:space="preserve">[99]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65BF78C1" w14:textId="77777777" w:rsidR="00205822" w:rsidRDefault="00205822">
          <w:pPr>
            <w:autoSpaceDE w:val="0"/>
            <w:autoSpaceDN w:val="0"/>
            <w:ind w:hanging="640"/>
            <w:divId w:val="1773042851"/>
            <w:rPr>
              <w:ins w:id="677" w:author="Martin Novák" w:date="2023-03-20T19:15:00Z"/>
              <w:rFonts w:eastAsia="Times New Roman"/>
            </w:rPr>
          </w:pPr>
          <w:ins w:id="678" w:author="Martin Novák" w:date="2023-03-20T19:15:00Z">
            <w:r>
              <w:rPr>
                <w:rFonts w:eastAsia="Times New Roman"/>
              </w:rPr>
              <w:t xml:space="preserve">[100]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7D885FE6" w14:textId="77777777" w:rsidR="00205822" w:rsidRDefault="00205822">
          <w:pPr>
            <w:autoSpaceDE w:val="0"/>
            <w:autoSpaceDN w:val="0"/>
            <w:ind w:hanging="640"/>
            <w:divId w:val="648482342"/>
            <w:rPr>
              <w:ins w:id="679" w:author="Martin Novák" w:date="2023-03-20T19:15:00Z"/>
              <w:rFonts w:eastAsia="Times New Roman"/>
            </w:rPr>
          </w:pPr>
          <w:ins w:id="680" w:author="Martin Novák" w:date="2023-03-20T19:15:00Z">
            <w:r>
              <w:rPr>
                <w:rFonts w:eastAsia="Times New Roman"/>
              </w:rPr>
              <w:t xml:space="preserve">[101]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73D3E7F2" w14:textId="77777777" w:rsidR="00205822" w:rsidRDefault="00205822">
          <w:pPr>
            <w:autoSpaceDE w:val="0"/>
            <w:autoSpaceDN w:val="0"/>
            <w:ind w:hanging="640"/>
            <w:divId w:val="1245913818"/>
            <w:rPr>
              <w:ins w:id="681" w:author="Martin Novák" w:date="2023-03-20T19:15:00Z"/>
              <w:rFonts w:eastAsia="Times New Roman"/>
            </w:rPr>
          </w:pPr>
          <w:ins w:id="682" w:author="Martin Novák" w:date="2023-03-20T19:15:00Z">
            <w:r>
              <w:rPr>
                <w:rFonts w:eastAsia="Times New Roman"/>
              </w:rPr>
              <w:t xml:space="preserve">[102]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2376369C" w14:textId="77777777" w:rsidR="00205822" w:rsidRDefault="00205822">
          <w:pPr>
            <w:autoSpaceDE w:val="0"/>
            <w:autoSpaceDN w:val="0"/>
            <w:ind w:hanging="640"/>
            <w:divId w:val="134875788"/>
            <w:rPr>
              <w:ins w:id="683" w:author="Martin Novák" w:date="2023-03-20T19:15:00Z"/>
              <w:rFonts w:eastAsia="Times New Roman"/>
            </w:rPr>
          </w:pPr>
          <w:ins w:id="684" w:author="Martin Novák" w:date="2023-03-20T19:15:00Z">
            <w:r>
              <w:rPr>
                <w:rFonts w:eastAsia="Times New Roman"/>
              </w:rPr>
              <w:t xml:space="preserve">[103]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0919D6B7" w14:textId="77777777" w:rsidR="00205822" w:rsidRDefault="00205822">
          <w:pPr>
            <w:autoSpaceDE w:val="0"/>
            <w:autoSpaceDN w:val="0"/>
            <w:ind w:hanging="640"/>
            <w:divId w:val="376244518"/>
            <w:rPr>
              <w:ins w:id="685" w:author="Martin Novák" w:date="2023-03-20T19:15:00Z"/>
              <w:rFonts w:eastAsia="Times New Roman"/>
            </w:rPr>
          </w:pPr>
          <w:ins w:id="686" w:author="Martin Novák" w:date="2023-03-20T19:15:00Z">
            <w:r>
              <w:rPr>
                <w:rFonts w:eastAsia="Times New Roman"/>
              </w:rPr>
              <w:t xml:space="preserve">[104]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3F4EEE5E" w14:textId="77777777" w:rsidR="00205822" w:rsidRDefault="00205822">
          <w:pPr>
            <w:autoSpaceDE w:val="0"/>
            <w:autoSpaceDN w:val="0"/>
            <w:ind w:hanging="640"/>
            <w:divId w:val="1982033838"/>
            <w:rPr>
              <w:ins w:id="687" w:author="Martin Novák" w:date="2023-03-20T19:15:00Z"/>
              <w:rFonts w:eastAsia="Times New Roman"/>
            </w:rPr>
          </w:pPr>
          <w:ins w:id="688" w:author="Martin Novák" w:date="2023-03-20T19:15:00Z">
            <w:r>
              <w:rPr>
                <w:rFonts w:eastAsia="Times New Roman"/>
              </w:rPr>
              <w:t xml:space="preserve">[105]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521B555A" w14:textId="77777777" w:rsidR="00205822" w:rsidRDefault="00205822">
          <w:pPr>
            <w:autoSpaceDE w:val="0"/>
            <w:autoSpaceDN w:val="0"/>
            <w:ind w:hanging="640"/>
            <w:divId w:val="108017525"/>
            <w:rPr>
              <w:ins w:id="689" w:author="Martin Novák" w:date="2023-03-20T19:15:00Z"/>
              <w:rFonts w:eastAsia="Times New Roman"/>
            </w:rPr>
          </w:pPr>
          <w:ins w:id="690" w:author="Martin Novák" w:date="2023-03-20T19:15:00Z">
            <w:r>
              <w:rPr>
                <w:rFonts w:eastAsia="Times New Roman"/>
              </w:rPr>
              <w:t xml:space="preserve">[106]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7DA6494A" w14:textId="77777777" w:rsidR="00205822" w:rsidRDefault="00205822">
          <w:pPr>
            <w:autoSpaceDE w:val="0"/>
            <w:autoSpaceDN w:val="0"/>
            <w:ind w:hanging="640"/>
            <w:divId w:val="494807619"/>
            <w:rPr>
              <w:ins w:id="691" w:author="Martin Novák" w:date="2023-03-20T19:15:00Z"/>
              <w:rFonts w:eastAsia="Times New Roman"/>
            </w:rPr>
          </w:pPr>
          <w:ins w:id="692" w:author="Martin Novák" w:date="2023-03-20T19:15:00Z">
            <w:r>
              <w:rPr>
                <w:rFonts w:eastAsia="Times New Roman"/>
              </w:rPr>
              <w:t xml:space="preserve">[107]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6F5695CA" w14:textId="77777777" w:rsidR="00205822" w:rsidRDefault="00205822">
          <w:pPr>
            <w:autoSpaceDE w:val="0"/>
            <w:autoSpaceDN w:val="0"/>
            <w:ind w:hanging="640"/>
            <w:divId w:val="1457336761"/>
            <w:rPr>
              <w:ins w:id="693" w:author="Martin Novák" w:date="2023-03-20T19:15:00Z"/>
              <w:rFonts w:eastAsia="Times New Roman"/>
            </w:rPr>
          </w:pPr>
          <w:ins w:id="694" w:author="Martin Novák" w:date="2023-03-20T19:15:00Z">
            <w:r>
              <w:rPr>
                <w:rFonts w:eastAsia="Times New Roman"/>
              </w:rPr>
              <w:t xml:space="preserve">[108]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67BD549A" w14:textId="77777777" w:rsidR="00205822" w:rsidRDefault="00205822">
          <w:pPr>
            <w:autoSpaceDE w:val="0"/>
            <w:autoSpaceDN w:val="0"/>
            <w:ind w:hanging="640"/>
            <w:divId w:val="266548906"/>
            <w:rPr>
              <w:ins w:id="695" w:author="Martin Novák" w:date="2023-03-20T19:15:00Z"/>
              <w:rFonts w:eastAsia="Times New Roman"/>
            </w:rPr>
          </w:pPr>
          <w:ins w:id="696" w:author="Martin Novák" w:date="2023-03-20T19:15:00Z">
            <w:r>
              <w:rPr>
                <w:rFonts w:eastAsia="Times New Roman"/>
              </w:rPr>
              <w:t xml:space="preserve">[109]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65637946" w14:textId="77777777" w:rsidR="00205822" w:rsidRDefault="00205822">
          <w:pPr>
            <w:autoSpaceDE w:val="0"/>
            <w:autoSpaceDN w:val="0"/>
            <w:ind w:hanging="640"/>
            <w:divId w:val="924919559"/>
            <w:rPr>
              <w:ins w:id="697" w:author="Martin Novák" w:date="2023-03-20T19:15:00Z"/>
              <w:rFonts w:eastAsia="Times New Roman"/>
            </w:rPr>
          </w:pPr>
          <w:ins w:id="698" w:author="Martin Novák" w:date="2023-03-20T19:15:00Z">
            <w:r>
              <w:rPr>
                <w:rFonts w:eastAsia="Times New Roman"/>
              </w:rPr>
              <w:t xml:space="preserve">[110]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343070C3" w14:textId="77777777" w:rsidR="00205822" w:rsidRDefault="00205822">
          <w:pPr>
            <w:autoSpaceDE w:val="0"/>
            <w:autoSpaceDN w:val="0"/>
            <w:ind w:hanging="640"/>
            <w:divId w:val="1155805160"/>
            <w:rPr>
              <w:ins w:id="699" w:author="Martin Novák" w:date="2023-03-20T19:15:00Z"/>
              <w:rFonts w:eastAsia="Times New Roman"/>
            </w:rPr>
          </w:pPr>
          <w:ins w:id="700" w:author="Martin Novák" w:date="2023-03-20T19:15:00Z">
            <w:r>
              <w:rPr>
                <w:rFonts w:eastAsia="Times New Roman"/>
              </w:rPr>
              <w:t xml:space="preserve">[111]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4162A5C2" w14:textId="77777777" w:rsidR="00205822" w:rsidRDefault="00205822">
          <w:pPr>
            <w:autoSpaceDE w:val="0"/>
            <w:autoSpaceDN w:val="0"/>
            <w:ind w:hanging="640"/>
            <w:divId w:val="1981614404"/>
            <w:rPr>
              <w:ins w:id="701" w:author="Martin Novák" w:date="2023-03-20T19:15:00Z"/>
              <w:rFonts w:eastAsia="Times New Roman"/>
            </w:rPr>
          </w:pPr>
          <w:ins w:id="702" w:author="Martin Novák" w:date="2023-03-20T19:15:00Z">
            <w:r>
              <w:rPr>
                <w:rFonts w:eastAsia="Times New Roman"/>
              </w:rPr>
              <w:t>[112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007DD0CF" w14:textId="77777777" w:rsidR="00205822" w:rsidRDefault="00205822">
          <w:pPr>
            <w:autoSpaceDE w:val="0"/>
            <w:autoSpaceDN w:val="0"/>
            <w:ind w:hanging="640"/>
            <w:divId w:val="1926111784"/>
            <w:rPr>
              <w:ins w:id="703" w:author="Martin Novák" w:date="2023-03-20T19:15:00Z"/>
              <w:rFonts w:eastAsia="Times New Roman"/>
            </w:rPr>
          </w:pPr>
          <w:ins w:id="704" w:author="Martin Novák" w:date="2023-03-20T19:15:00Z">
            <w:r>
              <w:rPr>
                <w:rFonts w:eastAsia="Times New Roman"/>
              </w:rPr>
              <w:t xml:space="preserve">[113]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75C033B1" w14:textId="77777777" w:rsidR="00205822" w:rsidRDefault="00205822">
          <w:pPr>
            <w:autoSpaceDE w:val="0"/>
            <w:autoSpaceDN w:val="0"/>
            <w:ind w:hanging="640"/>
            <w:divId w:val="1628511489"/>
            <w:rPr>
              <w:ins w:id="705" w:author="Martin Novák" w:date="2023-03-20T19:15:00Z"/>
              <w:rFonts w:eastAsia="Times New Roman"/>
            </w:rPr>
          </w:pPr>
          <w:ins w:id="706" w:author="Martin Novák" w:date="2023-03-20T19:15:00Z">
            <w:r>
              <w:rPr>
                <w:rFonts w:eastAsia="Times New Roman"/>
              </w:rPr>
              <w:t xml:space="preserve">[114]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698C0ABB" w14:textId="77777777" w:rsidR="00205822" w:rsidRDefault="00205822">
          <w:pPr>
            <w:autoSpaceDE w:val="0"/>
            <w:autoSpaceDN w:val="0"/>
            <w:ind w:hanging="640"/>
            <w:divId w:val="782654792"/>
            <w:rPr>
              <w:ins w:id="707" w:author="Martin Novák" w:date="2023-03-20T19:15:00Z"/>
              <w:rFonts w:eastAsia="Times New Roman"/>
            </w:rPr>
          </w:pPr>
          <w:ins w:id="708" w:author="Martin Novák" w:date="2023-03-20T19:15:00Z">
            <w:r>
              <w:rPr>
                <w:rFonts w:eastAsia="Times New Roman"/>
              </w:rPr>
              <w:lastRenderedPageBreak/>
              <w:t xml:space="preserve">[115]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3C848FDC" w14:textId="77777777" w:rsidR="00205822" w:rsidRDefault="00205822">
          <w:pPr>
            <w:autoSpaceDE w:val="0"/>
            <w:autoSpaceDN w:val="0"/>
            <w:ind w:hanging="640"/>
            <w:divId w:val="621614366"/>
            <w:rPr>
              <w:ins w:id="709" w:author="Martin Novák" w:date="2023-03-20T19:15:00Z"/>
              <w:rFonts w:eastAsia="Times New Roman"/>
            </w:rPr>
          </w:pPr>
          <w:ins w:id="710" w:author="Martin Novák" w:date="2023-03-20T19:15:00Z">
            <w:r>
              <w:rPr>
                <w:rFonts w:eastAsia="Times New Roman"/>
              </w:rPr>
              <w:t xml:space="preserve">[116]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448FC24A" w14:textId="77777777" w:rsidR="00205822" w:rsidRDefault="00205822">
          <w:pPr>
            <w:autoSpaceDE w:val="0"/>
            <w:autoSpaceDN w:val="0"/>
            <w:ind w:hanging="640"/>
            <w:divId w:val="886381839"/>
            <w:rPr>
              <w:ins w:id="711" w:author="Martin Novák" w:date="2023-03-20T19:15:00Z"/>
              <w:rFonts w:eastAsia="Times New Roman"/>
            </w:rPr>
          </w:pPr>
          <w:ins w:id="712" w:author="Martin Novák" w:date="2023-03-20T19:15:00Z">
            <w:r>
              <w:rPr>
                <w:rFonts w:eastAsia="Times New Roman"/>
              </w:rPr>
              <w:t xml:space="preserve">[117]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5A1D62C7" w14:textId="77777777" w:rsidR="00205822" w:rsidRDefault="00205822">
          <w:pPr>
            <w:autoSpaceDE w:val="0"/>
            <w:autoSpaceDN w:val="0"/>
            <w:ind w:hanging="640"/>
            <w:divId w:val="1343506064"/>
            <w:rPr>
              <w:ins w:id="713" w:author="Martin Novák" w:date="2023-03-20T19:15:00Z"/>
              <w:rFonts w:eastAsia="Times New Roman"/>
            </w:rPr>
          </w:pPr>
          <w:ins w:id="714" w:author="Martin Novák" w:date="2023-03-20T19:15:00Z">
            <w:r>
              <w:rPr>
                <w:rFonts w:eastAsia="Times New Roman"/>
              </w:rPr>
              <w:t xml:space="preserve">[118]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34635A97" w14:textId="77777777" w:rsidR="00205822" w:rsidRDefault="00205822">
          <w:pPr>
            <w:autoSpaceDE w:val="0"/>
            <w:autoSpaceDN w:val="0"/>
            <w:ind w:hanging="640"/>
            <w:divId w:val="486672152"/>
            <w:rPr>
              <w:ins w:id="715" w:author="Martin Novák" w:date="2023-03-20T19:15:00Z"/>
              <w:rFonts w:eastAsia="Times New Roman"/>
            </w:rPr>
          </w:pPr>
          <w:ins w:id="716" w:author="Martin Novák" w:date="2023-03-20T19:15:00Z">
            <w:r>
              <w:rPr>
                <w:rFonts w:eastAsia="Times New Roman"/>
              </w:rPr>
              <w:t xml:space="preserve">[119]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629714B7" w14:textId="77777777" w:rsidR="00205822" w:rsidRDefault="00205822">
          <w:pPr>
            <w:autoSpaceDE w:val="0"/>
            <w:autoSpaceDN w:val="0"/>
            <w:ind w:hanging="640"/>
            <w:divId w:val="682702731"/>
            <w:rPr>
              <w:ins w:id="717" w:author="Martin Novák" w:date="2023-03-20T19:15:00Z"/>
              <w:rFonts w:eastAsia="Times New Roman"/>
            </w:rPr>
          </w:pPr>
          <w:ins w:id="718" w:author="Martin Novák" w:date="2023-03-20T19:15:00Z">
            <w:r>
              <w:rPr>
                <w:rFonts w:eastAsia="Times New Roman"/>
              </w:rPr>
              <w:t xml:space="preserve">[120]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5902A3B8" w14:textId="77777777" w:rsidR="00205822" w:rsidRDefault="00205822">
          <w:pPr>
            <w:autoSpaceDE w:val="0"/>
            <w:autoSpaceDN w:val="0"/>
            <w:ind w:hanging="640"/>
            <w:divId w:val="1658729693"/>
            <w:rPr>
              <w:ins w:id="719" w:author="Martin Novák" w:date="2023-03-20T19:15:00Z"/>
              <w:rFonts w:eastAsia="Times New Roman"/>
            </w:rPr>
          </w:pPr>
          <w:ins w:id="720" w:author="Martin Novák" w:date="2023-03-20T19:15:00Z">
            <w:r>
              <w:rPr>
                <w:rFonts w:eastAsia="Times New Roman"/>
              </w:rPr>
              <w:t xml:space="preserve">[121]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554FB19E" w14:textId="77777777" w:rsidR="00205822" w:rsidRDefault="00205822">
          <w:pPr>
            <w:autoSpaceDE w:val="0"/>
            <w:autoSpaceDN w:val="0"/>
            <w:ind w:hanging="640"/>
            <w:divId w:val="175461725"/>
            <w:rPr>
              <w:ins w:id="721" w:author="Martin Novák" w:date="2023-03-20T19:15:00Z"/>
              <w:rFonts w:eastAsia="Times New Roman"/>
            </w:rPr>
          </w:pPr>
          <w:ins w:id="722" w:author="Martin Novák" w:date="2023-03-20T19:15:00Z">
            <w:r>
              <w:rPr>
                <w:rFonts w:eastAsia="Times New Roman"/>
              </w:rPr>
              <w:t xml:space="preserve">[122]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6D5DEA30" w14:textId="77777777" w:rsidR="00205822" w:rsidRDefault="00205822">
          <w:pPr>
            <w:autoSpaceDE w:val="0"/>
            <w:autoSpaceDN w:val="0"/>
            <w:ind w:hanging="640"/>
            <w:divId w:val="71657339"/>
            <w:rPr>
              <w:ins w:id="723" w:author="Martin Novák" w:date="2023-03-20T19:15:00Z"/>
              <w:rFonts w:eastAsia="Times New Roman"/>
            </w:rPr>
          </w:pPr>
          <w:ins w:id="724" w:author="Martin Novák" w:date="2023-03-20T19:15:00Z">
            <w:r>
              <w:rPr>
                <w:rFonts w:eastAsia="Times New Roman"/>
              </w:rPr>
              <w:t xml:space="preserve">[123]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46EE33F0" w14:textId="77777777" w:rsidR="00205822" w:rsidRDefault="00205822">
          <w:pPr>
            <w:autoSpaceDE w:val="0"/>
            <w:autoSpaceDN w:val="0"/>
            <w:ind w:hanging="640"/>
            <w:divId w:val="2087680526"/>
            <w:rPr>
              <w:ins w:id="725" w:author="Martin Novák" w:date="2023-03-20T19:15:00Z"/>
              <w:rFonts w:eastAsia="Times New Roman"/>
            </w:rPr>
          </w:pPr>
          <w:ins w:id="726" w:author="Martin Novák" w:date="2023-03-20T19:15:00Z">
            <w:r>
              <w:rPr>
                <w:rFonts w:eastAsia="Times New Roman"/>
              </w:rPr>
              <w:t xml:space="preserve">[124]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3B4B6BCF" w14:textId="77777777" w:rsidR="00205822" w:rsidRDefault="00205822">
          <w:pPr>
            <w:autoSpaceDE w:val="0"/>
            <w:autoSpaceDN w:val="0"/>
            <w:ind w:hanging="640"/>
            <w:divId w:val="93940051"/>
            <w:rPr>
              <w:ins w:id="727" w:author="Martin Novák" w:date="2023-03-20T19:15:00Z"/>
              <w:rFonts w:eastAsia="Times New Roman"/>
            </w:rPr>
          </w:pPr>
          <w:ins w:id="728" w:author="Martin Novák" w:date="2023-03-20T19:15:00Z">
            <w:r>
              <w:rPr>
                <w:rFonts w:eastAsia="Times New Roman"/>
              </w:rPr>
              <w:t xml:space="preserve">[125]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5773B412" w14:textId="77777777" w:rsidR="00205822" w:rsidRDefault="00205822">
          <w:pPr>
            <w:autoSpaceDE w:val="0"/>
            <w:autoSpaceDN w:val="0"/>
            <w:ind w:hanging="640"/>
            <w:divId w:val="869564185"/>
            <w:rPr>
              <w:ins w:id="729" w:author="Martin Novák" w:date="2023-03-20T19:15:00Z"/>
              <w:rFonts w:eastAsia="Times New Roman"/>
            </w:rPr>
          </w:pPr>
          <w:ins w:id="730" w:author="Martin Novák" w:date="2023-03-20T19:15:00Z">
            <w:r>
              <w:rPr>
                <w:rFonts w:eastAsia="Times New Roman"/>
              </w:rPr>
              <w:t xml:space="preserve">[126]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0CD00882" w14:textId="77777777" w:rsidR="00205822" w:rsidRDefault="00205822">
          <w:pPr>
            <w:autoSpaceDE w:val="0"/>
            <w:autoSpaceDN w:val="0"/>
            <w:ind w:hanging="640"/>
            <w:divId w:val="552277525"/>
            <w:rPr>
              <w:ins w:id="731" w:author="Martin Novák" w:date="2023-03-20T19:15:00Z"/>
              <w:rFonts w:eastAsia="Times New Roman"/>
            </w:rPr>
          </w:pPr>
          <w:ins w:id="732" w:author="Martin Novák" w:date="2023-03-20T19:15:00Z">
            <w:r>
              <w:rPr>
                <w:rFonts w:eastAsia="Times New Roman"/>
              </w:rPr>
              <w:t xml:space="preserve">[127]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23E32145" w14:textId="77777777" w:rsidR="00205822" w:rsidRDefault="00205822">
          <w:pPr>
            <w:autoSpaceDE w:val="0"/>
            <w:autoSpaceDN w:val="0"/>
            <w:ind w:hanging="640"/>
            <w:divId w:val="1077555167"/>
            <w:rPr>
              <w:ins w:id="733" w:author="Martin Novák" w:date="2023-03-20T19:15:00Z"/>
              <w:rFonts w:eastAsia="Times New Roman"/>
            </w:rPr>
          </w:pPr>
          <w:ins w:id="734" w:author="Martin Novák" w:date="2023-03-20T19:15:00Z">
            <w:r>
              <w:rPr>
                <w:rFonts w:eastAsia="Times New Roman"/>
              </w:rPr>
              <w:t xml:space="preserve">[128]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5B8016D3" w14:textId="77777777" w:rsidR="00205822" w:rsidRDefault="00205822">
          <w:pPr>
            <w:autoSpaceDE w:val="0"/>
            <w:autoSpaceDN w:val="0"/>
            <w:ind w:hanging="640"/>
            <w:divId w:val="507525061"/>
            <w:rPr>
              <w:ins w:id="735" w:author="Martin Novák" w:date="2023-03-20T19:15:00Z"/>
              <w:rFonts w:eastAsia="Times New Roman"/>
            </w:rPr>
          </w:pPr>
          <w:ins w:id="736" w:author="Martin Novák" w:date="2023-03-20T19:15:00Z">
            <w:r>
              <w:rPr>
                <w:rFonts w:eastAsia="Times New Roman"/>
              </w:rPr>
              <w:t xml:space="preserve">[129]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5BF896C9" w14:textId="77777777" w:rsidR="00205822" w:rsidRDefault="00205822">
          <w:pPr>
            <w:autoSpaceDE w:val="0"/>
            <w:autoSpaceDN w:val="0"/>
            <w:ind w:hanging="640"/>
            <w:divId w:val="109591414"/>
            <w:rPr>
              <w:ins w:id="737" w:author="Martin Novák" w:date="2023-03-20T19:15:00Z"/>
              <w:rFonts w:eastAsia="Times New Roman"/>
            </w:rPr>
          </w:pPr>
          <w:ins w:id="738" w:author="Martin Novák" w:date="2023-03-20T19:15:00Z">
            <w:r>
              <w:rPr>
                <w:rFonts w:eastAsia="Times New Roman"/>
              </w:rPr>
              <w:t xml:space="preserve">[130]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6ABD79B4" w14:textId="77777777" w:rsidR="00205822" w:rsidRDefault="00205822">
          <w:pPr>
            <w:autoSpaceDE w:val="0"/>
            <w:autoSpaceDN w:val="0"/>
            <w:ind w:hanging="640"/>
            <w:divId w:val="887687124"/>
            <w:rPr>
              <w:ins w:id="739" w:author="Martin Novák" w:date="2023-03-20T19:15:00Z"/>
              <w:rFonts w:eastAsia="Times New Roman"/>
            </w:rPr>
          </w:pPr>
          <w:ins w:id="740" w:author="Martin Novák" w:date="2023-03-20T19:15:00Z">
            <w:r>
              <w:rPr>
                <w:rFonts w:eastAsia="Times New Roman"/>
              </w:rPr>
              <w:lastRenderedPageBreak/>
              <w:t xml:space="preserve">[131]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01F2E2AF" w14:textId="77777777" w:rsidR="00205822" w:rsidRDefault="00205822">
          <w:pPr>
            <w:autoSpaceDE w:val="0"/>
            <w:autoSpaceDN w:val="0"/>
            <w:ind w:hanging="640"/>
            <w:divId w:val="1798374125"/>
            <w:rPr>
              <w:ins w:id="741" w:author="Martin Novák" w:date="2023-03-20T19:15:00Z"/>
              <w:rFonts w:eastAsia="Times New Roman"/>
            </w:rPr>
          </w:pPr>
          <w:ins w:id="742" w:author="Martin Novák" w:date="2023-03-20T19:15:00Z">
            <w:r>
              <w:rPr>
                <w:rFonts w:eastAsia="Times New Roman"/>
              </w:rPr>
              <w:t xml:space="preserve">[132]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5DEF0374" w14:textId="77777777" w:rsidR="00205822" w:rsidRDefault="00205822">
          <w:pPr>
            <w:autoSpaceDE w:val="0"/>
            <w:autoSpaceDN w:val="0"/>
            <w:ind w:hanging="640"/>
            <w:divId w:val="1365712659"/>
            <w:rPr>
              <w:ins w:id="743" w:author="Martin Novák" w:date="2023-03-20T19:15:00Z"/>
              <w:rFonts w:eastAsia="Times New Roman"/>
            </w:rPr>
          </w:pPr>
          <w:ins w:id="744" w:author="Martin Novák" w:date="2023-03-20T19:15:00Z">
            <w:r>
              <w:rPr>
                <w:rFonts w:eastAsia="Times New Roman"/>
              </w:rPr>
              <w:t xml:space="preserve">[133]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3564559B" w14:textId="77777777" w:rsidR="00205822" w:rsidRDefault="00205822">
          <w:pPr>
            <w:autoSpaceDE w:val="0"/>
            <w:autoSpaceDN w:val="0"/>
            <w:ind w:hanging="640"/>
            <w:divId w:val="747968604"/>
            <w:rPr>
              <w:ins w:id="745" w:author="Martin Novák" w:date="2023-03-20T19:15:00Z"/>
              <w:rFonts w:eastAsia="Times New Roman"/>
            </w:rPr>
          </w:pPr>
          <w:ins w:id="746" w:author="Martin Novák" w:date="2023-03-20T19:15:00Z">
            <w:r>
              <w:rPr>
                <w:rFonts w:eastAsia="Times New Roman"/>
              </w:rPr>
              <w:t xml:space="preserve">[134]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6534EB54" w14:textId="77777777" w:rsidR="00205822" w:rsidRDefault="00205822">
          <w:pPr>
            <w:autoSpaceDE w:val="0"/>
            <w:autoSpaceDN w:val="0"/>
            <w:ind w:hanging="640"/>
            <w:divId w:val="299269982"/>
            <w:rPr>
              <w:ins w:id="747" w:author="Martin Novák" w:date="2023-03-20T19:15:00Z"/>
              <w:rFonts w:eastAsia="Times New Roman"/>
            </w:rPr>
          </w:pPr>
          <w:ins w:id="748" w:author="Martin Novák" w:date="2023-03-20T19:15:00Z">
            <w:r>
              <w:rPr>
                <w:rFonts w:eastAsia="Times New Roman"/>
              </w:rPr>
              <w:t xml:space="preserve">[135]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3A34F56B" w14:textId="77777777" w:rsidR="00205822" w:rsidRDefault="00205822">
          <w:pPr>
            <w:autoSpaceDE w:val="0"/>
            <w:autoSpaceDN w:val="0"/>
            <w:ind w:hanging="640"/>
            <w:divId w:val="1530070569"/>
            <w:rPr>
              <w:ins w:id="749" w:author="Martin Novák" w:date="2023-03-20T19:15:00Z"/>
              <w:rFonts w:eastAsia="Times New Roman"/>
            </w:rPr>
          </w:pPr>
          <w:ins w:id="750" w:author="Martin Novák" w:date="2023-03-20T19:15:00Z">
            <w:r>
              <w:rPr>
                <w:rFonts w:eastAsia="Times New Roman"/>
              </w:rPr>
              <w:t xml:space="preserve">[136]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1CB7E609" w14:textId="77777777" w:rsidR="00205822" w:rsidRDefault="00205822">
          <w:pPr>
            <w:autoSpaceDE w:val="0"/>
            <w:autoSpaceDN w:val="0"/>
            <w:ind w:hanging="640"/>
            <w:divId w:val="1364592290"/>
            <w:rPr>
              <w:ins w:id="751" w:author="Martin Novák" w:date="2023-03-20T19:15:00Z"/>
              <w:rFonts w:eastAsia="Times New Roman"/>
            </w:rPr>
          </w:pPr>
          <w:ins w:id="752" w:author="Martin Novák" w:date="2023-03-20T19:15:00Z">
            <w:r>
              <w:rPr>
                <w:rFonts w:eastAsia="Times New Roman"/>
              </w:rPr>
              <w:t xml:space="preserve">[137]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5600AAC7" w14:textId="77777777" w:rsidR="00205822" w:rsidRDefault="00205822">
          <w:pPr>
            <w:autoSpaceDE w:val="0"/>
            <w:autoSpaceDN w:val="0"/>
            <w:ind w:hanging="640"/>
            <w:divId w:val="1897816254"/>
            <w:rPr>
              <w:ins w:id="753" w:author="Martin Novák" w:date="2023-03-20T19:15:00Z"/>
              <w:rFonts w:eastAsia="Times New Roman"/>
            </w:rPr>
          </w:pPr>
          <w:ins w:id="754" w:author="Martin Novák" w:date="2023-03-20T19:1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72A48761" w14:textId="77777777" w:rsidR="00205822" w:rsidRDefault="00205822">
          <w:pPr>
            <w:autoSpaceDE w:val="0"/>
            <w:autoSpaceDN w:val="0"/>
            <w:ind w:hanging="640"/>
            <w:divId w:val="1919553859"/>
            <w:rPr>
              <w:ins w:id="755" w:author="Martin Novák" w:date="2023-03-20T19:15:00Z"/>
              <w:rFonts w:eastAsia="Times New Roman"/>
            </w:rPr>
          </w:pPr>
          <w:ins w:id="756" w:author="Martin Novák" w:date="2023-03-20T19:15:00Z">
            <w:r>
              <w:rPr>
                <w:rFonts w:eastAsia="Times New Roman"/>
              </w:rPr>
              <w:t xml:space="preserve">[139]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2CEA9471" w14:textId="77777777" w:rsidR="00205822" w:rsidRDefault="00205822">
          <w:pPr>
            <w:autoSpaceDE w:val="0"/>
            <w:autoSpaceDN w:val="0"/>
            <w:ind w:hanging="640"/>
            <w:divId w:val="921911292"/>
            <w:rPr>
              <w:ins w:id="757" w:author="Martin Novák" w:date="2023-03-20T19:15:00Z"/>
              <w:rFonts w:eastAsia="Times New Roman"/>
            </w:rPr>
          </w:pPr>
          <w:ins w:id="758" w:author="Martin Novák" w:date="2023-03-20T19:15:00Z">
            <w:r>
              <w:rPr>
                <w:rFonts w:eastAsia="Times New Roman"/>
              </w:rPr>
              <w:t xml:space="preserve">[140]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3E4D84CC" w14:textId="77777777" w:rsidR="00205822" w:rsidRDefault="00205822">
          <w:pPr>
            <w:autoSpaceDE w:val="0"/>
            <w:autoSpaceDN w:val="0"/>
            <w:ind w:hanging="640"/>
            <w:divId w:val="1062366168"/>
            <w:rPr>
              <w:ins w:id="759" w:author="Martin Novák" w:date="2023-03-20T19:15:00Z"/>
              <w:rFonts w:eastAsia="Times New Roman"/>
            </w:rPr>
          </w:pPr>
          <w:ins w:id="760" w:author="Martin Novák" w:date="2023-03-20T19:15:00Z">
            <w:r>
              <w:rPr>
                <w:rFonts w:eastAsia="Times New Roman"/>
              </w:rPr>
              <w:t xml:space="preserve">[141]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3EEC6678" w14:textId="77777777" w:rsidR="00205822" w:rsidRDefault="00205822">
          <w:pPr>
            <w:autoSpaceDE w:val="0"/>
            <w:autoSpaceDN w:val="0"/>
            <w:ind w:hanging="640"/>
            <w:divId w:val="1805731291"/>
            <w:rPr>
              <w:ins w:id="761" w:author="Martin Novák" w:date="2023-03-20T19:15:00Z"/>
              <w:rFonts w:eastAsia="Times New Roman"/>
            </w:rPr>
          </w:pPr>
          <w:ins w:id="762" w:author="Martin Novák" w:date="2023-03-20T19:15:00Z">
            <w:r>
              <w:rPr>
                <w:rFonts w:eastAsia="Times New Roman"/>
              </w:rPr>
              <w:t xml:space="preserve">[142]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0E23D3B4" w14:textId="77777777" w:rsidR="00205822" w:rsidRDefault="00205822">
          <w:pPr>
            <w:autoSpaceDE w:val="0"/>
            <w:autoSpaceDN w:val="0"/>
            <w:ind w:hanging="640"/>
            <w:divId w:val="21172539"/>
            <w:rPr>
              <w:ins w:id="763" w:author="Martin Novák" w:date="2023-03-20T19:15:00Z"/>
              <w:rFonts w:eastAsia="Times New Roman"/>
            </w:rPr>
          </w:pPr>
          <w:ins w:id="764" w:author="Martin Novák" w:date="2023-03-20T19:15:00Z">
            <w:r>
              <w:rPr>
                <w:rFonts w:eastAsia="Times New Roman"/>
              </w:rPr>
              <w:t xml:space="preserve">[143]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0F7D4628" w14:textId="77777777" w:rsidR="00205822" w:rsidRDefault="00205822">
          <w:pPr>
            <w:autoSpaceDE w:val="0"/>
            <w:autoSpaceDN w:val="0"/>
            <w:ind w:hanging="640"/>
            <w:divId w:val="2121951565"/>
            <w:rPr>
              <w:ins w:id="765" w:author="Martin Novák" w:date="2023-03-20T19:15:00Z"/>
              <w:rFonts w:eastAsia="Times New Roman"/>
            </w:rPr>
          </w:pPr>
          <w:ins w:id="766" w:author="Martin Novák" w:date="2023-03-20T19:15:00Z">
            <w:r>
              <w:rPr>
                <w:rFonts w:eastAsia="Times New Roman"/>
              </w:rPr>
              <w:t xml:space="preserve">[144]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53F934FC" w14:textId="77777777" w:rsidR="00205822" w:rsidRDefault="00205822">
          <w:pPr>
            <w:autoSpaceDE w:val="0"/>
            <w:autoSpaceDN w:val="0"/>
            <w:ind w:hanging="640"/>
            <w:divId w:val="1365404331"/>
            <w:rPr>
              <w:ins w:id="767" w:author="Martin Novák" w:date="2023-03-20T19:15:00Z"/>
              <w:rFonts w:eastAsia="Times New Roman"/>
            </w:rPr>
          </w:pPr>
          <w:ins w:id="768" w:author="Martin Novák" w:date="2023-03-20T19:15:00Z">
            <w:r>
              <w:rPr>
                <w:rFonts w:eastAsia="Times New Roman"/>
              </w:rPr>
              <w:t xml:space="preserve">[145]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1A729A31" w14:textId="77777777" w:rsidR="00205822" w:rsidRDefault="00205822">
          <w:pPr>
            <w:autoSpaceDE w:val="0"/>
            <w:autoSpaceDN w:val="0"/>
            <w:ind w:hanging="640"/>
            <w:divId w:val="1375346093"/>
            <w:rPr>
              <w:ins w:id="769" w:author="Martin Novák" w:date="2023-03-20T19:15:00Z"/>
              <w:rFonts w:eastAsia="Times New Roman"/>
            </w:rPr>
          </w:pPr>
          <w:ins w:id="770" w:author="Martin Novák" w:date="2023-03-20T19:15:00Z">
            <w:r>
              <w:rPr>
                <w:rFonts w:eastAsia="Times New Roman"/>
              </w:rPr>
              <w:t xml:space="preserve">[146]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133BF363" w14:textId="3991F9D5" w:rsidR="00016564" w:rsidDel="00DE5A44" w:rsidRDefault="00205822">
          <w:pPr>
            <w:autoSpaceDE w:val="0"/>
            <w:autoSpaceDN w:val="0"/>
            <w:ind w:hanging="640"/>
            <w:divId w:val="538976575"/>
            <w:rPr>
              <w:del w:id="771" w:author="Martin Novák" w:date="2023-03-20T17:48:00Z"/>
              <w:rFonts w:eastAsia="Times New Roman"/>
              <w:sz w:val="24"/>
              <w:szCs w:val="24"/>
            </w:rPr>
          </w:pPr>
          <w:ins w:id="772" w:author="Martin Novák" w:date="2023-03-20T19:15:00Z">
            <w:r>
              <w:rPr>
                <w:rFonts w:eastAsia="Times New Roman"/>
              </w:rPr>
              <w:t> </w:t>
            </w:r>
          </w:ins>
          <w:del w:id="773"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774" w:author="Martin Novák" w:date="2023-03-20T17:48:00Z"/>
              <w:rFonts w:eastAsia="Times New Roman"/>
            </w:rPr>
          </w:pPr>
          <w:del w:id="775"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776" w:author="Martin Novák" w:date="2023-03-20T17:48:00Z"/>
              <w:rFonts w:eastAsia="Times New Roman"/>
            </w:rPr>
          </w:pPr>
          <w:del w:id="777"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778" w:author="Martin Novák" w:date="2023-03-20T17:48:00Z"/>
              <w:rFonts w:eastAsia="Times New Roman"/>
            </w:rPr>
          </w:pPr>
          <w:del w:id="779"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780" w:author="Martin Novák" w:date="2023-03-20T17:48:00Z"/>
              <w:rFonts w:eastAsia="Times New Roman"/>
            </w:rPr>
          </w:pPr>
          <w:del w:id="781"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782" w:author="Martin Novák" w:date="2023-03-20T17:48:00Z"/>
              <w:rFonts w:eastAsia="Times New Roman"/>
            </w:rPr>
          </w:pPr>
          <w:del w:id="783"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784" w:author="Martin Novák" w:date="2023-03-20T17:48:00Z"/>
              <w:rFonts w:eastAsia="Times New Roman"/>
            </w:rPr>
          </w:pPr>
          <w:del w:id="785"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786" w:author="Martin Novák" w:date="2023-03-20T17:48:00Z"/>
              <w:rFonts w:eastAsia="Times New Roman"/>
            </w:rPr>
          </w:pPr>
          <w:del w:id="787"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788" w:author="Martin Novák" w:date="2023-03-20T17:48:00Z"/>
              <w:rFonts w:eastAsia="Times New Roman"/>
            </w:rPr>
          </w:pPr>
          <w:del w:id="789"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790" w:author="Martin Novák" w:date="2023-03-20T17:48:00Z"/>
              <w:rFonts w:eastAsia="Times New Roman"/>
            </w:rPr>
          </w:pPr>
          <w:del w:id="791"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792" w:author="Martin Novák" w:date="2023-03-20T17:48:00Z"/>
              <w:rFonts w:eastAsia="Times New Roman"/>
            </w:rPr>
          </w:pPr>
          <w:del w:id="793"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794" w:author="Martin Novák" w:date="2023-03-20T17:48:00Z"/>
              <w:rFonts w:eastAsia="Times New Roman"/>
            </w:rPr>
          </w:pPr>
          <w:del w:id="795"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796" w:author="Martin Novák" w:date="2023-03-20T17:48:00Z"/>
              <w:rFonts w:eastAsia="Times New Roman"/>
            </w:rPr>
          </w:pPr>
          <w:del w:id="797"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798" w:author="Martin Novák" w:date="2023-03-20T17:48:00Z"/>
              <w:rFonts w:eastAsia="Times New Roman"/>
            </w:rPr>
          </w:pPr>
          <w:del w:id="799"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800" w:author="Martin Novák" w:date="2023-03-20T17:48:00Z"/>
              <w:rFonts w:eastAsia="Times New Roman"/>
            </w:rPr>
          </w:pPr>
          <w:del w:id="801"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802" w:author="Martin Novák" w:date="2023-03-20T17:48:00Z"/>
              <w:rFonts w:eastAsia="Times New Roman"/>
            </w:rPr>
          </w:pPr>
          <w:del w:id="803"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804" w:author="Martin Novák" w:date="2023-03-20T17:48:00Z"/>
              <w:rFonts w:eastAsia="Times New Roman"/>
            </w:rPr>
          </w:pPr>
          <w:del w:id="805"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806" w:author="Martin Novák" w:date="2023-03-20T17:48:00Z"/>
              <w:rFonts w:eastAsia="Times New Roman"/>
            </w:rPr>
          </w:pPr>
          <w:del w:id="807"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808" w:author="Martin Novák" w:date="2023-03-20T17:48:00Z"/>
              <w:rFonts w:eastAsia="Times New Roman"/>
            </w:rPr>
          </w:pPr>
          <w:del w:id="809"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810" w:author="Martin Novák" w:date="2023-03-20T17:48:00Z"/>
              <w:rFonts w:eastAsia="Times New Roman"/>
            </w:rPr>
          </w:pPr>
          <w:del w:id="811"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812" w:author="Martin Novák" w:date="2023-03-20T17:48:00Z"/>
              <w:rFonts w:eastAsia="Times New Roman"/>
            </w:rPr>
          </w:pPr>
          <w:del w:id="813"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814" w:author="Martin Novák" w:date="2023-03-20T17:48:00Z"/>
              <w:rFonts w:eastAsia="Times New Roman"/>
            </w:rPr>
          </w:pPr>
          <w:del w:id="815"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816" w:author="Martin Novák" w:date="2023-03-20T17:48:00Z"/>
              <w:rFonts w:eastAsia="Times New Roman"/>
            </w:rPr>
          </w:pPr>
          <w:del w:id="817"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818" w:author="Martin Novák" w:date="2023-03-20T17:48:00Z"/>
              <w:rFonts w:eastAsia="Times New Roman"/>
            </w:rPr>
          </w:pPr>
          <w:del w:id="819"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820" w:author="Martin Novák" w:date="2023-03-20T17:48:00Z"/>
              <w:rFonts w:eastAsia="Times New Roman"/>
            </w:rPr>
          </w:pPr>
          <w:del w:id="821"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822" w:author="Martin Novák" w:date="2023-03-20T17:48:00Z"/>
              <w:rFonts w:eastAsia="Times New Roman"/>
            </w:rPr>
          </w:pPr>
          <w:del w:id="823"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824" w:author="Martin Novák" w:date="2023-03-20T17:48:00Z"/>
              <w:rFonts w:eastAsia="Times New Roman"/>
            </w:rPr>
          </w:pPr>
          <w:del w:id="825"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826" w:author="Martin Novák" w:date="2023-03-20T17:48:00Z"/>
              <w:rFonts w:eastAsia="Times New Roman"/>
            </w:rPr>
          </w:pPr>
          <w:del w:id="827"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828" w:author="Martin Novák" w:date="2023-03-20T17:48:00Z"/>
              <w:rFonts w:eastAsia="Times New Roman"/>
            </w:rPr>
          </w:pPr>
          <w:del w:id="829"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830" w:author="Martin Novák" w:date="2023-03-20T17:48:00Z"/>
              <w:rFonts w:eastAsia="Times New Roman"/>
            </w:rPr>
          </w:pPr>
          <w:del w:id="831"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832" w:author="Martin Novák" w:date="2023-03-20T17:48:00Z"/>
              <w:rFonts w:eastAsia="Times New Roman"/>
            </w:rPr>
          </w:pPr>
          <w:del w:id="833"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834" w:author="Martin Novák" w:date="2023-03-20T17:48:00Z"/>
              <w:rFonts w:eastAsia="Times New Roman"/>
            </w:rPr>
          </w:pPr>
          <w:del w:id="835"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836" w:author="Martin Novák" w:date="2023-03-20T17:48:00Z"/>
              <w:rFonts w:eastAsia="Times New Roman"/>
            </w:rPr>
          </w:pPr>
          <w:del w:id="837"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838" w:author="Martin Novák" w:date="2023-03-20T17:48:00Z"/>
              <w:rFonts w:eastAsia="Times New Roman"/>
            </w:rPr>
          </w:pPr>
          <w:del w:id="839"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840" w:author="Martin Novák" w:date="2023-03-20T17:48:00Z"/>
              <w:rFonts w:eastAsia="Times New Roman"/>
            </w:rPr>
          </w:pPr>
          <w:del w:id="841"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842" w:author="Martin Novák" w:date="2023-03-20T17:48:00Z"/>
              <w:rFonts w:eastAsia="Times New Roman"/>
            </w:rPr>
          </w:pPr>
          <w:del w:id="843"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844" w:author="Martin Novák" w:date="2023-03-20T17:48:00Z"/>
              <w:rFonts w:eastAsia="Times New Roman"/>
            </w:rPr>
          </w:pPr>
          <w:del w:id="845"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846" w:author="Martin Novák" w:date="2023-03-20T17:48:00Z"/>
              <w:rFonts w:eastAsia="Times New Roman"/>
            </w:rPr>
          </w:pPr>
          <w:del w:id="847"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848" w:author="Martin Novák" w:date="2023-03-20T17:48:00Z"/>
              <w:rFonts w:eastAsia="Times New Roman"/>
            </w:rPr>
          </w:pPr>
          <w:del w:id="849"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850" w:author="Martin Novák" w:date="2023-03-20T17:48:00Z"/>
              <w:rFonts w:eastAsia="Times New Roman"/>
            </w:rPr>
          </w:pPr>
          <w:del w:id="851"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852" w:author="Martin Novák" w:date="2023-03-20T17:48:00Z"/>
              <w:rFonts w:eastAsia="Times New Roman"/>
            </w:rPr>
          </w:pPr>
          <w:del w:id="853"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854" w:author="Martin Novák" w:date="2023-03-20T17:48:00Z"/>
              <w:rFonts w:eastAsia="Times New Roman"/>
            </w:rPr>
          </w:pPr>
          <w:del w:id="855"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856" w:author="Martin Novák" w:date="2023-03-20T17:48:00Z"/>
              <w:rFonts w:eastAsia="Times New Roman"/>
            </w:rPr>
          </w:pPr>
          <w:del w:id="857"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858" w:author="Martin Novák" w:date="2023-03-20T17:48:00Z"/>
              <w:rFonts w:eastAsia="Times New Roman"/>
            </w:rPr>
          </w:pPr>
          <w:del w:id="859"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860" w:author="Martin Novák" w:date="2023-03-20T17:48:00Z"/>
              <w:rFonts w:eastAsia="Times New Roman"/>
            </w:rPr>
          </w:pPr>
          <w:del w:id="861"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862" w:author="Martin Novák" w:date="2023-03-20T17:48:00Z"/>
              <w:rFonts w:eastAsia="Times New Roman"/>
            </w:rPr>
          </w:pPr>
          <w:del w:id="863"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864" w:author="Martin Novák" w:date="2023-03-20T17:48:00Z"/>
              <w:rFonts w:eastAsia="Times New Roman"/>
            </w:rPr>
          </w:pPr>
          <w:del w:id="865"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866" w:author="Martin Novák" w:date="2023-03-20T17:48:00Z"/>
              <w:rFonts w:eastAsia="Times New Roman"/>
            </w:rPr>
          </w:pPr>
          <w:del w:id="867"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868" w:author="Martin Novák" w:date="2023-03-20T17:48:00Z"/>
              <w:rFonts w:eastAsia="Times New Roman"/>
            </w:rPr>
          </w:pPr>
          <w:del w:id="869"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870" w:author="Martin Novák" w:date="2023-03-20T17:48:00Z"/>
              <w:rFonts w:eastAsia="Times New Roman"/>
            </w:rPr>
          </w:pPr>
          <w:del w:id="871"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872" w:author="Martin Novák" w:date="2023-03-20T17:48:00Z"/>
              <w:rFonts w:eastAsia="Times New Roman"/>
            </w:rPr>
          </w:pPr>
          <w:del w:id="873"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874" w:author="Martin Novák" w:date="2023-03-20T17:48:00Z"/>
              <w:rFonts w:eastAsia="Times New Roman"/>
            </w:rPr>
          </w:pPr>
          <w:del w:id="875"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876" w:author="Martin Novák" w:date="2023-03-20T17:48:00Z"/>
              <w:rFonts w:eastAsia="Times New Roman"/>
            </w:rPr>
          </w:pPr>
          <w:del w:id="877"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878" w:author="Martin Novák" w:date="2023-03-20T17:48:00Z"/>
              <w:rFonts w:eastAsia="Times New Roman"/>
            </w:rPr>
          </w:pPr>
          <w:del w:id="879"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880" w:author="Martin Novák" w:date="2023-03-20T17:48:00Z"/>
              <w:rFonts w:eastAsia="Times New Roman"/>
            </w:rPr>
          </w:pPr>
          <w:del w:id="881"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882" w:author="Martin Novák" w:date="2023-03-20T17:48:00Z"/>
              <w:rFonts w:eastAsia="Times New Roman"/>
            </w:rPr>
          </w:pPr>
          <w:del w:id="883"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884" w:author="Martin Novák" w:date="2023-03-20T17:48:00Z"/>
              <w:rFonts w:eastAsia="Times New Roman"/>
            </w:rPr>
          </w:pPr>
          <w:del w:id="885"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886" w:author="Martin Novák" w:date="2023-03-20T17:48:00Z"/>
              <w:rFonts w:eastAsia="Times New Roman"/>
            </w:rPr>
          </w:pPr>
          <w:del w:id="887"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888" w:author="Martin Novák" w:date="2023-03-20T17:48:00Z"/>
              <w:rFonts w:eastAsia="Times New Roman"/>
            </w:rPr>
          </w:pPr>
          <w:del w:id="889"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890" w:author="Martin Novák" w:date="2023-03-20T17:48:00Z"/>
              <w:rFonts w:eastAsia="Times New Roman"/>
            </w:rPr>
          </w:pPr>
          <w:del w:id="891"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892" w:author="Martin Novák" w:date="2023-03-20T17:48:00Z"/>
              <w:rFonts w:eastAsia="Times New Roman"/>
            </w:rPr>
          </w:pPr>
          <w:del w:id="893"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894" w:author="Martin Novák" w:date="2023-03-20T17:48:00Z"/>
              <w:rFonts w:eastAsia="Times New Roman"/>
            </w:rPr>
          </w:pPr>
          <w:del w:id="895"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896" w:author="Martin Novák" w:date="2023-03-20T17:48:00Z"/>
              <w:rFonts w:eastAsia="Times New Roman"/>
            </w:rPr>
          </w:pPr>
          <w:del w:id="897"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898" w:author="Martin Novák" w:date="2023-03-20T17:48:00Z"/>
              <w:rFonts w:eastAsia="Times New Roman"/>
            </w:rPr>
          </w:pPr>
          <w:del w:id="899"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900" w:author="Martin Novák" w:date="2023-03-20T17:48:00Z"/>
              <w:rFonts w:eastAsia="Times New Roman"/>
            </w:rPr>
          </w:pPr>
          <w:del w:id="901"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902" w:author="Martin Novák" w:date="2023-03-20T17:48:00Z"/>
              <w:rFonts w:eastAsia="Times New Roman"/>
            </w:rPr>
          </w:pPr>
          <w:del w:id="903"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904" w:author="Martin Novák" w:date="2023-03-20T17:48:00Z"/>
              <w:rFonts w:eastAsia="Times New Roman"/>
            </w:rPr>
          </w:pPr>
          <w:del w:id="905"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906" w:author="Martin Novák" w:date="2023-03-20T17:48:00Z"/>
              <w:rFonts w:eastAsia="Times New Roman"/>
            </w:rPr>
          </w:pPr>
          <w:del w:id="907"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908" w:author="Martin Novák" w:date="2023-03-20T17:48:00Z"/>
              <w:rFonts w:eastAsia="Times New Roman"/>
            </w:rPr>
          </w:pPr>
          <w:del w:id="909"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910" w:author="Martin Novák" w:date="2023-03-20T17:48:00Z"/>
              <w:rFonts w:eastAsia="Times New Roman"/>
            </w:rPr>
          </w:pPr>
          <w:del w:id="911"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912" w:author="Martin Novák" w:date="2023-03-20T17:48:00Z"/>
              <w:rFonts w:eastAsia="Times New Roman"/>
            </w:rPr>
          </w:pPr>
          <w:del w:id="913"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914" w:author="Martin Novák" w:date="2023-03-20T17:48:00Z"/>
              <w:rFonts w:eastAsia="Times New Roman"/>
            </w:rPr>
          </w:pPr>
          <w:del w:id="915"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916" w:author="Martin Novák" w:date="2023-03-20T17:48:00Z"/>
              <w:rFonts w:eastAsia="Times New Roman"/>
            </w:rPr>
          </w:pPr>
          <w:del w:id="917"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918" w:author="Martin Novák" w:date="2023-03-20T17:48:00Z"/>
              <w:rFonts w:eastAsia="Times New Roman"/>
            </w:rPr>
          </w:pPr>
          <w:del w:id="919"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920" w:author="Martin Novák" w:date="2023-03-20T17:48:00Z"/>
              <w:rFonts w:eastAsia="Times New Roman"/>
            </w:rPr>
          </w:pPr>
          <w:del w:id="921"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922" w:author="Martin Novák" w:date="2023-03-20T17:48:00Z"/>
              <w:rFonts w:eastAsia="Times New Roman"/>
            </w:rPr>
          </w:pPr>
          <w:del w:id="923"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924" w:author="Martin Novák" w:date="2023-03-20T17:48:00Z"/>
              <w:rFonts w:eastAsia="Times New Roman"/>
            </w:rPr>
          </w:pPr>
          <w:del w:id="925"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926" w:author="Martin Novák" w:date="2023-03-20T17:48:00Z"/>
              <w:rFonts w:eastAsia="Times New Roman"/>
            </w:rPr>
          </w:pPr>
          <w:del w:id="927"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928" w:author="Martin Novák" w:date="2023-03-20T17:48:00Z"/>
              <w:rFonts w:eastAsia="Times New Roman"/>
            </w:rPr>
          </w:pPr>
          <w:del w:id="929"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930" w:author="Martin Novák" w:date="2023-03-20T17:48:00Z"/>
              <w:rFonts w:eastAsia="Times New Roman"/>
            </w:rPr>
          </w:pPr>
          <w:del w:id="931"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932" w:author="Martin Novák" w:date="2023-03-20T17:48:00Z"/>
              <w:rFonts w:eastAsia="Times New Roman"/>
            </w:rPr>
          </w:pPr>
          <w:del w:id="933"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934" w:author="Martin Novák" w:date="2023-03-20T17:48:00Z"/>
              <w:rFonts w:eastAsia="Times New Roman"/>
            </w:rPr>
          </w:pPr>
          <w:del w:id="935"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936" w:author="Martin Novák" w:date="2023-03-20T17:48:00Z"/>
              <w:rFonts w:eastAsia="Times New Roman"/>
            </w:rPr>
          </w:pPr>
          <w:del w:id="937"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938" w:author="Martin Novák" w:date="2023-03-20T17:48:00Z"/>
              <w:rFonts w:eastAsia="Times New Roman"/>
            </w:rPr>
          </w:pPr>
          <w:del w:id="939"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940" w:author="Martin Novák" w:date="2023-03-20T17:48:00Z"/>
              <w:rFonts w:eastAsia="Times New Roman"/>
            </w:rPr>
          </w:pPr>
          <w:del w:id="941"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942" w:author="Martin Novák" w:date="2023-03-20T17:48:00Z"/>
              <w:rFonts w:eastAsia="Times New Roman"/>
            </w:rPr>
          </w:pPr>
          <w:del w:id="943"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944" w:author="Martin Novák" w:date="2023-03-20T17:48:00Z"/>
              <w:rFonts w:eastAsia="Times New Roman"/>
            </w:rPr>
          </w:pPr>
          <w:del w:id="945"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946" w:author="Martin Novák" w:date="2023-03-20T17:48:00Z"/>
              <w:rFonts w:eastAsia="Times New Roman"/>
            </w:rPr>
          </w:pPr>
          <w:del w:id="947"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948" w:author="Martin Novák" w:date="2023-03-20T17:48:00Z"/>
              <w:rFonts w:eastAsia="Times New Roman"/>
            </w:rPr>
          </w:pPr>
          <w:del w:id="949"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950" w:author="Martin Novák" w:date="2023-03-20T17:48:00Z"/>
              <w:rFonts w:eastAsia="Times New Roman"/>
            </w:rPr>
          </w:pPr>
          <w:del w:id="951"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952" w:author="Martin Novák" w:date="2023-03-20T17:48:00Z"/>
              <w:rFonts w:eastAsia="Times New Roman"/>
            </w:rPr>
          </w:pPr>
          <w:del w:id="953"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954" w:author="Martin Novák" w:date="2023-03-20T17:48:00Z"/>
              <w:rFonts w:eastAsia="Times New Roman"/>
            </w:rPr>
          </w:pPr>
          <w:del w:id="955"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956" w:author="Martin Novák" w:date="2023-03-20T17:48:00Z"/>
              <w:rFonts w:eastAsia="Times New Roman"/>
            </w:rPr>
          </w:pPr>
          <w:del w:id="957"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958" w:author="Martin Novák" w:date="2023-03-20T17:48:00Z"/>
              <w:rFonts w:eastAsia="Times New Roman"/>
            </w:rPr>
          </w:pPr>
          <w:del w:id="959"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960" w:author="Martin Novák" w:date="2023-03-20T17:48:00Z"/>
              <w:rFonts w:eastAsia="Times New Roman"/>
            </w:rPr>
          </w:pPr>
          <w:del w:id="961"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962" w:author="Martin Novák" w:date="2023-03-20T17:48:00Z"/>
              <w:rFonts w:eastAsia="Times New Roman"/>
            </w:rPr>
          </w:pPr>
          <w:del w:id="963"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964" w:author="Martin Novák" w:date="2023-03-20T17:48:00Z"/>
              <w:rFonts w:eastAsia="Times New Roman"/>
            </w:rPr>
          </w:pPr>
          <w:del w:id="965"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966" w:author="Martin Novák" w:date="2023-03-20T17:48:00Z"/>
              <w:rFonts w:eastAsia="Times New Roman"/>
            </w:rPr>
          </w:pPr>
          <w:del w:id="967"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968" w:author="Martin Novák" w:date="2023-03-20T17:48:00Z"/>
              <w:rFonts w:eastAsia="Times New Roman"/>
            </w:rPr>
          </w:pPr>
          <w:del w:id="969"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970" w:author="Martin Novák" w:date="2023-03-20T17:48:00Z"/>
              <w:rFonts w:eastAsia="Times New Roman"/>
            </w:rPr>
          </w:pPr>
          <w:del w:id="971"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972" w:author="Martin Novák" w:date="2023-03-20T17:48:00Z"/>
              <w:rFonts w:eastAsia="Times New Roman"/>
            </w:rPr>
          </w:pPr>
          <w:del w:id="973"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974" w:author="Martin Novák" w:date="2023-03-20T17:48:00Z"/>
              <w:rFonts w:eastAsia="Times New Roman"/>
            </w:rPr>
          </w:pPr>
          <w:del w:id="975"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976" w:author="Martin Novák" w:date="2023-03-20T17:48:00Z"/>
              <w:rFonts w:eastAsia="Times New Roman"/>
            </w:rPr>
          </w:pPr>
          <w:del w:id="977"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978" w:author="Martin Novák" w:date="2023-03-20T17:48:00Z"/>
              <w:rFonts w:eastAsia="Times New Roman"/>
            </w:rPr>
          </w:pPr>
          <w:del w:id="979"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980" w:author="Martin Novák" w:date="2023-03-20T17:48:00Z"/>
              <w:rFonts w:eastAsia="Times New Roman"/>
            </w:rPr>
          </w:pPr>
          <w:del w:id="981"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982" w:author="Martin Novák" w:date="2023-03-20T17:48:00Z"/>
              <w:rFonts w:eastAsia="Times New Roman"/>
            </w:rPr>
          </w:pPr>
          <w:del w:id="983"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984" w:author="Martin Novák" w:date="2023-03-20T17:48:00Z"/>
              <w:rFonts w:eastAsia="Times New Roman"/>
            </w:rPr>
          </w:pPr>
          <w:del w:id="985"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986" w:author="Martin Novák" w:date="2023-03-20T17:48:00Z"/>
              <w:rFonts w:eastAsia="Times New Roman"/>
            </w:rPr>
          </w:pPr>
          <w:del w:id="987"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988" w:author="Martin Novák" w:date="2023-03-20T17:48:00Z"/>
              <w:rFonts w:eastAsia="Times New Roman"/>
            </w:rPr>
          </w:pPr>
          <w:del w:id="989"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990" w:author="Martin Novák" w:date="2023-03-20T17:48:00Z"/>
              <w:rFonts w:eastAsia="Times New Roman"/>
            </w:rPr>
          </w:pPr>
          <w:del w:id="991"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992" w:author="Martin Novák" w:date="2023-03-20T17:48:00Z"/>
              <w:rFonts w:eastAsia="Times New Roman"/>
            </w:rPr>
          </w:pPr>
          <w:del w:id="993"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994" w:author="Martin Novák" w:date="2023-03-20T17:48:00Z"/>
              <w:rFonts w:eastAsia="Times New Roman"/>
            </w:rPr>
          </w:pPr>
          <w:del w:id="995"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996" w:author="Martin Novák" w:date="2023-03-20T17:48:00Z"/>
              <w:rFonts w:eastAsia="Times New Roman"/>
            </w:rPr>
          </w:pPr>
          <w:del w:id="997"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998" w:author="Martin Novák" w:date="2023-03-20T17:48:00Z"/>
              <w:rFonts w:eastAsia="Times New Roman"/>
            </w:rPr>
          </w:pPr>
          <w:del w:id="999"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000" w:author="Martin Novák" w:date="2023-03-20T17:48:00Z"/>
              <w:rFonts w:eastAsia="Times New Roman"/>
            </w:rPr>
          </w:pPr>
          <w:del w:id="1001"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002" w:author="Martin Novák" w:date="2023-03-20T17:48:00Z"/>
              <w:rFonts w:eastAsia="Times New Roman"/>
            </w:rPr>
          </w:pPr>
          <w:del w:id="1003"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004" w:author="Martin Novák" w:date="2023-03-20T17:48:00Z"/>
              <w:rFonts w:eastAsia="Times New Roman"/>
            </w:rPr>
          </w:pPr>
          <w:del w:id="1005"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006" w:author="Martin Novák" w:date="2023-03-20T17:48:00Z"/>
              <w:rFonts w:eastAsia="Times New Roman"/>
            </w:rPr>
          </w:pPr>
          <w:del w:id="1007"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008" w:author="Martin Novák" w:date="2023-03-20T17:48:00Z"/>
              <w:rFonts w:eastAsia="Times New Roman"/>
            </w:rPr>
          </w:pPr>
          <w:del w:id="1009"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010" w:author="Martin Novák" w:date="2023-03-20T17:48:00Z"/>
              <w:rFonts w:eastAsia="Times New Roman"/>
            </w:rPr>
          </w:pPr>
          <w:del w:id="1011"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012" w:author="Martin Novák" w:date="2023-03-20T17:48:00Z"/>
              <w:rFonts w:eastAsia="Times New Roman"/>
            </w:rPr>
          </w:pPr>
          <w:del w:id="1013"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014" w:author="Martin Novák" w:date="2023-03-20T17:48:00Z"/>
              <w:rFonts w:eastAsia="Times New Roman"/>
            </w:rPr>
          </w:pPr>
          <w:del w:id="1015"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016" w:author="Martin Novák" w:date="2023-03-20T17:48:00Z"/>
              <w:rFonts w:eastAsia="Times New Roman"/>
            </w:rPr>
          </w:pPr>
          <w:del w:id="1017"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018" w:author="Martin Novák" w:date="2023-03-20T17:48:00Z"/>
              <w:rFonts w:eastAsia="Times New Roman"/>
            </w:rPr>
          </w:pPr>
          <w:del w:id="1019"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020" w:author="Martin Novák" w:date="2023-03-20T17:48:00Z"/>
              <w:rFonts w:eastAsia="Times New Roman"/>
            </w:rPr>
          </w:pPr>
          <w:del w:id="1021"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022" w:author="Martin Novák" w:date="2023-03-20T17:48:00Z"/>
              <w:rFonts w:eastAsia="Times New Roman"/>
            </w:rPr>
          </w:pPr>
          <w:del w:id="1023"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024" w:author="Martin Novák" w:date="2023-03-20T17:48:00Z"/>
              <w:rFonts w:eastAsia="Times New Roman"/>
            </w:rPr>
          </w:pPr>
          <w:del w:id="1025"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026" w:author="Martin Novák" w:date="2023-03-20T17:48:00Z"/>
              <w:rFonts w:eastAsia="Times New Roman"/>
            </w:rPr>
          </w:pPr>
          <w:del w:id="1027"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028" w:author="Martin Novák" w:date="2023-03-20T17:48:00Z"/>
              <w:rFonts w:eastAsia="Times New Roman"/>
            </w:rPr>
          </w:pPr>
          <w:del w:id="1029"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030" w:author="Martin Novák" w:date="2023-03-20T17:48:00Z"/>
              <w:rFonts w:eastAsia="Times New Roman"/>
            </w:rPr>
          </w:pPr>
          <w:del w:id="1031"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032" w:author="Martin Novák" w:date="2023-03-20T17:48:00Z"/>
              <w:rFonts w:eastAsia="Times New Roman"/>
            </w:rPr>
          </w:pPr>
          <w:del w:id="1033"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034" w:author="Martin Novák" w:date="2023-03-20T17:48:00Z"/>
              <w:rFonts w:eastAsia="Times New Roman"/>
            </w:rPr>
          </w:pPr>
          <w:del w:id="1035"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036" w:author="Martin Novák" w:date="2023-03-20T17:48:00Z"/>
              <w:rFonts w:eastAsia="Times New Roman"/>
            </w:rPr>
          </w:pPr>
          <w:del w:id="1037"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038" w:author="Martin Novák" w:date="2023-03-20T17:48:00Z"/>
              <w:rFonts w:eastAsia="Times New Roman"/>
            </w:rPr>
          </w:pPr>
          <w:del w:id="1039"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040" w:author="Martin Novák" w:date="2023-03-20T17:48:00Z"/>
              <w:rFonts w:eastAsia="Times New Roman"/>
            </w:rPr>
          </w:pPr>
          <w:del w:id="1041"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042" w:author="Martin Novák" w:date="2023-03-20T17:48:00Z"/>
              <w:rFonts w:eastAsia="Times New Roman"/>
            </w:rPr>
          </w:pPr>
          <w:del w:id="1043"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044" w:author="Martin Novák" w:date="2023-03-20T17:48:00Z"/>
              <w:rFonts w:eastAsia="Times New Roman"/>
            </w:rPr>
          </w:pPr>
          <w:del w:id="1045"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046" w:author="Martin Novák" w:date="2023-03-20T17:48:00Z"/>
              <w:rFonts w:eastAsia="Times New Roman"/>
            </w:rPr>
          </w:pPr>
          <w:del w:id="1047"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048"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EB8D7" w14:textId="77777777" w:rsidR="00BF0190" w:rsidRDefault="00BF0190" w:rsidP="00891BAF">
      <w:pPr>
        <w:spacing w:after="0" w:line="240" w:lineRule="auto"/>
      </w:pPr>
      <w:r>
        <w:separator/>
      </w:r>
    </w:p>
  </w:endnote>
  <w:endnote w:type="continuationSeparator" w:id="0">
    <w:p w14:paraId="306F6AB2" w14:textId="77777777" w:rsidR="00BF0190" w:rsidRDefault="00BF0190"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11492" w14:textId="77777777" w:rsidR="00BF0190" w:rsidRDefault="00BF0190" w:rsidP="00891BAF">
      <w:pPr>
        <w:spacing w:after="0" w:line="240" w:lineRule="auto"/>
      </w:pPr>
      <w:r>
        <w:separator/>
      </w:r>
    </w:p>
  </w:footnote>
  <w:footnote w:type="continuationSeparator" w:id="0">
    <w:p w14:paraId="40A77011" w14:textId="77777777" w:rsidR="00BF0190" w:rsidRDefault="00BF0190"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0190"/>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467A5"/>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4D0"/>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137006</TotalTime>
  <Pages>38</Pages>
  <Words>17382</Words>
  <Characters>102555</Characters>
  <Application>Microsoft Office Word</Application>
  <DocSecurity>0</DocSecurity>
  <Lines>854</Lines>
  <Paragraphs>239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721</cp:revision>
  <cp:lastPrinted>2023-02-12T16:23:00Z</cp:lastPrinted>
  <dcterms:created xsi:type="dcterms:W3CDTF">2021-03-29T20:15:00Z</dcterms:created>
  <dcterms:modified xsi:type="dcterms:W3CDTF">2023-03-20T18:15:00Z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