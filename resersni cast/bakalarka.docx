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6AFE7FBE" w14:textId="4960C002" w:rsidR="00E3778F"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9100395" w:history="1">
            <w:r w:rsidR="00E3778F" w:rsidRPr="007F4052">
              <w:rPr>
                <w:rStyle w:val="Hypertextovodkaz"/>
                <w:noProof/>
              </w:rPr>
              <w:t xml:space="preserve">1. </w:t>
            </w:r>
            <w:r w:rsidR="00E3778F" w:rsidRPr="007F4052">
              <w:rPr>
                <w:rStyle w:val="Hypertextovodkaz"/>
                <w:rFonts w:cstheme="minorHAnsi"/>
                <w:noProof/>
              </w:rPr>
              <w:t>Úvod</w:t>
            </w:r>
            <w:r w:rsidR="00E3778F">
              <w:rPr>
                <w:noProof/>
                <w:webHidden/>
              </w:rPr>
              <w:tab/>
            </w:r>
            <w:r w:rsidR="00E3778F">
              <w:rPr>
                <w:noProof/>
                <w:webHidden/>
              </w:rPr>
              <w:fldChar w:fldCharType="begin"/>
            </w:r>
            <w:r w:rsidR="00E3778F">
              <w:rPr>
                <w:noProof/>
                <w:webHidden/>
              </w:rPr>
              <w:instrText xml:space="preserve"> PAGEREF _Toc129100395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0778D04" w14:textId="55E77C79" w:rsidR="00E3778F" w:rsidRDefault="00000000">
          <w:pPr>
            <w:pStyle w:val="Obsah1"/>
            <w:tabs>
              <w:tab w:val="right" w:leader="dot" w:pos="9062"/>
            </w:tabs>
            <w:rPr>
              <w:rFonts w:eastAsiaTheme="minorEastAsia"/>
              <w:noProof/>
              <w:lang w:eastAsia="cs-CZ"/>
            </w:rPr>
          </w:pPr>
          <w:hyperlink w:anchor="_Toc129100396" w:history="1">
            <w:r w:rsidR="00E3778F" w:rsidRPr="007F4052">
              <w:rPr>
                <w:rStyle w:val="Hypertextovodkaz"/>
                <w:rFonts w:cstheme="minorHAnsi"/>
                <w:noProof/>
              </w:rPr>
              <w:t>2. Cíl práce a metodika</w:t>
            </w:r>
            <w:r w:rsidR="00E3778F">
              <w:rPr>
                <w:noProof/>
                <w:webHidden/>
              </w:rPr>
              <w:tab/>
            </w:r>
            <w:r w:rsidR="00E3778F">
              <w:rPr>
                <w:noProof/>
                <w:webHidden/>
              </w:rPr>
              <w:fldChar w:fldCharType="begin"/>
            </w:r>
            <w:r w:rsidR="00E3778F">
              <w:rPr>
                <w:noProof/>
                <w:webHidden/>
              </w:rPr>
              <w:instrText xml:space="preserve"> PAGEREF _Toc129100396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569A8FF" w14:textId="320870C1" w:rsidR="00E3778F" w:rsidRDefault="00000000">
          <w:pPr>
            <w:pStyle w:val="Obsah2"/>
            <w:tabs>
              <w:tab w:val="right" w:leader="dot" w:pos="9062"/>
            </w:tabs>
            <w:rPr>
              <w:rFonts w:eastAsiaTheme="minorEastAsia"/>
              <w:noProof/>
              <w:lang w:eastAsia="cs-CZ"/>
            </w:rPr>
          </w:pPr>
          <w:hyperlink w:anchor="_Toc129100397" w:history="1">
            <w:r w:rsidR="00E3778F" w:rsidRPr="007F4052">
              <w:rPr>
                <w:rStyle w:val="Hypertextovodkaz"/>
                <w:rFonts w:cstheme="minorHAnsi"/>
                <w:noProof/>
                <w:highlight w:val="green"/>
              </w:rPr>
              <w:t>2.1 cíl práce</w:t>
            </w:r>
            <w:r w:rsidR="00E3778F">
              <w:rPr>
                <w:noProof/>
                <w:webHidden/>
              </w:rPr>
              <w:tab/>
            </w:r>
            <w:r w:rsidR="00E3778F">
              <w:rPr>
                <w:noProof/>
                <w:webHidden/>
              </w:rPr>
              <w:fldChar w:fldCharType="begin"/>
            </w:r>
            <w:r w:rsidR="00E3778F">
              <w:rPr>
                <w:noProof/>
                <w:webHidden/>
              </w:rPr>
              <w:instrText xml:space="preserve"> PAGEREF _Toc129100397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0185109D" w14:textId="757907B1" w:rsidR="00E3778F" w:rsidRDefault="00000000">
          <w:pPr>
            <w:pStyle w:val="Obsah2"/>
            <w:tabs>
              <w:tab w:val="right" w:leader="dot" w:pos="9062"/>
            </w:tabs>
            <w:rPr>
              <w:rFonts w:eastAsiaTheme="minorEastAsia"/>
              <w:noProof/>
              <w:lang w:eastAsia="cs-CZ"/>
            </w:rPr>
          </w:pPr>
          <w:hyperlink w:anchor="_Toc129100398" w:history="1">
            <w:r w:rsidR="00E3778F" w:rsidRPr="007F4052">
              <w:rPr>
                <w:rStyle w:val="Hypertextovodkaz"/>
                <w:rFonts w:cstheme="minorHAnsi"/>
                <w:noProof/>
                <w:shd w:val="clear" w:color="auto" w:fill="FFFFFF"/>
              </w:rPr>
              <w:t>2.2 metodika</w:t>
            </w:r>
            <w:r w:rsidR="00E3778F">
              <w:rPr>
                <w:noProof/>
                <w:webHidden/>
              </w:rPr>
              <w:tab/>
            </w:r>
            <w:r w:rsidR="00E3778F">
              <w:rPr>
                <w:noProof/>
                <w:webHidden/>
              </w:rPr>
              <w:fldChar w:fldCharType="begin"/>
            </w:r>
            <w:r w:rsidR="00E3778F">
              <w:rPr>
                <w:noProof/>
                <w:webHidden/>
              </w:rPr>
              <w:instrText xml:space="preserve"> PAGEREF _Toc129100398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68DAFF92" w14:textId="3E339E5A" w:rsidR="00E3778F" w:rsidRDefault="00000000">
          <w:pPr>
            <w:pStyle w:val="Obsah1"/>
            <w:tabs>
              <w:tab w:val="right" w:leader="dot" w:pos="9062"/>
            </w:tabs>
            <w:rPr>
              <w:rFonts w:eastAsiaTheme="minorEastAsia"/>
              <w:noProof/>
              <w:lang w:eastAsia="cs-CZ"/>
            </w:rPr>
          </w:pPr>
          <w:hyperlink w:anchor="_Toc129100399" w:history="1">
            <w:r w:rsidR="00E3778F" w:rsidRPr="007F4052">
              <w:rPr>
                <w:rStyle w:val="Hypertextovodkaz"/>
                <w:rFonts w:cstheme="minorHAnsi"/>
                <w:noProof/>
              </w:rPr>
              <w:t>3. Výběr vhodných programovacích jazyků pro vývoj her</w:t>
            </w:r>
            <w:r w:rsidR="00E3778F">
              <w:rPr>
                <w:noProof/>
                <w:webHidden/>
              </w:rPr>
              <w:tab/>
            </w:r>
            <w:r w:rsidR="00E3778F">
              <w:rPr>
                <w:noProof/>
                <w:webHidden/>
              </w:rPr>
              <w:fldChar w:fldCharType="begin"/>
            </w:r>
            <w:r w:rsidR="00E3778F">
              <w:rPr>
                <w:noProof/>
                <w:webHidden/>
              </w:rPr>
              <w:instrText xml:space="preserve"> PAGEREF _Toc129100399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348B6825" w14:textId="09B16367" w:rsidR="00E3778F" w:rsidRDefault="00000000">
          <w:pPr>
            <w:pStyle w:val="Obsah2"/>
            <w:tabs>
              <w:tab w:val="right" w:leader="dot" w:pos="9062"/>
            </w:tabs>
            <w:rPr>
              <w:rFonts w:eastAsiaTheme="minorEastAsia"/>
              <w:noProof/>
              <w:lang w:eastAsia="cs-CZ"/>
            </w:rPr>
          </w:pPr>
          <w:hyperlink w:anchor="_Toc129100400" w:history="1">
            <w:r w:rsidR="00E3778F" w:rsidRPr="007F4052">
              <w:rPr>
                <w:rStyle w:val="Hypertextovodkaz"/>
                <w:rFonts w:cstheme="minorHAnsi"/>
                <w:noProof/>
                <w:shd w:val="clear" w:color="auto" w:fill="FFFFFF"/>
              </w:rPr>
              <w:t>3.1 C++</w:t>
            </w:r>
            <w:r w:rsidR="00E3778F">
              <w:rPr>
                <w:noProof/>
                <w:webHidden/>
              </w:rPr>
              <w:tab/>
            </w:r>
            <w:r w:rsidR="00E3778F">
              <w:rPr>
                <w:noProof/>
                <w:webHidden/>
              </w:rPr>
              <w:fldChar w:fldCharType="begin"/>
            </w:r>
            <w:r w:rsidR="00E3778F">
              <w:rPr>
                <w:noProof/>
                <w:webHidden/>
              </w:rPr>
              <w:instrText xml:space="preserve"> PAGEREF _Toc129100400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3272C28" w14:textId="025F7F8D" w:rsidR="00E3778F" w:rsidRDefault="00000000">
          <w:pPr>
            <w:pStyle w:val="Obsah3"/>
            <w:tabs>
              <w:tab w:val="right" w:leader="dot" w:pos="9062"/>
            </w:tabs>
            <w:rPr>
              <w:rFonts w:eastAsiaTheme="minorEastAsia"/>
              <w:noProof/>
              <w:lang w:eastAsia="cs-CZ"/>
            </w:rPr>
          </w:pPr>
          <w:hyperlink w:anchor="_Toc129100401" w:history="1">
            <w:r w:rsidR="00E3778F" w:rsidRPr="007F4052">
              <w:rPr>
                <w:rStyle w:val="Hypertextovodkaz"/>
                <w:noProof/>
                <w:shd w:val="clear" w:color="auto" w:fill="FFFFFF"/>
              </w:rPr>
              <w:t>3.1.1 kompilace a hardware</w:t>
            </w:r>
            <w:r w:rsidR="00E3778F">
              <w:rPr>
                <w:noProof/>
                <w:webHidden/>
              </w:rPr>
              <w:tab/>
            </w:r>
            <w:r w:rsidR="00E3778F">
              <w:rPr>
                <w:noProof/>
                <w:webHidden/>
              </w:rPr>
              <w:fldChar w:fldCharType="begin"/>
            </w:r>
            <w:r w:rsidR="00E3778F">
              <w:rPr>
                <w:noProof/>
                <w:webHidden/>
              </w:rPr>
              <w:instrText xml:space="preserve"> PAGEREF _Toc129100401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70D5D6C4" w14:textId="1E226130" w:rsidR="00E3778F" w:rsidRDefault="00000000">
          <w:pPr>
            <w:pStyle w:val="Obsah3"/>
            <w:tabs>
              <w:tab w:val="right" w:leader="dot" w:pos="9062"/>
            </w:tabs>
            <w:rPr>
              <w:rFonts w:eastAsiaTheme="minorEastAsia"/>
              <w:noProof/>
              <w:lang w:eastAsia="cs-CZ"/>
            </w:rPr>
          </w:pPr>
          <w:hyperlink w:anchor="_Toc129100402" w:history="1">
            <w:r w:rsidR="00E3778F" w:rsidRPr="007F4052">
              <w:rPr>
                <w:rStyle w:val="Hypertextovodkaz"/>
                <w:noProof/>
              </w:rPr>
              <w:t>3.1.2 novinky oproti C</w:t>
            </w:r>
            <w:r w:rsidR="00E3778F">
              <w:rPr>
                <w:noProof/>
                <w:webHidden/>
              </w:rPr>
              <w:tab/>
            </w:r>
            <w:r w:rsidR="00E3778F">
              <w:rPr>
                <w:noProof/>
                <w:webHidden/>
              </w:rPr>
              <w:fldChar w:fldCharType="begin"/>
            </w:r>
            <w:r w:rsidR="00E3778F">
              <w:rPr>
                <w:noProof/>
                <w:webHidden/>
              </w:rPr>
              <w:instrText xml:space="preserve"> PAGEREF _Toc129100402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569D0E0B" w14:textId="1FC713A0" w:rsidR="00E3778F" w:rsidRDefault="00000000">
          <w:pPr>
            <w:pStyle w:val="Obsah3"/>
            <w:tabs>
              <w:tab w:val="right" w:leader="dot" w:pos="9062"/>
            </w:tabs>
            <w:rPr>
              <w:rFonts w:eastAsiaTheme="minorEastAsia"/>
              <w:noProof/>
              <w:lang w:eastAsia="cs-CZ"/>
            </w:rPr>
          </w:pPr>
          <w:hyperlink w:anchor="_Toc129100403" w:history="1">
            <w:r w:rsidR="00E3778F" w:rsidRPr="007F4052">
              <w:rPr>
                <w:rStyle w:val="Hypertextovodkaz"/>
                <w:noProof/>
                <w:shd w:val="clear" w:color="auto" w:fill="FFFFFF"/>
              </w:rPr>
              <w:t>3.1.3 nevýhody</w:t>
            </w:r>
            <w:r w:rsidR="00E3778F">
              <w:rPr>
                <w:noProof/>
                <w:webHidden/>
              </w:rPr>
              <w:tab/>
            </w:r>
            <w:r w:rsidR="00E3778F">
              <w:rPr>
                <w:noProof/>
                <w:webHidden/>
              </w:rPr>
              <w:fldChar w:fldCharType="begin"/>
            </w:r>
            <w:r w:rsidR="00E3778F">
              <w:rPr>
                <w:noProof/>
                <w:webHidden/>
              </w:rPr>
              <w:instrText xml:space="preserve"> PAGEREF _Toc129100403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6230AB1D" w14:textId="2964BAD5" w:rsidR="00E3778F" w:rsidRDefault="00000000">
          <w:pPr>
            <w:pStyle w:val="Obsah2"/>
            <w:tabs>
              <w:tab w:val="right" w:leader="dot" w:pos="9062"/>
            </w:tabs>
            <w:rPr>
              <w:rFonts w:eastAsiaTheme="minorEastAsia"/>
              <w:noProof/>
              <w:lang w:eastAsia="cs-CZ"/>
            </w:rPr>
          </w:pPr>
          <w:hyperlink w:anchor="_Toc129100404" w:history="1">
            <w:r w:rsidR="00E3778F" w:rsidRPr="007F4052">
              <w:rPr>
                <w:rStyle w:val="Hypertextovodkaz"/>
                <w:rFonts w:cstheme="minorHAnsi"/>
                <w:noProof/>
                <w:shd w:val="clear" w:color="auto" w:fill="FFFFFF"/>
              </w:rPr>
              <w:t>3.2 Java</w:t>
            </w:r>
            <w:r w:rsidR="00E3778F">
              <w:rPr>
                <w:noProof/>
                <w:webHidden/>
              </w:rPr>
              <w:tab/>
            </w:r>
            <w:r w:rsidR="00E3778F">
              <w:rPr>
                <w:noProof/>
                <w:webHidden/>
              </w:rPr>
              <w:fldChar w:fldCharType="begin"/>
            </w:r>
            <w:r w:rsidR="00E3778F">
              <w:rPr>
                <w:noProof/>
                <w:webHidden/>
              </w:rPr>
              <w:instrText xml:space="preserve"> PAGEREF _Toc129100404 \h </w:instrText>
            </w:r>
            <w:r w:rsidR="00E3778F">
              <w:rPr>
                <w:noProof/>
                <w:webHidden/>
              </w:rPr>
            </w:r>
            <w:r w:rsidR="00E3778F">
              <w:rPr>
                <w:noProof/>
                <w:webHidden/>
              </w:rPr>
              <w:fldChar w:fldCharType="separate"/>
            </w:r>
            <w:r w:rsidR="00E3778F">
              <w:rPr>
                <w:noProof/>
                <w:webHidden/>
              </w:rPr>
              <w:t>3</w:t>
            </w:r>
            <w:r w:rsidR="00E3778F">
              <w:rPr>
                <w:noProof/>
                <w:webHidden/>
              </w:rPr>
              <w:fldChar w:fldCharType="end"/>
            </w:r>
          </w:hyperlink>
        </w:p>
        <w:p w14:paraId="00215FB1" w14:textId="565EF5F3" w:rsidR="00E3778F" w:rsidRDefault="00000000">
          <w:pPr>
            <w:pStyle w:val="Obsah3"/>
            <w:tabs>
              <w:tab w:val="right" w:leader="dot" w:pos="9062"/>
            </w:tabs>
            <w:rPr>
              <w:rFonts w:eastAsiaTheme="minorEastAsia"/>
              <w:noProof/>
              <w:lang w:eastAsia="cs-CZ"/>
            </w:rPr>
          </w:pPr>
          <w:hyperlink w:anchor="_Toc129100405" w:history="1">
            <w:r w:rsidR="00E3778F" w:rsidRPr="007F4052">
              <w:rPr>
                <w:rStyle w:val="Hypertextovodkaz"/>
                <w:noProof/>
                <w:shd w:val="clear" w:color="auto" w:fill="FFFFFF"/>
              </w:rPr>
              <w:t>3.2.1 JIT (Just In Time)</w:t>
            </w:r>
            <w:r w:rsidR="00E3778F">
              <w:rPr>
                <w:noProof/>
                <w:webHidden/>
              </w:rPr>
              <w:tab/>
            </w:r>
            <w:r w:rsidR="00E3778F">
              <w:rPr>
                <w:noProof/>
                <w:webHidden/>
              </w:rPr>
              <w:fldChar w:fldCharType="begin"/>
            </w:r>
            <w:r w:rsidR="00E3778F">
              <w:rPr>
                <w:noProof/>
                <w:webHidden/>
              </w:rPr>
              <w:instrText xml:space="preserve"> PAGEREF _Toc129100405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1B60A8D9" w14:textId="664390F1" w:rsidR="00E3778F" w:rsidRDefault="00000000">
          <w:pPr>
            <w:pStyle w:val="Obsah3"/>
            <w:tabs>
              <w:tab w:val="right" w:leader="dot" w:pos="9062"/>
            </w:tabs>
            <w:rPr>
              <w:rFonts w:eastAsiaTheme="minorEastAsia"/>
              <w:noProof/>
              <w:lang w:eastAsia="cs-CZ"/>
            </w:rPr>
          </w:pPr>
          <w:hyperlink w:anchor="_Toc129100406" w:history="1">
            <w:r w:rsidR="00E3778F" w:rsidRPr="007F4052">
              <w:rPr>
                <w:rStyle w:val="Hypertextovodkaz"/>
                <w:noProof/>
                <w:shd w:val="clear" w:color="auto" w:fill="FFFFFF"/>
              </w:rPr>
              <w:t xml:space="preserve">3.2.2 </w:t>
            </w:r>
            <w:r w:rsidR="00E3778F" w:rsidRPr="007F4052">
              <w:rPr>
                <w:rStyle w:val="Hypertextovodkaz"/>
                <w:noProof/>
              </w:rPr>
              <w:t>přístup k paměti a ovládání hardware</w:t>
            </w:r>
            <w:r w:rsidR="00E3778F">
              <w:rPr>
                <w:noProof/>
                <w:webHidden/>
              </w:rPr>
              <w:tab/>
            </w:r>
            <w:r w:rsidR="00E3778F">
              <w:rPr>
                <w:noProof/>
                <w:webHidden/>
              </w:rPr>
              <w:fldChar w:fldCharType="begin"/>
            </w:r>
            <w:r w:rsidR="00E3778F">
              <w:rPr>
                <w:noProof/>
                <w:webHidden/>
              </w:rPr>
              <w:instrText xml:space="preserve"> PAGEREF _Toc129100406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3A525D" w14:textId="0E53F8D9" w:rsidR="00E3778F" w:rsidRDefault="00000000">
          <w:pPr>
            <w:pStyle w:val="Obsah3"/>
            <w:tabs>
              <w:tab w:val="right" w:leader="dot" w:pos="9062"/>
            </w:tabs>
            <w:rPr>
              <w:rFonts w:eastAsiaTheme="minorEastAsia"/>
              <w:noProof/>
              <w:lang w:eastAsia="cs-CZ"/>
            </w:rPr>
          </w:pPr>
          <w:hyperlink w:anchor="_Toc129100407" w:history="1">
            <w:r w:rsidR="00E3778F" w:rsidRPr="007F4052">
              <w:rPr>
                <w:rStyle w:val="Hypertextovodkaz"/>
                <w:noProof/>
                <w:shd w:val="clear" w:color="auto" w:fill="FFFFFF"/>
              </w:rPr>
              <w:t>3.2.3 výhody</w:t>
            </w:r>
            <w:r w:rsidR="00E3778F">
              <w:rPr>
                <w:noProof/>
                <w:webHidden/>
              </w:rPr>
              <w:tab/>
            </w:r>
            <w:r w:rsidR="00E3778F">
              <w:rPr>
                <w:noProof/>
                <w:webHidden/>
              </w:rPr>
              <w:fldChar w:fldCharType="begin"/>
            </w:r>
            <w:r w:rsidR="00E3778F">
              <w:rPr>
                <w:noProof/>
                <w:webHidden/>
              </w:rPr>
              <w:instrText xml:space="preserve"> PAGEREF _Toc129100407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6676B796" w14:textId="3E7F8521" w:rsidR="00E3778F" w:rsidRDefault="00000000">
          <w:pPr>
            <w:pStyle w:val="Obsah3"/>
            <w:tabs>
              <w:tab w:val="right" w:leader="dot" w:pos="9062"/>
            </w:tabs>
            <w:rPr>
              <w:rFonts w:eastAsiaTheme="minorEastAsia"/>
              <w:noProof/>
              <w:lang w:eastAsia="cs-CZ"/>
            </w:rPr>
          </w:pPr>
          <w:hyperlink w:anchor="_Toc129100408" w:history="1">
            <w:r w:rsidR="00E3778F" w:rsidRPr="007F4052">
              <w:rPr>
                <w:rStyle w:val="Hypertextovodkaz"/>
                <w:noProof/>
                <w:shd w:val="clear" w:color="auto" w:fill="FFFFFF"/>
              </w:rPr>
              <w:t>3.2.4 nevýhody</w:t>
            </w:r>
            <w:r w:rsidR="00E3778F">
              <w:rPr>
                <w:noProof/>
                <w:webHidden/>
              </w:rPr>
              <w:tab/>
            </w:r>
            <w:r w:rsidR="00E3778F">
              <w:rPr>
                <w:noProof/>
                <w:webHidden/>
              </w:rPr>
              <w:fldChar w:fldCharType="begin"/>
            </w:r>
            <w:r w:rsidR="00E3778F">
              <w:rPr>
                <w:noProof/>
                <w:webHidden/>
              </w:rPr>
              <w:instrText xml:space="preserve"> PAGEREF _Toc129100408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736DF4B8" w14:textId="32246442" w:rsidR="00E3778F" w:rsidRDefault="00000000">
          <w:pPr>
            <w:pStyle w:val="Obsah2"/>
            <w:tabs>
              <w:tab w:val="right" w:leader="dot" w:pos="9062"/>
            </w:tabs>
            <w:rPr>
              <w:rFonts w:eastAsiaTheme="minorEastAsia"/>
              <w:noProof/>
              <w:lang w:eastAsia="cs-CZ"/>
            </w:rPr>
          </w:pPr>
          <w:hyperlink w:anchor="_Toc129100409" w:history="1">
            <w:r w:rsidR="00E3778F" w:rsidRPr="007F4052">
              <w:rPr>
                <w:rStyle w:val="Hypertextovodkaz"/>
                <w:rFonts w:cstheme="minorHAnsi"/>
                <w:noProof/>
                <w:shd w:val="clear" w:color="auto" w:fill="FFFFFF"/>
              </w:rPr>
              <w:t>3.3 C#</w:t>
            </w:r>
            <w:r w:rsidR="00E3778F">
              <w:rPr>
                <w:noProof/>
                <w:webHidden/>
              </w:rPr>
              <w:tab/>
            </w:r>
            <w:r w:rsidR="00E3778F">
              <w:rPr>
                <w:noProof/>
                <w:webHidden/>
              </w:rPr>
              <w:fldChar w:fldCharType="begin"/>
            </w:r>
            <w:r w:rsidR="00E3778F">
              <w:rPr>
                <w:noProof/>
                <w:webHidden/>
              </w:rPr>
              <w:instrText xml:space="preserve"> PAGEREF _Toc129100409 \h </w:instrText>
            </w:r>
            <w:r w:rsidR="00E3778F">
              <w:rPr>
                <w:noProof/>
                <w:webHidden/>
              </w:rPr>
            </w:r>
            <w:r w:rsidR="00E3778F">
              <w:rPr>
                <w:noProof/>
                <w:webHidden/>
              </w:rPr>
              <w:fldChar w:fldCharType="separate"/>
            </w:r>
            <w:r w:rsidR="00E3778F">
              <w:rPr>
                <w:noProof/>
                <w:webHidden/>
              </w:rPr>
              <w:t>4</w:t>
            </w:r>
            <w:r w:rsidR="00E3778F">
              <w:rPr>
                <w:noProof/>
                <w:webHidden/>
              </w:rPr>
              <w:fldChar w:fldCharType="end"/>
            </w:r>
          </w:hyperlink>
        </w:p>
        <w:p w14:paraId="5C522104" w14:textId="310DBE9A" w:rsidR="00E3778F" w:rsidRDefault="00000000">
          <w:pPr>
            <w:pStyle w:val="Obsah3"/>
            <w:tabs>
              <w:tab w:val="right" w:leader="dot" w:pos="9062"/>
            </w:tabs>
            <w:rPr>
              <w:rFonts w:eastAsiaTheme="minorEastAsia"/>
              <w:noProof/>
              <w:lang w:eastAsia="cs-CZ"/>
            </w:rPr>
          </w:pPr>
          <w:hyperlink w:anchor="_Toc129100410" w:history="1">
            <w:r w:rsidR="00E3778F" w:rsidRPr="007F4052">
              <w:rPr>
                <w:rStyle w:val="Hypertextovodkaz"/>
                <w:noProof/>
              </w:rPr>
              <w:t>3.3.1 Microsoft .NET</w:t>
            </w:r>
            <w:r w:rsidR="00E3778F">
              <w:rPr>
                <w:noProof/>
                <w:webHidden/>
              </w:rPr>
              <w:tab/>
            </w:r>
            <w:r w:rsidR="00E3778F">
              <w:rPr>
                <w:noProof/>
                <w:webHidden/>
              </w:rPr>
              <w:fldChar w:fldCharType="begin"/>
            </w:r>
            <w:r w:rsidR="00E3778F">
              <w:rPr>
                <w:noProof/>
                <w:webHidden/>
              </w:rPr>
              <w:instrText xml:space="preserve"> PAGEREF _Toc129100410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55C97F20" w14:textId="006A1BDA" w:rsidR="00E3778F" w:rsidRDefault="00000000">
          <w:pPr>
            <w:pStyle w:val="Obsah3"/>
            <w:tabs>
              <w:tab w:val="right" w:leader="dot" w:pos="9062"/>
            </w:tabs>
            <w:rPr>
              <w:rFonts w:eastAsiaTheme="minorEastAsia"/>
              <w:noProof/>
              <w:lang w:eastAsia="cs-CZ"/>
            </w:rPr>
          </w:pPr>
          <w:hyperlink w:anchor="_Toc129100411" w:history="1">
            <w:r w:rsidR="00E3778F" w:rsidRPr="007F4052">
              <w:rPr>
                <w:rStyle w:val="Hypertextovodkaz"/>
                <w:noProof/>
              </w:rPr>
              <w:t>3.3.2 přístup k paměti a ovládání hardware</w:t>
            </w:r>
            <w:r w:rsidR="00E3778F">
              <w:rPr>
                <w:noProof/>
                <w:webHidden/>
              </w:rPr>
              <w:tab/>
            </w:r>
            <w:r w:rsidR="00E3778F">
              <w:rPr>
                <w:noProof/>
                <w:webHidden/>
              </w:rPr>
              <w:fldChar w:fldCharType="begin"/>
            </w:r>
            <w:r w:rsidR="00E3778F">
              <w:rPr>
                <w:noProof/>
                <w:webHidden/>
              </w:rPr>
              <w:instrText xml:space="preserve"> PAGEREF _Toc129100411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2E1EE550" w14:textId="0CF71928" w:rsidR="00E3778F" w:rsidRDefault="00000000">
          <w:pPr>
            <w:pStyle w:val="Obsah3"/>
            <w:tabs>
              <w:tab w:val="right" w:leader="dot" w:pos="9062"/>
            </w:tabs>
            <w:rPr>
              <w:rFonts w:eastAsiaTheme="minorEastAsia"/>
              <w:noProof/>
              <w:lang w:eastAsia="cs-CZ"/>
            </w:rPr>
          </w:pPr>
          <w:hyperlink w:anchor="_Toc129100412" w:history="1">
            <w:r w:rsidR="00E3778F" w:rsidRPr="007F4052">
              <w:rPr>
                <w:rStyle w:val="Hypertextovodkaz"/>
                <w:noProof/>
              </w:rPr>
              <w:t>3.3.3 porovnání s Javou</w:t>
            </w:r>
            <w:r w:rsidR="00E3778F">
              <w:rPr>
                <w:noProof/>
                <w:webHidden/>
              </w:rPr>
              <w:tab/>
            </w:r>
            <w:r w:rsidR="00E3778F">
              <w:rPr>
                <w:noProof/>
                <w:webHidden/>
              </w:rPr>
              <w:fldChar w:fldCharType="begin"/>
            </w:r>
            <w:r w:rsidR="00E3778F">
              <w:rPr>
                <w:noProof/>
                <w:webHidden/>
              </w:rPr>
              <w:instrText xml:space="preserve"> PAGEREF _Toc129100412 \h </w:instrText>
            </w:r>
            <w:r w:rsidR="00E3778F">
              <w:rPr>
                <w:noProof/>
                <w:webHidden/>
              </w:rPr>
            </w:r>
            <w:r w:rsidR="00E3778F">
              <w:rPr>
                <w:noProof/>
                <w:webHidden/>
              </w:rPr>
              <w:fldChar w:fldCharType="separate"/>
            </w:r>
            <w:r w:rsidR="00E3778F">
              <w:rPr>
                <w:noProof/>
                <w:webHidden/>
              </w:rPr>
              <w:t>5</w:t>
            </w:r>
            <w:r w:rsidR="00E3778F">
              <w:rPr>
                <w:noProof/>
                <w:webHidden/>
              </w:rPr>
              <w:fldChar w:fldCharType="end"/>
            </w:r>
          </w:hyperlink>
        </w:p>
        <w:p w14:paraId="724FFD1C" w14:textId="1BB4EC89" w:rsidR="00E3778F" w:rsidRDefault="00000000">
          <w:pPr>
            <w:pStyle w:val="Obsah3"/>
            <w:tabs>
              <w:tab w:val="right" w:leader="dot" w:pos="9062"/>
            </w:tabs>
            <w:rPr>
              <w:rFonts w:eastAsiaTheme="minorEastAsia"/>
              <w:noProof/>
              <w:lang w:eastAsia="cs-CZ"/>
            </w:rPr>
          </w:pPr>
          <w:hyperlink w:anchor="_Toc129100413" w:history="1">
            <w:r w:rsidR="00E3778F" w:rsidRPr="007F4052">
              <w:rPr>
                <w:rStyle w:val="Hypertextovodkaz"/>
                <w:noProof/>
                <w:shd w:val="clear" w:color="auto" w:fill="FFFFFF"/>
              </w:rPr>
              <w:t>3.3.4 podobnosti s C++</w:t>
            </w:r>
            <w:r w:rsidR="00E3778F">
              <w:rPr>
                <w:noProof/>
                <w:webHidden/>
              </w:rPr>
              <w:tab/>
            </w:r>
            <w:r w:rsidR="00E3778F">
              <w:rPr>
                <w:noProof/>
                <w:webHidden/>
              </w:rPr>
              <w:fldChar w:fldCharType="begin"/>
            </w:r>
            <w:r w:rsidR="00E3778F">
              <w:rPr>
                <w:noProof/>
                <w:webHidden/>
              </w:rPr>
              <w:instrText xml:space="preserve"> PAGEREF _Toc129100413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1AE0D38" w14:textId="49E3F869" w:rsidR="00E3778F" w:rsidRDefault="00000000">
          <w:pPr>
            <w:pStyle w:val="Obsah3"/>
            <w:tabs>
              <w:tab w:val="right" w:leader="dot" w:pos="9062"/>
            </w:tabs>
            <w:rPr>
              <w:rFonts w:eastAsiaTheme="minorEastAsia"/>
              <w:noProof/>
              <w:lang w:eastAsia="cs-CZ"/>
            </w:rPr>
          </w:pPr>
          <w:hyperlink w:anchor="_Toc129100414" w:history="1">
            <w:r w:rsidR="00E3778F" w:rsidRPr="007F4052">
              <w:rPr>
                <w:rStyle w:val="Hypertextovodkaz"/>
                <w:noProof/>
                <w:shd w:val="clear" w:color="auto" w:fill="FFFFFF"/>
              </w:rPr>
              <w:t>3.3.5 modifikátory parametrů metod</w:t>
            </w:r>
            <w:r w:rsidR="00E3778F">
              <w:rPr>
                <w:noProof/>
                <w:webHidden/>
              </w:rPr>
              <w:tab/>
            </w:r>
            <w:r w:rsidR="00E3778F">
              <w:rPr>
                <w:noProof/>
                <w:webHidden/>
              </w:rPr>
              <w:fldChar w:fldCharType="begin"/>
            </w:r>
            <w:r w:rsidR="00E3778F">
              <w:rPr>
                <w:noProof/>
                <w:webHidden/>
              </w:rPr>
              <w:instrText xml:space="preserve"> PAGEREF _Toc129100414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0D3DBC25" w14:textId="0B836F03" w:rsidR="00E3778F" w:rsidRDefault="00000000">
          <w:pPr>
            <w:pStyle w:val="Obsah3"/>
            <w:tabs>
              <w:tab w:val="right" w:leader="dot" w:pos="9062"/>
            </w:tabs>
            <w:rPr>
              <w:rFonts w:eastAsiaTheme="minorEastAsia"/>
              <w:noProof/>
              <w:lang w:eastAsia="cs-CZ"/>
            </w:rPr>
          </w:pPr>
          <w:hyperlink w:anchor="_Toc129100415" w:history="1">
            <w:r w:rsidR="00E3778F" w:rsidRPr="007F4052">
              <w:rPr>
                <w:rStyle w:val="Hypertextovodkaz"/>
                <w:noProof/>
                <w:shd w:val="clear" w:color="auto" w:fill="FFFFFF"/>
              </w:rPr>
              <w:t>3.3.6 nové funkce</w:t>
            </w:r>
            <w:r w:rsidR="00E3778F">
              <w:rPr>
                <w:noProof/>
                <w:webHidden/>
              </w:rPr>
              <w:tab/>
            </w:r>
            <w:r w:rsidR="00E3778F">
              <w:rPr>
                <w:noProof/>
                <w:webHidden/>
              </w:rPr>
              <w:fldChar w:fldCharType="begin"/>
            </w:r>
            <w:r w:rsidR="00E3778F">
              <w:rPr>
                <w:noProof/>
                <w:webHidden/>
              </w:rPr>
              <w:instrText xml:space="preserve"> PAGEREF _Toc129100415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14677DA9" w14:textId="23428803" w:rsidR="00E3778F" w:rsidRDefault="00000000">
          <w:pPr>
            <w:pStyle w:val="Obsah2"/>
            <w:tabs>
              <w:tab w:val="right" w:leader="dot" w:pos="9062"/>
            </w:tabs>
            <w:rPr>
              <w:rFonts w:eastAsiaTheme="minorEastAsia"/>
              <w:noProof/>
              <w:lang w:eastAsia="cs-CZ"/>
            </w:rPr>
          </w:pPr>
          <w:hyperlink w:anchor="_Toc129100416" w:history="1">
            <w:r w:rsidR="00E3778F" w:rsidRPr="007F4052">
              <w:rPr>
                <w:rStyle w:val="Hypertextovodkaz"/>
                <w:rFonts w:cstheme="minorHAnsi"/>
                <w:noProof/>
              </w:rPr>
              <w:t>3.4 výběr</w:t>
            </w:r>
            <w:r w:rsidR="00E3778F">
              <w:rPr>
                <w:noProof/>
                <w:webHidden/>
              </w:rPr>
              <w:tab/>
            </w:r>
            <w:r w:rsidR="00E3778F">
              <w:rPr>
                <w:noProof/>
                <w:webHidden/>
              </w:rPr>
              <w:fldChar w:fldCharType="begin"/>
            </w:r>
            <w:r w:rsidR="00E3778F">
              <w:rPr>
                <w:noProof/>
                <w:webHidden/>
              </w:rPr>
              <w:instrText xml:space="preserve"> PAGEREF _Toc129100416 \h </w:instrText>
            </w:r>
            <w:r w:rsidR="00E3778F">
              <w:rPr>
                <w:noProof/>
                <w:webHidden/>
              </w:rPr>
            </w:r>
            <w:r w:rsidR="00E3778F">
              <w:rPr>
                <w:noProof/>
                <w:webHidden/>
              </w:rPr>
              <w:fldChar w:fldCharType="separate"/>
            </w:r>
            <w:r w:rsidR="00E3778F">
              <w:rPr>
                <w:noProof/>
                <w:webHidden/>
              </w:rPr>
              <w:t>6</w:t>
            </w:r>
            <w:r w:rsidR="00E3778F">
              <w:rPr>
                <w:noProof/>
                <w:webHidden/>
              </w:rPr>
              <w:fldChar w:fldCharType="end"/>
            </w:r>
          </w:hyperlink>
        </w:p>
        <w:p w14:paraId="614C78ED" w14:textId="17B60D1A" w:rsidR="00E3778F" w:rsidRDefault="00000000">
          <w:pPr>
            <w:pStyle w:val="Obsah1"/>
            <w:tabs>
              <w:tab w:val="right" w:leader="dot" w:pos="9062"/>
            </w:tabs>
            <w:rPr>
              <w:rFonts w:eastAsiaTheme="minorEastAsia"/>
              <w:noProof/>
              <w:lang w:eastAsia="cs-CZ"/>
            </w:rPr>
          </w:pPr>
          <w:hyperlink w:anchor="_Toc129100417" w:history="1">
            <w:r w:rsidR="00E3778F" w:rsidRPr="007F4052">
              <w:rPr>
                <w:rStyle w:val="Hypertextovodkaz"/>
                <w:rFonts w:cstheme="minorHAnsi"/>
                <w:noProof/>
              </w:rPr>
              <w:t>4. Výběr herních žánrů vhodných pro implementaci</w:t>
            </w:r>
            <w:r w:rsidR="00E3778F">
              <w:rPr>
                <w:noProof/>
                <w:webHidden/>
              </w:rPr>
              <w:tab/>
            </w:r>
            <w:r w:rsidR="00E3778F">
              <w:rPr>
                <w:noProof/>
                <w:webHidden/>
              </w:rPr>
              <w:fldChar w:fldCharType="begin"/>
            </w:r>
            <w:r w:rsidR="00E3778F">
              <w:rPr>
                <w:noProof/>
                <w:webHidden/>
              </w:rPr>
              <w:instrText xml:space="preserve"> PAGEREF _Toc129100417 \h </w:instrText>
            </w:r>
            <w:r w:rsidR="00E3778F">
              <w:rPr>
                <w:noProof/>
                <w:webHidden/>
              </w:rPr>
            </w:r>
            <w:r w:rsidR="00E3778F">
              <w:rPr>
                <w:noProof/>
                <w:webHidden/>
              </w:rPr>
              <w:fldChar w:fldCharType="separate"/>
            </w:r>
            <w:r w:rsidR="00E3778F">
              <w:rPr>
                <w:noProof/>
                <w:webHidden/>
              </w:rPr>
              <w:t>7</w:t>
            </w:r>
            <w:r w:rsidR="00E3778F">
              <w:rPr>
                <w:noProof/>
                <w:webHidden/>
              </w:rPr>
              <w:fldChar w:fldCharType="end"/>
            </w:r>
          </w:hyperlink>
        </w:p>
        <w:p w14:paraId="4DC8040F" w14:textId="315B6EED" w:rsidR="00E3778F" w:rsidRDefault="00000000">
          <w:pPr>
            <w:pStyle w:val="Obsah2"/>
            <w:tabs>
              <w:tab w:val="right" w:leader="dot" w:pos="9062"/>
            </w:tabs>
            <w:rPr>
              <w:rFonts w:eastAsiaTheme="minorEastAsia"/>
              <w:noProof/>
              <w:lang w:eastAsia="cs-CZ"/>
            </w:rPr>
          </w:pPr>
          <w:hyperlink w:anchor="_Toc129100418" w:history="1">
            <w:r w:rsidR="00E3778F" w:rsidRPr="007F4052">
              <w:rPr>
                <w:rStyle w:val="Hypertextovodkaz"/>
                <w:rFonts w:cstheme="minorHAnsi"/>
                <w:noProof/>
              </w:rPr>
              <w:t>4.1 RPG</w:t>
            </w:r>
            <w:r w:rsidR="00E3778F">
              <w:rPr>
                <w:noProof/>
                <w:webHidden/>
              </w:rPr>
              <w:tab/>
            </w:r>
            <w:r w:rsidR="00E3778F">
              <w:rPr>
                <w:noProof/>
                <w:webHidden/>
              </w:rPr>
              <w:fldChar w:fldCharType="begin"/>
            </w:r>
            <w:r w:rsidR="00E3778F">
              <w:rPr>
                <w:noProof/>
                <w:webHidden/>
              </w:rPr>
              <w:instrText xml:space="preserve"> PAGEREF _Toc129100418 \h </w:instrText>
            </w:r>
            <w:r w:rsidR="00E3778F">
              <w:rPr>
                <w:noProof/>
                <w:webHidden/>
              </w:rPr>
            </w:r>
            <w:r w:rsidR="00E3778F">
              <w:rPr>
                <w:noProof/>
                <w:webHidden/>
              </w:rPr>
              <w:fldChar w:fldCharType="separate"/>
            </w:r>
            <w:r w:rsidR="00E3778F">
              <w:rPr>
                <w:noProof/>
                <w:webHidden/>
              </w:rPr>
              <w:t>8</w:t>
            </w:r>
            <w:r w:rsidR="00E3778F">
              <w:rPr>
                <w:noProof/>
                <w:webHidden/>
              </w:rPr>
              <w:fldChar w:fldCharType="end"/>
            </w:r>
          </w:hyperlink>
        </w:p>
        <w:p w14:paraId="0D50A173" w14:textId="21836203" w:rsidR="00E3778F" w:rsidRDefault="00000000">
          <w:pPr>
            <w:pStyle w:val="Obsah2"/>
            <w:tabs>
              <w:tab w:val="right" w:leader="dot" w:pos="9062"/>
            </w:tabs>
            <w:rPr>
              <w:rFonts w:eastAsiaTheme="minorEastAsia"/>
              <w:noProof/>
              <w:lang w:eastAsia="cs-CZ"/>
            </w:rPr>
          </w:pPr>
          <w:hyperlink w:anchor="_Toc129100419" w:history="1">
            <w:r w:rsidR="00E3778F" w:rsidRPr="007F4052">
              <w:rPr>
                <w:rStyle w:val="Hypertextovodkaz"/>
                <w:rFonts w:cstheme="minorHAnsi"/>
                <w:noProof/>
              </w:rPr>
              <w:t>4.2 akční</w:t>
            </w:r>
            <w:r w:rsidR="00E3778F">
              <w:rPr>
                <w:noProof/>
                <w:webHidden/>
              </w:rPr>
              <w:tab/>
            </w:r>
            <w:r w:rsidR="00E3778F">
              <w:rPr>
                <w:noProof/>
                <w:webHidden/>
              </w:rPr>
              <w:fldChar w:fldCharType="begin"/>
            </w:r>
            <w:r w:rsidR="00E3778F">
              <w:rPr>
                <w:noProof/>
                <w:webHidden/>
              </w:rPr>
              <w:instrText xml:space="preserve"> PAGEREF _Toc129100419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94E5EC4" w14:textId="325BC6FC" w:rsidR="00E3778F" w:rsidRDefault="00000000">
          <w:pPr>
            <w:pStyle w:val="Obsah2"/>
            <w:tabs>
              <w:tab w:val="right" w:leader="dot" w:pos="9062"/>
            </w:tabs>
            <w:rPr>
              <w:rFonts w:eastAsiaTheme="minorEastAsia"/>
              <w:noProof/>
              <w:lang w:eastAsia="cs-CZ"/>
            </w:rPr>
          </w:pPr>
          <w:hyperlink w:anchor="_Toc129100420" w:history="1">
            <w:r w:rsidR="00E3778F" w:rsidRPr="007F4052">
              <w:rPr>
                <w:rStyle w:val="Hypertextovodkaz"/>
                <w:rFonts w:cstheme="minorHAnsi"/>
                <w:noProof/>
              </w:rPr>
              <w:t>4.3 strategie</w:t>
            </w:r>
            <w:r w:rsidR="00E3778F">
              <w:rPr>
                <w:noProof/>
                <w:webHidden/>
              </w:rPr>
              <w:tab/>
            </w:r>
            <w:r w:rsidR="00E3778F">
              <w:rPr>
                <w:noProof/>
                <w:webHidden/>
              </w:rPr>
              <w:fldChar w:fldCharType="begin"/>
            </w:r>
            <w:r w:rsidR="00E3778F">
              <w:rPr>
                <w:noProof/>
                <w:webHidden/>
              </w:rPr>
              <w:instrText xml:space="preserve"> PAGEREF _Toc129100420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7E96628F" w14:textId="0E1587CF" w:rsidR="00E3778F" w:rsidRDefault="00000000">
          <w:pPr>
            <w:pStyle w:val="Obsah2"/>
            <w:tabs>
              <w:tab w:val="right" w:leader="dot" w:pos="9062"/>
            </w:tabs>
            <w:rPr>
              <w:rFonts w:eastAsiaTheme="minorEastAsia"/>
              <w:noProof/>
              <w:lang w:eastAsia="cs-CZ"/>
            </w:rPr>
          </w:pPr>
          <w:hyperlink w:anchor="_Toc129100421" w:history="1">
            <w:r w:rsidR="00E3778F" w:rsidRPr="007F4052">
              <w:rPr>
                <w:rStyle w:val="Hypertextovodkaz"/>
                <w:rFonts w:cstheme="minorHAnsi"/>
                <w:noProof/>
                <w:shd w:val="clear" w:color="auto" w:fill="FFFFFF"/>
              </w:rPr>
              <w:t>4.4 závodní</w:t>
            </w:r>
            <w:r w:rsidR="00E3778F">
              <w:rPr>
                <w:noProof/>
                <w:webHidden/>
              </w:rPr>
              <w:tab/>
            </w:r>
            <w:r w:rsidR="00E3778F">
              <w:rPr>
                <w:noProof/>
                <w:webHidden/>
              </w:rPr>
              <w:fldChar w:fldCharType="begin"/>
            </w:r>
            <w:r w:rsidR="00E3778F">
              <w:rPr>
                <w:noProof/>
                <w:webHidden/>
              </w:rPr>
              <w:instrText xml:space="preserve"> PAGEREF _Toc129100421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6A501496" w14:textId="1087D3B0" w:rsidR="00E3778F" w:rsidRDefault="00000000">
          <w:pPr>
            <w:pStyle w:val="Obsah2"/>
            <w:tabs>
              <w:tab w:val="right" w:leader="dot" w:pos="9062"/>
            </w:tabs>
            <w:rPr>
              <w:rFonts w:eastAsiaTheme="minorEastAsia"/>
              <w:noProof/>
              <w:lang w:eastAsia="cs-CZ"/>
            </w:rPr>
          </w:pPr>
          <w:hyperlink w:anchor="_Toc129100422" w:history="1">
            <w:r w:rsidR="00E3778F" w:rsidRPr="007F4052">
              <w:rPr>
                <w:rStyle w:val="Hypertextovodkaz"/>
                <w:rFonts w:cstheme="minorHAnsi"/>
                <w:noProof/>
              </w:rPr>
              <w:t>4.5 shrnutí</w:t>
            </w:r>
            <w:r w:rsidR="00E3778F">
              <w:rPr>
                <w:noProof/>
                <w:webHidden/>
              </w:rPr>
              <w:tab/>
            </w:r>
            <w:r w:rsidR="00E3778F">
              <w:rPr>
                <w:noProof/>
                <w:webHidden/>
              </w:rPr>
              <w:fldChar w:fldCharType="begin"/>
            </w:r>
            <w:r w:rsidR="00E3778F">
              <w:rPr>
                <w:noProof/>
                <w:webHidden/>
              </w:rPr>
              <w:instrText xml:space="preserve"> PAGEREF _Toc129100422 \h </w:instrText>
            </w:r>
            <w:r w:rsidR="00E3778F">
              <w:rPr>
                <w:noProof/>
                <w:webHidden/>
              </w:rPr>
            </w:r>
            <w:r w:rsidR="00E3778F">
              <w:rPr>
                <w:noProof/>
                <w:webHidden/>
              </w:rPr>
              <w:fldChar w:fldCharType="separate"/>
            </w:r>
            <w:r w:rsidR="00E3778F">
              <w:rPr>
                <w:noProof/>
                <w:webHidden/>
              </w:rPr>
              <w:t>9</w:t>
            </w:r>
            <w:r w:rsidR="00E3778F">
              <w:rPr>
                <w:noProof/>
                <w:webHidden/>
              </w:rPr>
              <w:fldChar w:fldCharType="end"/>
            </w:r>
          </w:hyperlink>
        </w:p>
        <w:p w14:paraId="1D32BC73" w14:textId="7C7815E8" w:rsidR="00E3778F" w:rsidRDefault="00000000">
          <w:pPr>
            <w:pStyle w:val="Obsah1"/>
            <w:tabs>
              <w:tab w:val="right" w:leader="dot" w:pos="9062"/>
            </w:tabs>
            <w:rPr>
              <w:rFonts w:eastAsiaTheme="minorEastAsia"/>
              <w:noProof/>
              <w:lang w:eastAsia="cs-CZ"/>
            </w:rPr>
          </w:pPr>
          <w:hyperlink w:anchor="_Toc129100423" w:history="1">
            <w:r w:rsidR="00E3778F" w:rsidRPr="007F4052">
              <w:rPr>
                <w:rStyle w:val="Hypertextovodkaz"/>
                <w:rFonts w:cstheme="minorHAnsi"/>
                <w:noProof/>
              </w:rPr>
              <w:t>5. Grafické výstupy aplikací</w:t>
            </w:r>
            <w:r w:rsidR="00E3778F">
              <w:rPr>
                <w:noProof/>
                <w:webHidden/>
              </w:rPr>
              <w:tab/>
            </w:r>
            <w:r w:rsidR="00E3778F">
              <w:rPr>
                <w:noProof/>
                <w:webHidden/>
              </w:rPr>
              <w:fldChar w:fldCharType="begin"/>
            </w:r>
            <w:r w:rsidR="00E3778F">
              <w:rPr>
                <w:noProof/>
                <w:webHidden/>
              </w:rPr>
              <w:instrText xml:space="preserve"> PAGEREF _Toc129100423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3E744837" w14:textId="02C5C30B" w:rsidR="00E3778F" w:rsidRDefault="00000000">
          <w:pPr>
            <w:pStyle w:val="Obsah2"/>
            <w:tabs>
              <w:tab w:val="right" w:leader="dot" w:pos="9062"/>
            </w:tabs>
            <w:rPr>
              <w:rFonts w:eastAsiaTheme="minorEastAsia"/>
              <w:noProof/>
              <w:lang w:eastAsia="cs-CZ"/>
            </w:rPr>
          </w:pPr>
          <w:hyperlink w:anchor="_Toc129100424" w:history="1">
            <w:r w:rsidR="00E3778F" w:rsidRPr="007F4052">
              <w:rPr>
                <w:rStyle w:val="Hypertextovodkaz"/>
                <w:rFonts w:cstheme="minorHAnsi"/>
                <w:noProof/>
                <w:shd w:val="clear" w:color="auto" w:fill="FFFFFF"/>
              </w:rPr>
              <w:t>5.1 konzolová aplikace</w:t>
            </w:r>
            <w:r w:rsidR="00E3778F">
              <w:rPr>
                <w:noProof/>
                <w:webHidden/>
              </w:rPr>
              <w:tab/>
            </w:r>
            <w:r w:rsidR="00E3778F">
              <w:rPr>
                <w:noProof/>
                <w:webHidden/>
              </w:rPr>
              <w:fldChar w:fldCharType="begin"/>
            </w:r>
            <w:r w:rsidR="00E3778F">
              <w:rPr>
                <w:noProof/>
                <w:webHidden/>
              </w:rPr>
              <w:instrText xml:space="preserve"> PAGEREF _Toc129100424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0E0347EA" w14:textId="1F317E9E" w:rsidR="00E3778F" w:rsidRDefault="00000000">
          <w:pPr>
            <w:pStyle w:val="Obsah2"/>
            <w:tabs>
              <w:tab w:val="right" w:leader="dot" w:pos="9062"/>
            </w:tabs>
            <w:rPr>
              <w:rFonts w:eastAsiaTheme="minorEastAsia"/>
              <w:noProof/>
              <w:lang w:eastAsia="cs-CZ"/>
            </w:rPr>
          </w:pPr>
          <w:hyperlink w:anchor="_Toc129100425" w:history="1">
            <w:r w:rsidR="00E3778F" w:rsidRPr="007F4052">
              <w:rPr>
                <w:rStyle w:val="Hypertextovodkaz"/>
                <w:rFonts w:cstheme="minorHAnsi"/>
                <w:noProof/>
              </w:rPr>
              <w:t>5.2 okenní aplikace</w:t>
            </w:r>
            <w:r w:rsidR="00E3778F">
              <w:rPr>
                <w:noProof/>
                <w:webHidden/>
              </w:rPr>
              <w:tab/>
            </w:r>
            <w:r w:rsidR="00E3778F">
              <w:rPr>
                <w:noProof/>
                <w:webHidden/>
              </w:rPr>
              <w:fldChar w:fldCharType="begin"/>
            </w:r>
            <w:r w:rsidR="00E3778F">
              <w:rPr>
                <w:noProof/>
                <w:webHidden/>
              </w:rPr>
              <w:instrText xml:space="preserve"> PAGEREF _Toc129100425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2EEA9EFF" w14:textId="37E41210" w:rsidR="00E3778F" w:rsidRDefault="00000000">
          <w:pPr>
            <w:pStyle w:val="Obsah3"/>
            <w:tabs>
              <w:tab w:val="right" w:leader="dot" w:pos="9062"/>
            </w:tabs>
            <w:rPr>
              <w:rFonts w:eastAsiaTheme="minorEastAsia"/>
              <w:noProof/>
              <w:lang w:eastAsia="cs-CZ"/>
            </w:rPr>
          </w:pPr>
          <w:hyperlink w:anchor="_Toc129100426" w:history="1">
            <w:r w:rsidR="00E3778F" w:rsidRPr="007F4052">
              <w:rPr>
                <w:rStyle w:val="Hypertextovodkaz"/>
                <w:rFonts w:cstheme="minorHAnsi"/>
                <w:noProof/>
                <w:shd w:val="clear" w:color="auto" w:fill="FFFFFF"/>
              </w:rPr>
              <w:t>5.2.1 WinForm</w:t>
            </w:r>
            <w:r w:rsidR="00E3778F">
              <w:rPr>
                <w:noProof/>
                <w:webHidden/>
              </w:rPr>
              <w:tab/>
            </w:r>
            <w:r w:rsidR="00E3778F">
              <w:rPr>
                <w:noProof/>
                <w:webHidden/>
              </w:rPr>
              <w:fldChar w:fldCharType="begin"/>
            </w:r>
            <w:r w:rsidR="00E3778F">
              <w:rPr>
                <w:noProof/>
                <w:webHidden/>
              </w:rPr>
              <w:instrText xml:space="preserve"> PAGEREF _Toc129100426 \h </w:instrText>
            </w:r>
            <w:r w:rsidR="00E3778F">
              <w:rPr>
                <w:noProof/>
                <w:webHidden/>
              </w:rPr>
            </w:r>
            <w:r w:rsidR="00E3778F">
              <w:rPr>
                <w:noProof/>
                <w:webHidden/>
              </w:rPr>
              <w:fldChar w:fldCharType="separate"/>
            </w:r>
            <w:r w:rsidR="00E3778F">
              <w:rPr>
                <w:noProof/>
                <w:webHidden/>
              </w:rPr>
              <w:t>10</w:t>
            </w:r>
            <w:r w:rsidR="00E3778F">
              <w:rPr>
                <w:noProof/>
                <w:webHidden/>
              </w:rPr>
              <w:fldChar w:fldCharType="end"/>
            </w:r>
          </w:hyperlink>
        </w:p>
        <w:p w14:paraId="79E25EF2" w14:textId="68350B6D" w:rsidR="00E3778F" w:rsidRDefault="00000000">
          <w:pPr>
            <w:pStyle w:val="Obsah3"/>
            <w:tabs>
              <w:tab w:val="right" w:leader="dot" w:pos="9062"/>
            </w:tabs>
            <w:rPr>
              <w:rFonts w:eastAsiaTheme="minorEastAsia"/>
              <w:noProof/>
              <w:lang w:eastAsia="cs-CZ"/>
            </w:rPr>
          </w:pPr>
          <w:hyperlink w:anchor="_Toc129100427" w:history="1">
            <w:r w:rsidR="00E3778F" w:rsidRPr="007F4052">
              <w:rPr>
                <w:rStyle w:val="Hypertextovodkaz"/>
                <w:rFonts w:cstheme="minorHAnsi"/>
                <w:noProof/>
                <w:shd w:val="clear" w:color="auto" w:fill="FFFFFF"/>
              </w:rPr>
              <w:t>5.2.2 WPF</w:t>
            </w:r>
            <w:r w:rsidR="00E3778F">
              <w:rPr>
                <w:noProof/>
                <w:webHidden/>
              </w:rPr>
              <w:tab/>
            </w:r>
            <w:r w:rsidR="00E3778F">
              <w:rPr>
                <w:noProof/>
                <w:webHidden/>
              </w:rPr>
              <w:fldChar w:fldCharType="begin"/>
            </w:r>
            <w:r w:rsidR="00E3778F">
              <w:rPr>
                <w:noProof/>
                <w:webHidden/>
              </w:rPr>
              <w:instrText xml:space="preserve"> PAGEREF _Toc129100427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7C616099" w14:textId="2A7682F9" w:rsidR="00E3778F" w:rsidRDefault="00000000">
          <w:pPr>
            <w:pStyle w:val="Obsah2"/>
            <w:tabs>
              <w:tab w:val="right" w:leader="dot" w:pos="9062"/>
            </w:tabs>
            <w:rPr>
              <w:rFonts w:eastAsiaTheme="minorEastAsia"/>
              <w:noProof/>
              <w:lang w:eastAsia="cs-CZ"/>
            </w:rPr>
          </w:pPr>
          <w:hyperlink w:anchor="_Toc129100428" w:history="1">
            <w:r w:rsidR="00E3778F" w:rsidRPr="007F4052">
              <w:rPr>
                <w:rStyle w:val="Hypertextovodkaz"/>
                <w:rFonts w:cstheme="minorHAnsi"/>
                <w:noProof/>
              </w:rPr>
              <w:t>5.3 mobilní aplikace</w:t>
            </w:r>
            <w:r w:rsidR="00E3778F">
              <w:rPr>
                <w:noProof/>
                <w:webHidden/>
              </w:rPr>
              <w:tab/>
            </w:r>
            <w:r w:rsidR="00E3778F">
              <w:rPr>
                <w:noProof/>
                <w:webHidden/>
              </w:rPr>
              <w:fldChar w:fldCharType="begin"/>
            </w:r>
            <w:r w:rsidR="00E3778F">
              <w:rPr>
                <w:noProof/>
                <w:webHidden/>
              </w:rPr>
              <w:instrText xml:space="preserve"> PAGEREF _Toc129100428 \h </w:instrText>
            </w:r>
            <w:r w:rsidR="00E3778F">
              <w:rPr>
                <w:noProof/>
                <w:webHidden/>
              </w:rPr>
            </w:r>
            <w:r w:rsidR="00E3778F">
              <w:rPr>
                <w:noProof/>
                <w:webHidden/>
              </w:rPr>
              <w:fldChar w:fldCharType="separate"/>
            </w:r>
            <w:r w:rsidR="00E3778F">
              <w:rPr>
                <w:noProof/>
                <w:webHidden/>
              </w:rPr>
              <w:t>11</w:t>
            </w:r>
            <w:r w:rsidR="00E3778F">
              <w:rPr>
                <w:noProof/>
                <w:webHidden/>
              </w:rPr>
              <w:fldChar w:fldCharType="end"/>
            </w:r>
          </w:hyperlink>
        </w:p>
        <w:p w14:paraId="3EC3C2FF" w14:textId="095247FC" w:rsidR="00E3778F" w:rsidRDefault="00000000">
          <w:pPr>
            <w:pStyle w:val="Obsah3"/>
            <w:tabs>
              <w:tab w:val="right" w:leader="dot" w:pos="9062"/>
            </w:tabs>
            <w:rPr>
              <w:rFonts w:eastAsiaTheme="minorEastAsia"/>
              <w:noProof/>
              <w:lang w:eastAsia="cs-CZ"/>
            </w:rPr>
          </w:pPr>
          <w:hyperlink w:anchor="_Toc129100429" w:history="1">
            <w:r w:rsidR="00E3778F" w:rsidRPr="007F4052">
              <w:rPr>
                <w:rStyle w:val="Hypertextovodkaz"/>
                <w:rFonts w:cstheme="minorHAnsi"/>
                <w:noProof/>
              </w:rPr>
              <w:t>5.3.1 Xamarin</w:t>
            </w:r>
            <w:r w:rsidR="00E3778F">
              <w:rPr>
                <w:noProof/>
                <w:webHidden/>
              </w:rPr>
              <w:tab/>
            </w:r>
            <w:r w:rsidR="00E3778F">
              <w:rPr>
                <w:noProof/>
                <w:webHidden/>
              </w:rPr>
              <w:fldChar w:fldCharType="begin"/>
            </w:r>
            <w:r w:rsidR="00E3778F">
              <w:rPr>
                <w:noProof/>
                <w:webHidden/>
              </w:rPr>
              <w:instrText xml:space="preserve"> PAGEREF _Toc129100429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771C7C63" w14:textId="2B8DD9BA" w:rsidR="00E3778F" w:rsidRDefault="00000000">
          <w:pPr>
            <w:pStyle w:val="Obsah3"/>
            <w:tabs>
              <w:tab w:val="right" w:leader="dot" w:pos="9062"/>
            </w:tabs>
            <w:rPr>
              <w:rFonts w:eastAsiaTheme="minorEastAsia"/>
              <w:noProof/>
              <w:lang w:eastAsia="cs-CZ"/>
            </w:rPr>
          </w:pPr>
          <w:hyperlink w:anchor="_Toc129100430" w:history="1">
            <w:r w:rsidR="00E3778F" w:rsidRPr="007F4052">
              <w:rPr>
                <w:rStyle w:val="Hypertextovodkaz"/>
                <w:rFonts w:cstheme="minorHAnsi"/>
                <w:noProof/>
              </w:rPr>
              <w:t>5.3.2 Android Studio</w:t>
            </w:r>
            <w:r w:rsidR="00E3778F">
              <w:rPr>
                <w:noProof/>
                <w:webHidden/>
              </w:rPr>
              <w:tab/>
            </w:r>
            <w:r w:rsidR="00E3778F">
              <w:rPr>
                <w:noProof/>
                <w:webHidden/>
              </w:rPr>
              <w:fldChar w:fldCharType="begin"/>
            </w:r>
            <w:r w:rsidR="00E3778F">
              <w:rPr>
                <w:noProof/>
                <w:webHidden/>
              </w:rPr>
              <w:instrText xml:space="preserve"> PAGEREF _Toc129100430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1ADCD44F" w14:textId="7E866656" w:rsidR="00E3778F" w:rsidRDefault="00000000">
          <w:pPr>
            <w:pStyle w:val="Obsah3"/>
            <w:tabs>
              <w:tab w:val="right" w:leader="dot" w:pos="9062"/>
            </w:tabs>
            <w:rPr>
              <w:rFonts w:eastAsiaTheme="minorEastAsia"/>
              <w:noProof/>
              <w:lang w:eastAsia="cs-CZ"/>
            </w:rPr>
          </w:pPr>
          <w:hyperlink w:anchor="_Toc129100431" w:history="1">
            <w:r w:rsidR="00E3778F" w:rsidRPr="007F4052">
              <w:rPr>
                <w:rStyle w:val="Hypertextovodkaz"/>
                <w:rFonts w:cstheme="minorHAnsi"/>
                <w:noProof/>
              </w:rPr>
              <w:t>5.3.3 .NET MAUI (Multi-platform App UI)</w:t>
            </w:r>
            <w:r w:rsidR="00E3778F">
              <w:rPr>
                <w:noProof/>
                <w:webHidden/>
              </w:rPr>
              <w:tab/>
            </w:r>
            <w:r w:rsidR="00E3778F">
              <w:rPr>
                <w:noProof/>
                <w:webHidden/>
              </w:rPr>
              <w:fldChar w:fldCharType="begin"/>
            </w:r>
            <w:r w:rsidR="00E3778F">
              <w:rPr>
                <w:noProof/>
                <w:webHidden/>
              </w:rPr>
              <w:instrText xml:space="preserve"> PAGEREF _Toc129100431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24C9955F" w14:textId="00FEF2FE" w:rsidR="00E3778F" w:rsidRDefault="00000000">
          <w:pPr>
            <w:pStyle w:val="Obsah2"/>
            <w:tabs>
              <w:tab w:val="right" w:leader="dot" w:pos="9062"/>
            </w:tabs>
            <w:rPr>
              <w:rFonts w:eastAsiaTheme="minorEastAsia"/>
              <w:noProof/>
              <w:lang w:eastAsia="cs-CZ"/>
            </w:rPr>
          </w:pPr>
          <w:hyperlink w:anchor="_Toc129100432" w:history="1">
            <w:r w:rsidR="00E3778F" w:rsidRPr="007F4052">
              <w:rPr>
                <w:rStyle w:val="Hypertextovodkaz"/>
                <w:rFonts w:cstheme="minorHAnsi"/>
                <w:noProof/>
                <w:shd w:val="clear" w:color="auto" w:fill="FFFFFF"/>
              </w:rPr>
              <w:t xml:space="preserve">5.4 herní </w:t>
            </w:r>
            <w:r w:rsidR="00E3778F" w:rsidRPr="007F4052">
              <w:rPr>
                <w:rStyle w:val="Hypertextovodkaz"/>
                <w:rFonts w:cstheme="minorHAnsi"/>
                <w:noProof/>
                <w:shd w:val="clear" w:color="auto" w:fill="FFFFFF"/>
                <w:lang w:val="en-US"/>
              </w:rPr>
              <w:t>engine</w:t>
            </w:r>
            <w:r w:rsidR="00E3778F">
              <w:rPr>
                <w:noProof/>
                <w:webHidden/>
              </w:rPr>
              <w:tab/>
            </w:r>
            <w:r w:rsidR="00E3778F">
              <w:rPr>
                <w:noProof/>
                <w:webHidden/>
              </w:rPr>
              <w:fldChar w:fldCharType="begin"/>
            </w:r>
            <w:r w:rsidR="00E3778F">
              <w:rPr>
                <w:noProof/>
                <w:webHidden/>
              </w:rPr>
              <w:instrText xml:space="preserve"> PAGEREF _Toc129100432 \h </w:instrText>
            </w:r>
            <w:r w:rsidR="00E3778F">
              <w:rPr>
                <w:noProof/>
                <w:webHidden/>
              </w:rPr>
            </w:r>
            <w:r w:rsidR="00E3778F">
              <w:rPr>
                <w:noProof/>
                <w:webHidden/>
              </w:rPr>
              <w:fldChar w:fldCharType="separate"/>
            </w:r>
            <w:r w:rsidR="00E3778F">
              <w:rPr>
                <w:noProof/>
                <w:webHidden/>
              </w:rPr>
              <w:t>12</w:t>
            </w:r>
            <w:r w:rsidR="00E3778F">
              <w:rPr>
                <w:noProof/>
                <w:webHidden/>
              </w:rPr>
              <w:fldChar w:fldCharType="end"/>
            </w:r>
          </w:hyperlink>
        </w:p>
        <w:p w14:paraId="6474199A" w14:textId="5AFCC424" w:rsidR="00E3778F" w:rsidRDefault="00000000">
          <w:pPr>
            <w:pStyle w:val="Obsah3"/>
            <w:tabs>
              <w:tab w:val="right" w:leader="dot" w:pos="9062"/>
            </w:tabs>
            <w:rPr>
              <w:rFonts w:eastAsiaTheme="minorEastAsia"/>
              <w:noProof/>
              <w:lang w:eastAsia="cs-CZ"/>
            </w:rPr>
          </w:pPr>
          <w:hyperlink w:anchor="_Toc129100433" w:history="1">
            <w:r w:rsidR="00E3778F" w:rsidRPr="007F4052">
              <w:rPr>
                <w:rStyle w:val="Hypertextovodkaz"/>
                <w:rFonts w:cstheme="minorHAnsi"/>
                <w:noProof/>
                <w:shd w:val="clear" w:color="auto" w:fill="FFFFFF"/>
              </w:rPr>
              <w:t>5.4.1 Unity</w:t>
            </w:r>
            <w:r w:rsidR="00E3778F">
              <w:rPr>
                <w:noProof/>
                <w:webHidden/>
              </w:rPr>
              <w:tab/>
            </w:r>
            <w:r w:rsidR="00E3778F">
              <w:rPr>
                <w:noProof/>
                <w:webHidden/>
              </w:rPr>
              <w:fldChar w:fldCharType="begin"/>
            </w:r>
            <w:r w:rsidR="00E3778F">
              <w:rPr>
                <w:noProof/>
                <w:webHidden/>
              </w:rPr>
              <w:instrText xml:space="preserve"> PAGEREF _Toc129100433 \h </w:instrText>
            </w:r>
            <w:r w:rsidR="00E3778F">
              <w:rPr>
                <w:noProof/>
                <w:webHidden/>
              </w:rPr>
            </w:r>
            <w:r w:rsidR="00E3778F">
              <w:rPr>
                <w:noProof/>
                <w:webHidden/>
              </w:rPr>
              <w:fldChar w:fldCharType="separate"/>
            </w:r>
            <w:r w:rsidR="00E3778F">
              <w:rPr>
                <w:noProof/>
                <w:webHidden/>
              </w:rPr>
              <w:t>13</w:t>
            </w:r>
            <w:r w:rsidR="00E3778F">
              <w:rPr>
                <w:noProof/>
                <w:webHidden/>
              </w:rPr>
              <w:fldChar w:fldCharType="end"/>
            </w:r>
          </w:hyperlink>
        </w:p>
        <w:p w14:paraId="55071CB5" w14:textId="57DC3F5C" w:rsidR="00E3778F" w:rsidRDefault="00000000">
          <w:pPr>
            <w:pStyle w:val="Obsah3"/>
            <w:tabs>
              <w:tab w:val="right" w:leader="dot" w:pos="9062"/>
            </w:tabs>
            <w:rPr>
              <w:rFonts w:eastAsiaTheme="minorEastAsia"/>
              <w:noProof/>
              <w:lang w:eastAsia="cs-CZ"/>
            </w:rPr>
          </w:pPr>
          <w:hyperlink w:anchor="_Toc129100434" w:history="1">
            <w:r w:rsidR="00E3778F" w:rsidRPr="007F4052">
              <w:rPr>
                <w:rStyle w:val="Hypertextovodkaz"/>
                <w:rFonts w:cstheme="minorHAnsi"/>
                <w:noProof/>
                <w:shd w:val="clear" w:color="auto" w:fill="FFFFFF"/>
              </w:rPr>
              <w:t xml:space="preserve">5.4.2 </w:t>
            </w:r>
            <w:r w:rsidR="00E3778F" w:rsidRPr="007F4052">
              <w:rPr>
                <w:rStyle w:val="Hypertextovodkaz"/>
                <w:rFonts w:cstheme="minorHAnsi"/>
                <w:noProof/>
                <w:shd w:val="clear" w:color="auto" w:fill="FFFFFF"/>
                <w:lang w:val="en-US"/>
              </w:rPr>
              <w:t>Unreal Engine</w:t>
            </w:r>
            <w:r w:rsidR="00E3778F">
              <w:rPr>
                <w:noProof/>
                <w:webHidden/>
              </w:rPr>
              <w:tab/>
            </w:r>
            <w:r w:rsidR="00E3778F">
              <w:rPr>
                <w:noProof/>
                <w:webHidden/>
              </w:rPr>
              <w:fldChar w:fldCharType="begin"/>
            </w:r>
            <w:r w:rsidR="00E3778F">
              <w:rPr>
                <w:noProof/>
                <w:webHidden/>
              </w:rPr>
              <w:instrText xml:space="preserve"> PAGEREF _Toc129100434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0CE53DF3" w14:textId="7BE5D02C" w:rsidR="00E3778F" w:rsidRDefault="00000000">
          <w:pPr>
            <w:pStyle w:val="Obsah3"/>
            <w:tabs>
              <w:tab w:val="right" w:leader="dot" w:pos="9062"/>
            </w:tabs>
            <w:rPr>
              <w:rFonts w:eastAsiaTheme="minorEastAsia"/>
              <w:noProof/>
              <w:lang w:eastAsia="cs-CZ"/>
            </w:rPr>
          </w:pPr>
          <w:hyperlink w:anchor="_Toc129100435" w:history="1">
            <w:r w:rsidR="00E3778F" w:rsidRPr="007F4052">
              <w:rPr>
                <w:rStyle w:val="Hypertextovodkaz"/>
                <w:rFonts w:cstheme="minorHAnsi"/>
                <w:noProof/>
              </w:rPr>
              <w:t>5.4.3 CRYENGINE</w:t>
            </w:r>
            <w:r w:rsidR="00E3778F">
              <w:rPr>
                <w:noProof/>
                <w:webHidden/>
              </w:rPr>
              <w:tab/>
            </w:r>
            <w:r w:rsidR="00E3778F">
              <w:rPr>
                <w:noProof/>
                <w:webHidden/>
              </w:rPr>
              <w:fldChar w:fldCharType="begin"/>
            </w:r>
            <w:r w:rsidR="00E3778F">
              <w:rPr>
                <w:noProof/>
                <w:webHidden/>
              </w:rPr>
              <w:instrText xml:space="preserve"> PAGEREF _Toc129100435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51863FDC" w14:textId="77191E1C" w:rsidR="00E3778F" w:rsidRDefault="00000000">
          <w:pPr>
            <w:pStyle w:val="Obsah3"/>
            <w:tabs>
              <w:tab w:val="right" w:leader="dot" w:pos="9062"/>
            </w:tabs>
            <w:rPr>
              <w:rFonts w:eastAsiaTheme="minorEastAsia"/>
              <w:noProof/>
              <w:lang w:eastAsia="cs-CZ"/>
            </w:rPr>
          </w:pPr>
          <w:hyperlink w:anchor="_Toc129100436" w:history="1">
            <w:r w:rsidR="00E3778F" w:rsidRPr="007F4052">
              <w:rPr>
                <w:rStyle w:val="Hypertextovodkaz"/>
                <w:rFonts w:cstheme="minorHAnsi"/>
                <w:noProof/>
              </w:rPr>
              <w:t>5.4.4 shrnutí</w:t>
            </w:r>
            <w:r w:rsidR="00E3778F">
              <w:rPr>
                <w:noProof/>
                <w:webHidden/>
              </w:rPr>
              <w:tab/>
            </w:r>
            <w:r w:rsidR="00E3778F">
              <w:rPr>
                <w:noProof/>
                <w:webHidden/>
              </w:rPr>
              <w:fldChar w:fldCharType="begin"/>
            </w:r>
            <w:r w:rsidR="00E3778F">
              <w:rPr>
                <w:noProof/>
                <w:webHidden/>
              </w:rPr>
              <w:instrText xml:space="preserve"> PAGEREF _Toc129100436 \h </w:instrText>
            </w:r>
            <w:r w:rsidR="00E3778F">
              <w:rPr>
                <w:noProof/>
                <w:webHidden/>
              </w:rPr>
            </w:r>
            <w:r w:rsidR="00E3778F">
              <w:rPr>
                <w:noProof/>
                <w:webHidden/>
              </w:rPr>
              <w:fldChar w:fldCharType="separate"/>
            </w:r>
            <w:r w:rsidR="00E3778F">
              <w:rPr>
                <w:noProof/>
                <w:webHidden/>
              </w:rPr>
              <w:t>14</w:t>
            </w:r>
            <w:r w:rsidR="00E3778F">
              <w:rPr>
                <w:noProof/>
                <w:webHidden/>
              </w:rPr>
              <w:fldChar w:fldCharType="end"/>
            </w:r>
          </w:hyperlink>
        </w:p>
        <w:p w14:paraId="264CB7AF" w14:textId="33E3AC9F" w:rsidR="00E3778F" w:rsidRDefault="00000000">
          <w:pPr>
            <w:pStyle w:val="Obsah1"/>
            <w:tabs>
              <w:tab w:val="right" w:leader="dot" w:pos="9062"/>
            </w:tabs>
            <w:rPr>
              <w:rFonts w:eastAsiaTheme="minorEastAsia"/>
              <w:noProof/>
              <w:lang w:eastAsia="cs-CZ"/>
            </w:rPr>
          </w:pPr>
          <w:hyperlink w:anchor="_Toc129100437" w:history="1">
            <w:r w:rsidR="00E3778F" w:rsidRPr="007F4052">
              <w:rPr>
                <w:rStyle w:val="Hypertextovodkaz"/>
                <w:rFonts w:cstheme="minorHAnsi"/>
                <w:noProof/>
              </w:rPr>
              <w:t>6. Návrh aplikačního modelu</w:t>
            </w:r>
            <w:r w:rsidR="00E3778F">
              <w:rPr>
                <w:noProof/>
                <w:webHidden/>
              </w:rPr>
              <w:tab/>
            </w:r>
            <w:r w:rsidR="00E3778F">
              <w:rPr>
                <w:noProof/>
                <w:webHidden/>
              </w:rPr>
              <w:fldChar w:fldCharType="begin"/>
            </w:r>
            <w:r w:rsidR="00E3778F">
              <w:rPr>
                <w:noProof/>
                <w:webHidden/>
              </w:rPr>
              <w:instrText xml:space="preserve"> PAGEREF _Toc129100437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682F8977" w14:textId="3A500E09" w:rsidR="00E3778F" w:rsidRDefault="00000000">
          <w:pPr>
            <w:pStyle w:val="Obsah1"/>
            <w:tabs>
              <w:tab w:val="right" w:leader="dot" w:pos="9062"/>
            </w:tabs>
            <w:rPr>
              <w:rFonts w:eastAsiaTheme="minorEastAsia"/>
              <w:noProof/>
              <w:lang w:eastAsia="cs-CZ"/>
            </w:rPr>
          </w:pPr>
          <w:hyperlink w:anchor="_Toc129100438" w:history="1">
            <w:r w:rsidR="00E3778F" w:rsidRPr="007F4052">
              <w:rPr>
                <w:rStyle w:val="Hypertextovodkaz"/>
                <w:noProof/>
                <w:shd w:val="clear" w:color="auto" w:fill="FFFFFF"/>
              </w:rPr>
              <w:t>7. Návrh vzorového řešení</w:t>
            </w:r>
            <w:r w:rsidR="00E3778F">
              <w:rPr>
                <w:noProof/>
                <w:webHidden/>
              </w:rPr>
              <w:tab/>
            </w:r>
            <w:r w:rsidR="00E3778F">
              <w:rPr>
                <w:noProof/>
                <w:webHidden/>
              </w:rPr>
              <w:fldChar w:fldCharType="begin"/>
            </w:r>
            <w:r w:rsidR="00E3778F">
              <w:rPr>
                <w:noProof/>
                <w:webHidden/>
              </w:rPr>
              <w:instrText xml:space="preserve"> PAGEREF _Toc129100438 \h </w:instrText>
            </w:r>
            <w:r w:rsidR="00E3778F">
              <w:rPr>
                <w:noProof/>
                <w:webHidden/>
              </w:rPr>
            </w:r>
            <w:r w:rsidR="00E3778F">
              <w:rPr>
                <w:noProof/>
                <w:webHidden/>
              </w:rPr>
              <w:fldChar w:fldCharType="separate"/>
            </w:r>
            <w:r w:rsidR="00E3778F">
              <w:rPr>
                <w:noProof/>
                <w:webHidden/>
              </w:rPr>
              <w:t>15</w:t>
            </w:r>
            <w:r w:rsidR="00E3778F">
              <w:rPr>
                <w:noProof/>
                <w:webHidden/>
              </w:rPr>
              <w:fldChar w:fldCharType="end"/>
            </w:r>
          </w:hyperlink>
        </w:p>
        <w:p w14:paraId="02B992B8" w14:textId="5C490510" w:rsidR="00E3778F" w:rsidRDefault="00000000">
          <w:pPr>
            <w:pStyle w:val="Obsah2"/>
            <w:tabs>
              <w:tab w:val="right" w:leader="dot" w:pos="9062"/>
            </w:tabs>
            <w:rPr>
              <w:rFonts w:eastAsiaTheme="minorEastAsia"/>
              <w:noProof/>
              <w:lang w:eastAsia="cs-CZ"/>
            </w:rPr>
          </w:pPr>
          <w:hyperlink w:anchor="_Toc129100439" w:history="1">
            <w:r w:rsidR="00E3778F" w:rsidRPr="007F4052">
              <w:rPr>
                <w:rStyle w:val="Hypertextovodkaz"/>
                <w:noProof/>
                <w:shd w:val="clear" w:color="auto" w:fill="FFFFFF"/>
              </w:rPr>
              <w:t>7.1 knihovna</w:t>
            </w:r>
            <w:r w:rsidR="00E3778F">
              <w:rPr>
                <w:noProof/>
                <w:webHidden/>
              </w:rPr>
              <w:tab/>
            </w:r>
            <w:r w:rsidR="00E3778F">
              <w:rPr>
                <w:noProof/>
                <w:webHidden/>
              </w:rPr>
              <w:fldChar w:fldCharType="begin"/>
            </w:r>
            <w:r w:rsidR="00E3778F">
              <w:rPr>
                <w:noProof/>
                <w:webHidden/>
              </w:rPr>
              <w:instrText xml:space="preserve"> PAGEREF _Toc129100439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243E5352" w14:textId="49FFC7FB" w:rsidR="00E3778F" w:rsidRDefault="00000000">
          <w:pPr>
            <w:pStyle w:val="Obsah3"/>
            <w:tabs>
              <w:tab w:val="right" w:leader="dot" w:pos="9062"/>
            </w:tabs>
            <w:rPr>
              <w:rFonts w:eastAsiaTheme="minorEastAsia"/>
              <w:noProof/>
              <w:lang w:eastAsia="cs-CZ"/>
            </w:rPr>
          </w:pPr>
          <w:hyperlink w:anchor="_Toc129100440" w:history="1">
            <w:r w:rsidR="00E3778F" w:rsidRPr="007F4052">
              <w:rPr>
                <w:rStyle w:val="Hypertextovodkaz"/>
                <w:noProof/>
              </w:rPr>
              <w:t>7.1.1 atributy</w:t>
            </w:r>
            <w:r w:rsidR="00E3778F">
              <w:rPr>
                <w:noProof/>
                <w:webHidden/>
              </w:rPr>
              <w:tab/>
            </w:r>
            <w:r w:rsidR="00E3778F">
              <w:rPr>
                <w:noProof/>
                <w:webHidden/>
              </w:rPr>
              <w:fldChar w:fldCharType="begin"/>
            </w:r>
            <w:r w:rsidR="00E3778F">
              <w:rPr>
                <w:noProof/>
                <w:webHidden/>
              </w:rPr>
              <w:instrText xml:space="preserve"> PAGEREF _Toc129100440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60F264B" w14:textId="53B06574" w:rsidR="00E3778F" w:rsidRDefault="00000000">
          <w:pPr>
            <w:pStyle w:val="Obsah3"/>
            <w:tabs>
              <w:tab w:val="right" w:leader="dot" w:pos="9062"/>
            </w:tabs>
            <w:rPr>
              <w:rFonts w:eastAsiaTheme="minorEastAsia"/>
              <w:noProof/>
              <w:lang w:eastAsia="cs-CZ"/>
            </w:rPr>
          </w:pPr>
          <w:hyperlink w:anchor="_Toc129100441" w:history="1">
            <w:r w:rsidR="00E3778F" w:rsidRPr="007F4052">
              <w:rPr>
                <w:rStyle w:val="Hypertextovodkaz"/>
                <w:noProof/>
              </w:rPr>
              <w:t>7.1.2 buffy</w:t>
            </w:r>
            <w:r w:rsidR="00E3778F">
              <w:rPr>
                <w:noProof/>
                <w:webHidden/>
              </w:rPr>
              <w:tab/>
            </w:r>
            <w:r w:rsidR="00E3778F">
              <w:rPr>
                <w:noProof/>
                <w:webHidden/>
              </w:rPr>
              <w:fldChar w:fldCharType="begin"/>
            </w:r>
            <w:r w:rsidR="00E3778F">
              <w:rPr>
                <w:noProof/>
                <w:webHidden/>
              </w:rPr>
              <w:instrText xml:space="preserve"> PAGEREF _Toc129100441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0E3CC9E4" w14:textId="7B5B72B8" w:rsidR="00E3778F" w:rsidRDefault="00000000">
          <w:pPr>
            <w:pStyle w:val="Obsah3"/>
            <w:tabs>
              <w:tab w:val="right" w:leader="dot" w:pos="9062"/>
            </w:tabs>
            <w:rPr>
              <w:rFonts w:eastAsiaTheme="minorEastAsia"/>
              <w:noProof/>
              <w:lang w:eastAsia="cs-CZ"/>
            </w:rPr>
          </w:pPr>
          <w:hyperlink w:anchor="_Toc129100442" w:history="1">
            <w:r w:rsidR="00E3778F" w:rsidRPr="007F4052">
              <w:rPr>
                <w:rStyle w:val="Hypertextovodkaz"/>
                <w:noProof/>
              </w:rPr>
              <w:t>7.1.3 Postavy</w:t>
            </w:r>
            <w:r w:rsidR="00E3778F">
              <w:rPr>
                <w:noProof/>
                <w:webHidden/>
              </w:rPr>
              <w:tab/>
            </w:r>
            <w:r w:rsidR="00E3778F">
              <w:rPr>
                <w:noProof/>
                <w:webHidden/>
              </w:rPr>
              <w:fldChar w:fldCharType="begin"/>
            </w:r>
            <w:r w:rsidR="00E3778F">
              <w:rPr>
                <w:noProof/>
                <w:webHidden/>
              </w:rPr>
              <w:instrText xml:space="preserve"> PAGEREF _Toc129100442 \h </w:instrText>
            </w:r>
            <w:r w:rsidR="00E3778F">
              <w:rPr>
                <w:noProof/>
                <w:webHidden/>
              </w:rPr>
            </w:r>
            <w:r w:rsidR="00E3778F">
              <w:rPr>
                <w:noProof/>
                <w:webHidden/>
              </w:rPr>
              <w:fldChar w:fldCharType="separate"/>
            </w:r>
            <w:r w:rsidR="00E3778F">
              <w:rPr>
                <w:noProof/>
                <w:webHidden/>
              </w:rPr>
              <w:t>16</w:t>
            </w:r>
            <w:r w:rsidR="00E3778F">
              <w:rPr>
                <w:noProof/>
                <w:webHidden/>
              </w:rPr>
              <w:fldChar w:fldCharType="end"/>
            </w:r>
          </w:hyperlink>
        </w:p>
        <w:p w14:paraId="4D19DD9C" w14:textId="7532E703" w:rsidR="00E3778F" w:rsidRDefault="00000000">
          <w:pPr>
            <w:pStyle w:val="Obsah3"/>
            <w:tabs>
              <w:tab w:val="right" w:leader="dot" w:pos="9062"/>
            </w:tabs>
            <w:rPr>
              <w:rFonts w:eastAsiaTheme="minorEastAsia"/>
              <w:noProof/>
              <w:lang w:eastAsia="cs-CZ"/>
            </w:rPr>
          </w:pPr>
          <w:hyperlink w:anchor="_Toc129100443" w:history="1">
            <w:r w:rsidR="00E3778F" w:rsidRPr="007F4052">
              <w:rPr>
                <w:rStyle w:val="Hypertextovodkaz"/>
                <w:noProof/>
              </w:rPr>
              <w:t>7.1.4 Předměty</w:t>
            </w:r>
            <w:r w:rsidR="00E3778F">
              <w:rPr>
                <w:noProof/>
                <w:webHidden/>
              </w:rPr>
              <w:tab/>
            </w:r>
            <w:r w:rsidR="00E3778F">
              <w:rPr>
                <w:noProof/>
                <w:webHidden/>
              </w:rPr>
              <w:fldChar w:fldCharType="begin"/>
            </w:r>
            <w:r w:rsidR="00E3778F">
              <w:rPr>
                <w:noProof/>
                <w:webHidden/>
              </w:rPr>
              <w:instrText xml:space="preserve"> PAGEREF _Toc129100443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745782D5" w14:textId="1315CE74" w:rsidR="00E3778F" w:rsidRDefault="00000000">
          <w:pPr>
            <w:pStyle w:val="Obsah3"/>
            <w:tabs>
              <w:tab w:val="right" w:leader="dot" w:pos="9062"/>
            </w:tabs>
            <w:rPr>
              <w:rFonts w:eastAsiaTheme="minorEastAsia"/>
              <w:noProof/>
              <w:lang w:eastAsia="cs-CZ"/>
            </w:rPr>
          </w:pPr>
          <w:hyperlink w:anchor="_Toc129100444" w:history="1">
            <w:r w:rsidR="00E3778F" w:rsidRPr="007F4052">
              <w:rPr>
                <w:rStyle w:val="Hypertextovodkaz"/>
                <w:noProof/>
              </w:rPr>
              <w:t>7.1.5 inventáře</w:t>
            </w:r>
            <w:r w:rsidR="00E3778F">
              <w:rPr>
                <w:noProof/>
                <w:webHidden/>
              </w:rPr>
              <w:tab/>
            </w:r>
            <w:r w:rsidR="00E3778F">
              <w:rPr>
                <w:noProof/>
                <w:webHidden/>
              </w:rPr>
              <w:fldChar w:fldCharType="begin"/>
            </w:r>
            <w:r w:rsidR="00E3778F">
              <w:rPr>
                <w:noProof/>
                <w:webHidden/>
              </w:rPr>
              <w:instrText xml:space="preserve"> PAGEREF _Toc129100444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5C432B6D" w14:textId="591C7566" w:rsidR="00E3778F" w:rsidRDefault="00000000">
          <w:pPr>
            <w:pStyle w:val="Obsah3"/>
            <w:tabs>
              <w:tab w:val="right" w:leader="dot" w:pos="9062"/>
            </w:tabs>
            <w:rPr>
              <w:rFonts w:eastAsiaTheme="minorEastAsia"/>
              <w:noProof/>
              <w:lang w:eastAsia="cs-CZ"/>
            </w:rPr>
          </w:pPr>
          <w:hyperlink w:anchor="_Toc129100445" w:history="1">
            <w:r w:rsidR="00E3778F" w:rsidRPr="007F4052">
              <w:rPr>
                <w:rStyle w:val="Hypertextovodkaz"/>
                <w:noProof/>
              </w:rPr>
              <w:t>7.1.6 kouzla</w:t>
            </w:r>
            <w:r w:rsidR="00E3778F">
              <w:rPr>
                <w:noProof/>
                <w:webHidden/>
              </w:rPr>
              <w:tab/>
            </w:r>
            <w:r w:rsidR="00E3778F">
              <w:rPr>
                <w:noProof/>
                <w:webHidden/>
              </w:rPr>
              <w:fldChar w:fldCharType="begin"/>
            </w:r>
            <w:r w:rsidR="00E3778F">
              <w:rPr>
                <w:noProof/>
                <w:webHidden/>
              </w:rPr>
              <w:instrText xml:space="preserve"> PAGEREF _Toc129100445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17E5CCCB" w14:textId="092380FC" w:rsidR="00E3778F" w:rsidRDefault="00000000">
          <w:pPr>
            <w:pStyle w:val="Obsah3"/>
            <w:tabs>
              <w:tab w:val="right" w:leader="dot" w:pos="9062"/>
            </w:tabs>
            <w:rPr>
              <w:rFonts w:eastAsiaTheme="minorEastAsia"/>
              <w:noProof/>
              <w:lang w:eastAsia="cs-CZ"/>
            </w:rPr>
          </w:pPr>
          <w:hyperlink w:anchor="_Toc129100446" w:history="1">
            <w:r w:rsidR="00E3778F" w:rsidRPr="007F4052">
              <w:rPr>
                <w:rStyle w:val="Hypertextovodkaz"/>
                <w:noProof/>
              </w:rPr>
              <w:t>7.1.7 mapa</w:t>
            </w:r>
            <w:r w:rsidR="00E3778F">
              <w:rPr>
                <w:noProof/>
                <w:webHidden/>
              </w:rPr>
              <w:tab/>
            </w:r>
            <w:r w:rsidR="00E3778F">
              <w:rPr>
                <w:noProof/>
                <w:webHidden/>
              </w:rPr>
              <w:fldChar w:fldCharType="begin"/>
            </w:r>
            <w:r w:rsidR="00E3778F">
              <w:rPr>
                <w:noProof/>
                <w:webHidden/>
              </w:rPr>
              <w:instrText xml:space="preserve"> PAGEREF _Toc129100446 \h </w:instrText>
            </w:r>
            <w:r w:rsidR="00E3778F">
              <w:rPr>
                <w:noProof/>
                <w:webHidden/>
              </w:rPr>
            </w:r>
            <w:r w:rsidR="00E3778F">
              <w:rPr>
                <w:noProof/>
                <w:webHidden/>
              </w:rPr>
              <w:fldChar w:fldCharType="separate"/>
            </w:r>
            <w:r w:rsidR="00E3778F">
              <w:rPr>
                <w:noProof/>
                <w:webHidden/>
              </w:rPr>
              <w:t>17</w:t>
            </w:r>
            <w:r w:rsidR="00E3778F">
              <w:rPr>
                <w:noProof/>
                <w:webHidden/>
              </w:rPr>
              <w:fldChar w:fldCharType="end"/>
            </w:r>
          </w:hyperlink>
        </w:p>
        <w:p w14:paraId="65EE3334" w14:textId="0E654707" w:rsidR="00E3778F" w:rsidRDefault="00000000">
          <w:pPr>
            <w:pStyle w:val="Obsah3"/>
            <w:tabs>
              <w:tab w:val="right" w:leader="dot" w:pos="9062"/>
            </w:tabs>
            <w:rPr>
              <w:rFonts w:eastAsiaTheme="minorEastAsia"/>
              <w:noProof/>
              <w:lang w:eastAsia="cs-CZ"/>
            </w:rPr>
          </w:pPr>
          <w:hyperlink w:anchor="_Toc129100447" w:history="1">
            <w:r w:rsidR="00E3778F" w:rsidRPr="007F4052">
              <w:rPr>
                <w:rStyle w:val="Hypertextovodkaz"/>
                <w:noProof/>
              </w:rPr>
              <w:t>7.6.8 úkoly</w:t>
            </w:r>
            <w:r w:rsidR="00E3778F">
              <w:rPr>
                <w:noProof/>
                <w:webHidden/>
              </w:rPr>
              <w:tab/>
            </w:r>
            <w:r w:rsidR="00E3778F">
              <w:rPr>
                <w:noProof/>
                <w:webHidden/>
              </w:rPr>
              <w:fldChar w:fldCharType="begin"/>
            </w:r>
            <w:r w:rsidR="00E3778F">
              <w:rPr>
                <w:noProof/>
                <w:webHidden/>
              </w:rPr>
              <w:instrText xml:space="preserve"> PAGEREF _Toc129100447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E2F3937" w14:textId="216F01F0" w:rsidR="00E3778F" w:rsidRDefault="00000000">
          <w:pPr>
            <w:pStyle w:val="Obsah3"/>
            <w:tabs>
              <w:tab w:val="right" w:leader="dot" w:pos="9062"/>
            </w:tabs>
            <w:rPr>
              <w:rFonts w:eastAsiaTheme="minorEastAsia"/>
              <w:noProof/>
              <w:lang w:eastAsia="cs-CZ"/>
            </w:rPr>
          </w:pPr>
          <w:hyperlink w:anchor="_Toc129100448" w:history="1">
            <w:r w:rsidR="00E3778F" w:rsidRPr="007F4052">
              <w:rPr>
                <w:rStyle w:val="Hypertextovodkaz"/>
                <w:noProof/>
              </w:rPr>
              <w:t>7.1.9 GameManager</w:t>
            </w:r>
            <w:r w:rsidR="00E3778F">
              <w:rPr>
                <w:noProof/>
                <w:webHidden/>
              </w:rPr>
              <w:tab/>
            </w:r>
            <w:r w:rsidR="00E3778F">
              <w:rPr>
                <w:noProof/>
                <w:webHidden/>
              </w:rPr>
              <w:fldChar w:fldCharType="begin"/>
            </w:r>
            <w:r w:rsidR="00E3778F">
              <w:rPr>
                <w:noProof/>
                <w:webHidden/>
              </w:rPr>
              <w:instrText xml:space="preserve"> PAGEREF _Toc129100448 \h </w:instrText>
            </w:r>
            <w:r w:rsidR="00E3778F">
              <w:rPr>
                <w:noProof/>
                <w:webHidden/>
              </w:rPr>
            </w:r>
            <w:r w:rsidR="00E3778F">
              <w:rPr>
                <w:noProof/>
                <w:webHidden/>
              </w:rPr>
              <w:fldChar w:fldCharType="separate"/>
            </w:r>
            <w:r w:rsidR="00E3778F">
              <w:rPr>
                <w:noProof/>
                <w:webHidden/>
              </w:rPr>
              <w:t>18</w:t>
            </w:r>
            <w:r w:rsidR="00E3778F">
              <w:rPr>
                <w:noProof/>
                <w:webHidden/>
              </w:rPr>
              <w:fldChar w:fldCharType="end"/>
            </w:r>
          </w:hyperlink>
        </w:p>
        <w:p w14:paraId="74B2DF53" w14:textId="612C9801" w:rsidR="00E3778F" w:rsidRDefault="00000000">
          <w:pPr>
            <w:pStyle w:val="Obsah3"/>
            <w:tabs>
              <w:tab w:val="right" w:leader="dot" w:pos="9062"/>
            </w:tabs>
            <w:rPr>
              <w:rFonts w:eastAsiaTheme="minorEastAsia"/>
              <w:noProof/>
              <w:lang w:eastAsia="cs-CZ"/>
            </w:rPr>
          </w:pPr>
          <w:hyperlink w:anchor="_Toc129100449" w:history="1">
            <w:r w:rsidR="00E3778F" w:rsidRPr="007F4052">
              <w:rPr>
                <w:rStyle w:val="Hypertextovodkaz"/>
                <w:noProof/>
              </w:rPr>
              <w:t>7.1.10 nastavení</w:t>
            </w:r>
            <w:r w:rsidR="00E3778F">
              <w:rPr>
                <w:noProof/>
                <w:webHidden/>
              </w:rPr>
              <w:tab/>
            </w:r>
            <w:r w:rsidR="00E3778F">
              <w:rPr>
                <w:noProof/>
                <w:webHidden/>
              </w:rPr>
              <w:fldChar w:fldCharType="begin"/>
            </w:r>
            <w:r w:rsidR="00E3778F">
              <w:rPr>
                <w:noProof/>
                <w:webHidden/>
              </w:rPr>
              <w:instrText xml:space="preserve"> PAGEREF _Toc129100449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D2E662C" w14:textId="378C53F3" w:rsidR="00E3778F" w:rsidRDefault="00000000">
          <w:pPr>
            <w:pStyle w:val="Obsah2"/>
            <w:tabs>
              <w:tab w:val="right" w:leader="dot" w:pos="9062"/>
            </w:tabs>
            <w:rPr>
              <w:rFonts w:eastAsiaTheme="minorEastAsia"/>
              <w:noProof/>
              <w:lang w:eastAsia="cs-CZ"/>
            </w:rPr>
          </w:pPr>
          <w:hyperlink w:anchor="_Toc129100450" w:history="1">
            <w:r w:rsidR="00E3778F" w:rsidRPr="007F4052">
              <w:rPr>
                <w:rStyle w:val="Hypertextovodkaz"/>
                <w:noProof/>
              </w:rPr>
              <w:t>7.2 TestovaniCastiKnihovny</w:t>
            </w:r>
            <w:r w:rsidR="00E3778F">
              <w:rPr>
                <w:noProof/>
                <w:webHidden/>
              </w:rPr>
              <w:tab/>
            </w:r>
            <w:r w:rsidR="00E3778F">
              <w:rPr>
                <w:noProof/>
                <w:webHidden/>
              </w:rPr>
              <w:fldChar w:fldCharType="begin"/>
            </w:r>
            <w:r w:rsidR="00E3778F">
              <w:rPr>
                <w:noProof/>
                <w:webHidden/>
              </w:rPr>
              <w:instrText xml:space="preserve"> PAGEREF _Toc129100450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48125291" w14:textId="79156FC3" w:rsidR="00E3778F" w:rsidRDefault="00000000">
          <w:pPr>
            <w:pStyle w:val="Obsah3"/>
            <w:tabs>
              <w:tab w:val="right" w:leader="dot" w:pos="9062"/>
            </w:tabs>
            <w:rPr>
              <w:rFonts w:eastAsiaTheme="minorEastAsia"/>
              <w:noProof/>
              <w:lang w:eastAsia="cs-CZ"/>
            </w:rPr>
          </w:pPr>
          <w:hyperlink w:anchor="_Toc129100451" w:history="1">
            <w:r w:rsidR="00E3778F" w:rsidRPr="007F4052">
              <w:rPr>
                <w:rStyle w:val="Hypertextovodkaz"/>
                <w:noProof/>
              </w:rPr>
              <w:t>7.2.1 okno Form1</w:t>
            </w:r>
            <w:r w:rsidR="00E3778F">
              <w:rPr>
                <w:noProof/>
                <w:webHidden/>
              </w:rPr>
              <w:tab/>
            </w:r>
            <w:r w:rsidR="00E3778F">
              <w:rPr>
                <w:noProof/>
                <w:webHidden/>
              </w:rPr>
              <w:fldChar w:fldCharType="begin"/>
            </w:r>
            <w:r w:rsidR="00E3778F">
              <w:rPr>
                <w:noProof/>
                <w:webHidden/>
              </w:rPr>
              <w:instrText xml:space="preserve"> PAGEREF _Toc129100451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01F66171" w14:textId="2DD7F021" w:rsidR="00E3778F" w:rsidRDefault="00000000">
          <w:pPr>
            <w:pStyle w:val="Obsah3"/>
            <w:tabs>
              <w:tab w:val="right" w:leader="dot" w:pos="9062"/>
            </w:tabs>
            <w:rPr>
              <w:rFonts w:eastAsiaTheme="minorEastAsia"/>
              <w:noProof/>
              <w:lang w:eastAsia="cs-CZ"/>
            </w:rPr>
          </w:pPr>
          <w:hyperlink w:anchor="_Toc129100452" w:history="1">
            <w:r w:rsidR="00E3778F" w:rsidRPr="007F4052">
              <w:rPr>
                <w:rStyle w:val="Hypertextovodkaz"/>
                <w:noProof/>
              </w:rPr>
              <w:t>7.2.2 okno VypisPostava</w:t>
            </w:r>
            <w:r w:rsidR="00E3778F">
              <w:rPr>
                <w:noProof/>
                <w:webHidden/>
              </w:rPr>
              <w:tab/>
            </w:r>
            <w:r w:rsidR="00E3778F">
              <w:rPr>
                <w:noProof/>
                <w:webHidden/>
              </w:rPr>
              <w:fldChar w:fldCharType="begin"/>
            </w:r>
            <w:r w:rsidR="00E3778F">
              <w:rPr>
                <w:noProof/>
                <w:webHidden/>
              </w:rPr>
              <w:instrText xml:space="preserve"> PAGEREF _Toc129100452 \h </w:instrText>
            </w:r>
            <w:r w:rsidR="00E3778F">
              <w:rPr>
                <w:noProof/>
                <w:webHidden/>
              </w:rPr>
            </w:r>
            <w:r w:rsidR="00E3778F">
              <w:rPr>
                <w:noProof/>
                <w:webHidden/>
              </w:rPr>
              <w:fldChar w:fldCharType="separate"/>
            </w:r>
            <w:r w:rsidR="00E3778F">
              <w:rPr>
                <w:noProof/>
                <w:webHidden/>
              </w:rPr>
              <w:t>19</w:t>
            </w:r>
            <w:r w:rsidR="00E3778F">
              <w:rPr>
                <w:noProof/>
                <w:webHidden/>
              </w:rPr>
              <w:fldChar w:fldCharType="end"/>
            </w:r>
          </w:hyperlink>
        </w:p>
        <w:p w14:paraId="6404DA94" w14:textId="27C0B7D0" w:rsidR="00E3778F" w:rsidRDefault="00000000">
          <w:pPr>
            <w:pStyle w:val="Obsah3"/>
            <w:tabs>
              <w:tab w:val="right" w:leader="dot" w:pos="9062"/>
            </w:tabs>
            <w:rPr>
              <w:rFonts w:eastAsiaTheme="minorEastAsia"/>
              <w:noProof/>
              <w:lang w:eastAsia="cs-CZ"/>
            </w:rPr>
          </w:pPr>
          <w:hyperlink w:anchor="_Toc129100453" w:history="1">
            <w:r w:rsidR="00E3778F" w:rsidRPr="007F4052">
              <w:rPr>
                <w:rStyle w:val="Hypertextovodkaz"/>
                <w:noProof/>
              </w:rPr>
              <w:t>7.2.3 okno Combat</w:t>
            </w:r>
            <w:r w:rsidR="00E3778F">
              <w:rPr>
                <w:noProof/>
                <w:webHidden/>
              </w:rPr>
              <w:tab/>
            </w:r>
            <w:r w:rsidR="00E3778F">
              <w:rPr>
                <w:noProof/>
                <w:webHidden/>
              </w:rPr>
              <w:fldChar w:fldCharType="begin"/>
            </w:r>
            <w:r w:rsidR="00E3778F">
              <w:rPr>
                <w:noProof/>
                <w:webHidden/>
              </w:rPr>
              <w:instrText xml:space="preserve"> PAGEREF _Toc129100453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29425841" w14:textId="53870F31" w:rsidR="00E3778F" w:rsidRDefault="00000000">
          <w:pPr>
            <w:pStyle w:val="Obsah3"/>
            <w:tabs>
              <w:tab w:val="right" w:leader="dot" w:pos="9062"/>
            </w:tabs>
            <w:rPr>
              <w:rFonts w:eastAsiaTheme="minorEastAsia"/>
              <w:noProof/>
              <w:lang w:eastAsia="cs-CZ"/>
            </w:rPr>
          </w:pPr>
          <w:hyperlink w:anchor="_Toc129100454" w:history="1">
            <w:r w:rsidR="00E3778F" w:rsidRPr="007F4052">
              <w:rPr>
                <w:rStyle w:val="Hypertextovodkaz"/>
                <w:noProof/>
              </w:rPr>
              <w:t>7.2.4 okno BuffForm</w:t>
            </w:r>
            <w:r w:rsidR="00E3778F">
              <w:rPr>
                <w:noProof/>
                <w:webHidden/>
              </w:rPr>
              <w:tab/>
            </w:r>
            <w:r w:rsidR="00E3778F">
              <w:rPr>
                <w:noProof/>
                <w:webHidden/>
              </w:rPr>
              <w:fldChar w:fldCharType="begin"/>
            </w:r>
            <w:r w:rsidR="00E3778F">
              <w:rPr>
                <w:noProof/>
                <w:webHidden/>
              </w:rPr>
              <w:instrText xml:space="preserve"> PAGEREF _Toc129100454 \h </w:instrText>
            </w:r>
            <w:r w:rsidR="00E3778F">
              <w:rPr>
                <w:noProof/>
                <w:webHidden/>
              </w:rPr>
            </w:r>
            <w:r w:rsidR="00E3778F">
              <w:rPr>
                <w:noProof/>
                <w:webHidden/>
              </w:rPr>
              <w:fldChar w:fldCharType="separate"/>
            </w:r>
            <w:r w:rsidR="00E3778F">
              <w:rPr>
                <w:noProof/>
                <w:webHidden/>
              </w:rPr>
              <w:t>20</w:t>
            </w:r>
            <w:r w:rsidR="00E3778F">
              <w:rPr>
                <w:noProof/>
                <w:webHidden/>
              </w:rPr>
              <w:fldChar w:fldCharType="end"/>
            </w:r>
          </w:hyperlink>
        </w:p>
        <w:p w14:paraId="71408316" w14:textId="52E598DB" w:rsidR="00E3778F" w:rsidRDefault="00000000">
          <w:pPr>
            <w:pStyle w:val="Obsah3"/>
            <w:tabs>
              <w:tab w:val="right" w:leader="dot" w:pos="9062"/>
            </w:tabs>
            <w:rPr>
              <w:rFonts w:eastAsiaTheme="minorEastAsia"/>
              <w:noProof/>
              <w:lang w:eastAsia="cs-CZ"/>
            </w:rPr>
          </w:pPr>
          <w:hyperlink w:anchor="_Toc129100455" w:history="1">
            <w:r w:rsidR="00E3778F" w:rsidRPr="007F4052">
              <w:rPr>
                <w:rStyle w:val="Hypertextovodkaz"/>
                <w:noProof/>
              </w:rPr>
              <w:t>7.2.5 okno InventarForm</w:t>
            </w:r>
            <w:r w:rsidR="00E3778F">
              <w:rPr>
                <w:noProof/>
                <w:webHidden/>
              </w:rPr>
              <w:tab/>
            </w:r>
            <w:r w:rsidR="00E3778F">
              <w:rPr>
                <w:noProof/>
                <w:webHidden/>
              </w:rPr>
              <w:fldChar w:fldCharType="begin"/>
            </w:r>
            <w:r w:rsidR="00E3778F">
              <w:rPr>
                <w:noProof/>
                <w:webHidden/>
              </w:rPr>
              <w:instrText xml:space="preserve"> PAGEREF _Toc129100455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52F1DC27" w14:textId="1843FAE7" w:rsidR="00E3778F" w:rsidRDefault="00000000">
          <w:pPr>
            <w:pStyle w:val="Obsah3"/>
            <w:tabs>
              <w:tab w:val="right" w:leader="dot" w:pos="9062"/>
            </w:tabs>
            <w:rPr>
              <w:rFonts w:eastAsiaTheme="minorEastAsia"/>
              <w:noProof/>
              <w:lang w:eastAsia="cs-CZ"/>
            </w:rPr>
          </w:pPr>
          <w:hyperlink w:anchor="_Toc129100456" w:history="1">
            <w:r w:rsidR="00E3778F" w:rsidRPr="007F4052">
              <w:rPr>
                <w:rStyle w:val="Hypertextovodkaz"/>
                <w:noProof/>
              </w:rPr>
              <w:t>7.2.6 okna ChunkForm a MapaForm</w:t>
            </w:r>
            <w:r w:rsidR="00E3778F">
              <w:rPr>
                <w:noProof/>
                <w:webHidden/>
              </w:rPr>
              <w:tab/>
            </w:r>
            <w:r w:rsidR="00E3778F">
              <w:rPr>
                <w:noProof/>
                <w:webHidden/>
              </w:rPr>
              <w:fldChar w:fldCharType="begin"/>
            </w:r>
            <w:r w:rsidR="00E3778F">
              <w:rPr>
                <w:noProof/>
                <w:webHidden/>
              </w:rPr>
              <w:instrText xml:space="preserve"> PAGEREF _Toc129100456 \h </w:instrText>
            </w:r>
            <w:r w:rsidR="00E3778F">
              <w:rPr>
                <w:noProof/>
                <w:webHidden/>
              </w:rPr>
            </w:r>
            <w:r w:rsidR="00E3778F">
              <w:rPr>
                <w:noProof/>
                <w:webHidden/>
              </w:rPr>
              <w:fldChar w:fldCharType="separate"/>
            </w:r>
            <w:r w:rsidR="00E3778F">
              <w:rPr>
                <w:noProof/>
                <w:webHidden/>
              </w:rPr>
              <w:t>21</w:t>
            </w:r>
            <w:r w:rsidR="00E3778F">
              <w:rPr>
                <w:noProof/>
                <w:webHidden/>
              </w:rPr>
              <w:fldChar w:fldCharType="end"/>
            </w:r>
          </w:hyperlink>
        </w:p>
        <w:p w14:paraId="23979312" w14:textId="7CF1B3D0" w:rsidR="00E3778F" w:rsidRDefault="00000000">
          <w:pPr>
            <w:pStyle w:val="Obsah3"/>
            <w:tabs>
              <w:tab w:val="right" w:leader="dot" w:pos="9062"/>
            </w:tabs>
            <w:rPr>
              <w:rFonts w:eastAsiaTheme="minorEastAsia"/>
              <w:noProof/>
              <w:lang w:eastAsia="cs-CZ"/>
            </w:rPr>
          </w:pPr>
          <w:hyperlink w:anchor="_Toc129100457" w:history="1">
            <w:r w:rsidR="00E3778F" w:rsidRPr="007F4052">
              <w:rPr>
                <w:rStyle w:val="Hypertextovodkaz"/>
                <w:noProof/>
              </w:rPr>
              <w:t>7.2.7 okno UkolForm</w:t>
            </w:r>
            <w:r w:rsidR="00E3778F">
              <w:rPr>
                <w:noProof/>
                <w:webHidden/>
              </w:rPr>
              <w:tab/>
            </w:r>
            <w:r w:rsidR="00E3778F">
              <w:rPr>
                <w:noProof/>
                <w:webHidden/>
              </w:rPr>
              <w:fldChar w:fldCharType="begin"/>
            </w:r>
            <w:r w:rsidR="00E3778F">
              <w:rPr>
                <w:noProof/>
                <w:webHidden/>
              </w:rPr>
              <w:instrText xml:space="preserve"> PAGEREF _Toc129100457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08F1D749" w14:textId="3BCCF659" w:rsidR="00E3778F" w:rsidRDefault="00000000">
          <w:pPr>
            <w:pStyle w:val="Obsah3"/>
            <w:tabs>
              <w:tab w:val="right" w:leader="dot" w:pos="9062"/>
            </w:tabs>
            <w:rPr>
              <w:rFonts w:eastAsiaTheme="minorEastAsia"/>
              <w:noProof/>
              <w:lang w:eastAsia="cs-CZ"/>
            </w:rPr>
          </w:pPr>
          <w:hyperlink w:anchor="_Toc129100458" w:history="1">
            <w:r w:rsidR="00E3778F" w:rsidRPr="007F4052">
              <w:rPr>
                <w:rStyle w:val="Hypertextovodkaz"/>
                <w:noProof/>
              </w:rPr>
              <w:t>7.2.8 okno NastaveniForm</w:t>
            </w:r>
            <w:r w:rsidR="00E3778F">
              <w:rPr>
                <w:noProof/>
                <w:webHidden/>
              </w:rPr>
              <w:tab/>
            </w:r>
            <w:r w:rsidR="00E3778F">
              <w:rPr>
                <w:noProof/>
                <w:webHidden/>
              </w:rPr>
              <w:fldChar w:fldCharType="begin"/>
            </w:r>
            <w:r w:rsidR="00E3778F">
              <w:rPr>
                <w:noProof/>
                <w:webHidden/>
              </w:rPr>
              <w:instrText xml:space="preserve"> PAGEREF _Toc129100458 \h </w:instrText>
            </w:r>
            <w:r w:rsidR="00E3778F">
              <w:rPr>
                <w:noProof/>
                <w:webHidden/>
              </w:rPr>
            </w:r>
            <w:r w:rsidR="00E3778F">
              <w:rPr>
                <w:noProof/>
                <w:webHidden/>
              </w:rPr>
              <w:fldChar w:fldCharType="separate"/>
            </w:r>
            <w:r w:rsidR="00E3778F">
              <w:rPr>
                <w:noProof/>
                <w:webHidden/>
              </w:rPr>
              <w:t>22</w:t>
            </w:r>
            <w:r w:rsidR="00E3778F">
              <w:rPr>
                <w:noProof/>
                <w:webHidden/>
              </w:rPr>
              <w:fldChar w:fldCharType="end"/>
            </w:r>
          </w:hyperlink>
        </w:p>
        <w:p w14:paraId="40DCB268" w14:textId="53690441" w:rsidR="00E3778F" w:rsidRDefault="00000000">
          <w:pPr>
            <w:pStyle w:val="Obsah3"/>
            <w:tabs>
              <w:tab w:val="right" w:leader="dot" w:pos="9062"/>
            </w:tabs>
            <w:rPr>
              <w:rFonts w:eastAsiaTheme="minorEastAsia"/>
              <w:noProof/>
              <w:lang w:eastAsia="cs-CZ"/>
            </w:rPr>
          </w:pPr>
          <w:hyperlink w:anchor="_Toc129100459" w:history="1">
            <w:r w:rsidR="00E3778F" w:rsidRPr="007F4052">
              <w:rPr>
                <w:rStyle w:val="Hypertextovodkaz"/>
                <w:noProof/>
              </w:rPr>
              <w:t>7.2.9 okno GMMapaForm</w:t>
            </w:r>
            <w:r w:rsidR="00E3778F">
              <w:rPr>
                <w:noProof/>
                <w:webHidden/>
              </w:rPr>
              <w:tab/>
            </w:r>
            <w:r w:rsidR="00E3778F">
              <w:rPr>
                <w:noProof/>
                <w:webHidden/>
              </w:rPr>
              <w:fldChar w:fldCharType="begin"/>
            </w:r>
            <w:r w:rsidR="00E3778F">
              <w:rPr>
                <w:noProof/>
                <w:webHidden/>
              </w:rPr>
              <w:instrText xml:space="preserve"> PAGEREF _Toc129100459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6DB52408" w14:textId="06213034" w:rsidR="00E3778F" w:rsidRDefault="00000000">
          <w:pPr>
            <w:pStyle w:val="Obsah3"/>
            <w:tabs>
              <w:tab w:val="right" w:leader="dot" w:pos="9062"/>
            </w:tabs>
            <w:rPr>
              <w:rFonts w:eastAsiaTheme="minorEastAsia"/>
              <w:noProof/>
              <w:lang w:eastAsia="cs-CZ"/>
            </w:rPr>
          </w:pPr>
          <w:hyperlink w:anchor="_Toc129100460" w:history="1">
            <w:r w:rsidR="00E3778F" w:rsidRPr="007F4052">
              <w:rPr>
                <w:rStyle w:val="Hypertextovodkaz"/>
                <w:noProof/>
              </w:rPr>
              <w:t>7.2.10 okno GMPostavyForm</w:t>
            </w:r>
            <w:r w:rsidR="00E3778F">
              <w:rPr>
                <w:noProof/>
                <w:webHidden/>
              </w:rPr>
              <w:tab/>
            </w:r>
            <w:r w:rsidR="00E3778F">
              <w:rPr>
                <w:noProof/>
                <w:webHidden/>
              </w:rPr>
              <w:fldChar w:fldCharType="begin"/>
            </w:r>
            <w:r w:rsidR="00E3778F">
              <w:rPr>
                <w:noProof/>
                <w:webHidden/>
              </w:rPr>
              <w:instrText xml:space="preserve"> PAGEREF _Toc129100460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9344875" w14:textId="498F7B50" w:rsidR="00E3778F" w:rsidRDefault="00000000">
          <w:pPr>
            <w:pStyle w:val="Obsah3"/>
            <w:tabs>
              <w:tab w:val="right" w:leader="dot" w:pos="9062"/>
            </w:tabs>
            <w:rPr>
              <w:rFonts w:eastAsiaTheme="minorEastAsia"/>
              <w:noProof/>
              <w:lang w:eastAsia="cs-CZ"/>
            </w:rPr>
          </w:pPr>
          <w:hyperlink w:anchor="_Toc129100461" w:history="1">
            <w:r w:rsidR="00E3778F" w:rsidRPr="007F4052">
              <w:rPr>
                <w:rStyle w:val="Hypertextovodkaz"/>
                <w:noProof/>
              </w:rPr>
              <w:t>7.2.11 okno GMUkldaniForm</w:t>
            </w:r>
            <w:r w:rsidR="00E3778F">
              <w:rPr>
                <w:noProof/>
                <w:webHidden/>
              </w:rPr>
              <w:tab/>
            </w:r>
            <w:r w:rsidR="00E3778F">
              <w:rPr>
                <w:noProof/>
                <w:webHidden/>
              </w:rPr>
              <w:fldChar w:fldCharType="begin"/>
            </w:r>
            <w:r w:rsidR="00E3778F">
              <w:rPr>
                <w:noProof/>
                <w:webHidden/>
              </w:rPr>
              <w:instrText xml:space="preserve"> PAGEREF _Toc129100461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45CC8C97" w14:textId="33939065" w:rsidR="00E3778F" w:rsidRDefault="00000000">
          <w:pPr>
            <w:pStyle w:val="Obsah1"/>
            <w:tabs>
              <w:tab w:val="right" w:leader="dot" w:pos="9062"/>
            </w:tabs>
            <w:rPr>
              <w:rFonts w:eastAsiaTheme="minorEastAsia"/>
              <w:noProof/>
              <w:lang w:eastAsia="cs-CZ"/>
            </w:rPr>
          </w:pPr>
          <w:hyperlink w:anchor="_Toc129100462" w:history="1">
            <w:r w:rsidR="00E3778F" w:rsidRPr="007F4052">
              <w:rPr>
                <w:rStyle w:val="Hypertextovodkaz"/>
                <w:rFonts w:cstheme="minorHAnsi"/>
                <w:noProof/>
              </w:rPr>
              <w:t>8. Zhodnocení realizace aplikace</w:t>
            </w:r>
            <w:r w:rsidR="00E3778F">
              <w:rPr>
                <w:noProof/>
                <w:webHidden/>
              </w:rPr>
              <w:tab/>
            </w:r>
            <w:r w:rsidR="00E3778F">
              <w:rPr>
                <w:noProof/>
                <w:webHidden/>
              </w:rPr>
              <w:fldChar w:fldCharType="begin"/>
            </w:r>
            <w:r w:rsidR="00E3778F">
              <w:rPr>
                <w:noProof/>
                <w:webHidden/>
              </w:rPr>
              <w:instrText xml:space="preserve"> PAGEREF _Toc129100462 \h </w:instrText>
            </w:r>
            <w:r w:rsidR="00E3778F">
              <w:rPr>
                <w:noProof/>
                <w:webHidden/>
              </w:rPr>
            </w:r>
            <w:r w:rsidR="00E3778F">
              <w:rPr>
                <w:noProof/>
                <w:webHidden/>
              </w:rPr>
              <w:fldChar w:fldCharType="separate"/>
            </w:r>
            <w:r w:rsidR="00E3778F">
              <w:rPr>
                <w:noProof/>
                <w:webHidden/>
              </w:rPr>
              <w:t>23</w:t>
            </w:r>
            <w:r w:rsidR="00E3778F">
              <w:rPr>
                <w:noProof/>
                <w:webHidden/>
              </w:rPr>
              <w:fldChar w:fldCharType="end"/>
            </w:r>
          </w:hyperlink>
        </w:p>
        <w:p w14:paraId="533A5FC3" w14:textId="20D22D65" w:rsidR="00E3778F" w:rsidRDefault="00000000">
          <w:pPr>
            <w:pStyle w:val="Obsah1"/>
            <w:tabs>
              <w:tab w:val="right" w:leader="dot" w:pos="9062"/>
            </w:tabs>
            <w:rPr>
              <w:rFonts w:eastAsiaTheme="minorEastAsia"/>
              <w:noProof/>
              <w:lang w:eastAsia="cs-CZ"/>
            </w:rPr>
          </w:pPr>
          <w:hyperlink w:anchor="_Toc129100463" w:history="1">
            <w:r w:rsidR="00E3778F" w:rsidRPr="007F4052">
              <w:rPr>
                <w:rStyle w:val="Hypertextovodkaz"/>
                <w:rFonts w:cstheme="minorHAnsi"/>
                <w:noProof/>
                <w:shd w:val="clear" w:color="auto" w:fill="FFFFFF"/>
              </w:rPr>
              <w:t>9. Závěr</w:t>
            </w:r>
            <w:r w:rsidR="00E3778F">
              <w:rPr>
                <w:noProof/>
                <w:webHidden/>
              </w:rPr>
              <w:tab/>
            </w:r>
            <w:r w:rsidR="00E3778F">
              <w:rPr>
                <w:noProof/>
                <w:webHidden/>
              </w:rPr>
              <w:fldChar w:fldCharType="begin"/>
            </w:r>
            <w:r w:rsidR="00E3778F">
              <w:rPr>
                <w:noProof/>
                <w:webHidden/>
              </w:rPr>
              <w:instrText xml:space="preserve"> PAGEREF _Toc129100463 \h </w:instrText>
            </w:r>
            <w:r w:rsidR="00E3778F">
              <w:rPr>
                <w:noProof/>
                <w:webHidden/>
              </w:rPr>
            </w:r>
            <w:r w:rsidR="00E3778F">
              <w:rPr>
                <w:noProof/>
                <w:webHidden/>
              </w:rPr>
              <w:fldChar w:fldCharType="separate"/>
            </w:r>
            <w:r w:rsidR="00E3778F">
              <w:rPr>
                <w:noProof/>
                <w:webHidden/>
              </w:rPr>
              <w:t>24</w:t>
            </w:r>
            <w:r w:rsidR="00E3778F">
              <w:rPr>
                <w:noProof/>
                <w:webHidden/>
              </w:rPr>
              <w:fldChar w:fldCharType="end"/>
            </w:r>
          </w:hyperlink>
        </w:p>
        <w:p w14:paraId="01788CB1" w14:textId="7625E042" w:rsidR="00E3778F" w:rsidRDefault="00000000">
          <w:pPr>
            <w:pStyle w:val="Obsah1"/>
            <w:tabs>
              <w:tab w:val="right" w:leader="dot" w:pos="9062"/>
            </w:tabs>
            <w:rPr>
              <w:rFonts w:eastAsiaTheme="minorEastAsia"/>
              <w:noProof/>
              <w:lang w:eastAsia="cs-CZ"/>
            </w:rPr>
          </w:pPr>
          <w:hyperlink w:anchor="_Toc129100464" w:history="1">
            <w:r w:rsidR="00E3778F" w:rsidRPr="007F4052">
              <w:rPr>
                <w:rStyle w:val="Hypertextovodkaz"/>
                <w:noProof/>
              </w:rPr>
              <w:t>Použité zdroje</w:t>
            </w:r>
            <w:r w:rsidR="00E3778F">
              <w:rPr>
                <w:noProof/>
                <w:webHidden/>
              </w:rPr>
              <w:tab/>
            </w:r>
            <w:r w:rsidR="00E3778F">
              <w:rPr>
                <w:noProof/>
                <w:webHidden/>
              </w:rPr>
              <w:fldChar w:fldCharType="begin"/>
            </w:r>
            <w:r w:rsidR="00E3778F">
              <w:rPr>
                <w:noProof/>
                <w:webHidden/>
              </w:rPr>
              <w:instrText xml:space="preserve"> PAGEREF _Toc129100464 \h </w:instrText>
            </w:r>
            <w:r w:rsidR="00E3778F">
              <w:rPr>
                <w:noProof/>
                <w:webHidden/>
              </w:rPr>
            </w:r>
            <w:r w:rsidR="00E3778F">
              <w:rPr>
                <w:noProof/>
                <w:webHidden/>
              </w:rPr>
              <w:fldChar w:fldCharType="separate"/>
            </w:r>
            <w:r w:rsidR="00E3778F">
              <w:rPr>
                <w:noProof/>
                <w:webHidden/>
              </w:rPr>
              <w:t>1</w:t>
            </w:r>
            <w:r w:rsidR="00E3778F">
              <w:rPr>
                <w:noProof/>
                <w:webHidden/>
              </w:rPr>
              <w:fldChar w:fldCharType="end"/>
            </w:r>
          </w:hyperlink>
        </w:p>
        <w:p w14:paraId="4E5BA7CD" w14:textId="08BA1568"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9100395"/>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9100396"/>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9100397"/>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9100398"/>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9100399"/>
      <w:r w:rsidRPr="003052F2">
        <w:rPr>
          <w:rStyle w:val="Nadpis1Char"/>
          <w:rFonts w:asciiTheme="minorHAnsi" w:hAnsiTheme="minorHAnsi" w:cstheme="minorHAnsi"/>
          <w:highlight w:val="green"/>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6DBD0ADC"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53001E" w:rsidRPr="0053001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53001E" w:rsidRPr="0053001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E3778F" w:rsidRPr="007C4527">
        <w:rPr>
          <w:highlight w:val="green"/>
        </w:rPr>
        <w:t xml:space="preserve">Obr. </w:t>
      </w:r>
      <w:r w:rsidR="00E3778F">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B2B5B4B"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4B0EF4">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53001E" w:rsidRPr="0053001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C6627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53001E" w:rsidRPr="0053001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53001E" w:rsidRPr="0053001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E3778F" w:rsidRPr="008621CC">
        <w:rPr>
          <w:highlight w:val="green"/>
        </w:rPr>
        <w:t xml:space="preserve">Obr. </w:t>
      </w:r>
      <w:r w:rsidR="00E3778F">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467C88CB"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4B0EF4">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9100400"/>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3A99791E"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C++ je více paradigmatový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53001E" w:rsidRPr="0053001E">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53001E" w:rsidRPr="0053001E">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53001E" w:rsidRPr="0053001E">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headery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53001E" w:rsidRPr="0053001E">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9100401"/>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57154712"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53001E" w:rsidRPr="0053001E">
            <w:rPr>
              <w:color w:val="000000"/>
              <w:highlight w:val="green"/>
            </w:rPr>
            <w:t>[9, 10]</w:t>
          </w:r>
        </w:sdtContent>
      </w:sdt>
      <w:r w:rsidRPr="00D7426C">
        <w:rPr>
          <w:rFonts w:cstheme="minorHAnsi"/>
          <w:color w:val="000000"/>
          <w:highlight w:val="green"/>
          <w:shd w:val="clear" w:color="auto" w:fill="FFFFFF"/>
        </w:rPr>
        <w:t>, ale existuje také C++/CLI, který je součást Microsoft .NET a je kompilován na bytecode</w:t>
      </w:r>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53001E" w:rsidRPr="0053001E">
            <w:rPr>
              <w:color w:val="000000"/>
              <w:highlight w:val="green"/>
            </w:rPr>
            <w:t>[11]</w:t>
          </w:r>
        </w:sdtContent>
      </w:sdt>
      <w:r w:rsidR="00431B78" w:rsidRPr="00D7426C">
        <w:rPr>
          <w:color w:val="000000"/>
          <w:highlight w:val="green"/>
        </w:rPr>
        <w:t>.</w:t>
      </w:r>
    </w:p>
    <w:p w14:paraId="4AC68E92" w14:textId="1F064120"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
          <w:id w:val="-649981469"/>
          <w:placeholder>
            <w:docPart w:val="1B8D1920CE854F1E82F2A6FDC0874617"/>
          </w:placeholder>
        </w:sdtPr>
        <w:sdtEndPr>
          <w:rPr>
            <w:rFonts w:cstheme="minorBidi"/>
            <w:shd w:val="clear" w:color="auto" w:fill="auto"/>
          </w:rPr>
        </w:sdtEndPr>
        <w:sdtContent>
          <w:r w:rsidR="0053001E" w:rsidRPr="0053001E">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9100402"/>
      <w:r w:rsidRPr="00D84F99">
        <w:t>3.1.2 novinky oproti C</w:t>
      </w:r>
      <w:bookmarkEnd w:id="11"/>
    </w:p>
    <w:p w14:paraId="52DBF058" w14:textId="060C2351"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53001E" w:rsidRPr="0053001E">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9100403"/>
      <w:r w:rsidRPr="00D84F99">
        <w:rPr>
          <w:shd w:val="clear" w:color="auto" w:fill="FFFFFF"/>
        </w:rPr>
        <w:t>3.1.3 nevýhody</w:t>
      </w:r>
      <w:bookmarkEnd w:id="12"/>
    </w:p>
    <w:p w14:paraId="2A558C47" w14:textId="42AD3FB9"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53001E" w:rsidRPr="0053001E">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53001E" w:rsidRPr="0053001E">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9100404"/>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1BAC605"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SmallTalk a Objective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53001E" w:rsidRPr="0053001E">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53001E" w:rsidRPr="0053001E">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9100405"/>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45CF68B4"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bytecod</w:t>
      </w:r>
      <w:r w:rsidR="00F83F3E" w:rsidRPr="00D7426C">
        <w:rPr>
          <w:rFonts w:cstheme="minorHAnsi"/>
          <w:color w:val="000000" w:themeColor="text1"/>
          <w:highlight w:val="green"/>
          <w:shd w:val="clear" w:color="auto" w:fill="FFFFFF"/>
        </w:rPr>
        <w:t>e</w:t>
      </w:r>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53001E" w:rsidRPr="0053001E">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bytecodu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53001E" w:rsidRPr="0053001E">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9100406"/>
      <w:r>
        <w:rPr>
          <w:shd w:val="clear" w:color="auto" w:fill="FFFFFF"/>
        </w:rPr>
        <w:t xml:space="preserve">3.2.2 </w:t>
      </w:r>
      <w:r w:rsidRPr="00AE4429">
        <w:t>přístup k paměti a ovládání hardware</w:t>
      </w:r>
      <w:bookmarkEnd w:id="16"/>
    </w:p>
    <w:p w14:paraId="5C944DF4" w14:textId="4CBE93A4"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53001E" w:rsidRPr="0053001E">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53001E" w:rsidRPr="0053001E">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9100407"/>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4F29E71"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headery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53001E" w:rsidRPr="0053001E">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53001E" w:rsidRPr="0053001E">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r w:rsidR="00EA3A56" w:rsidRPr="00D7426C">
        <w:rPr>
          <w:rFonts w:cstheme="minorHAnsi"/>
          <w:i/>
          <w:iCs/>
          <w:color w:val="000000" w:themeColor="text1"/>
          <w:highlight w:val="green"/>
          <w:shd w:val="clear" w:color="auto" w:fill="FFFFFF"/>
        </w:rPr>
        <w:t>awt</w:t>
      </w:r>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53001E" w:rsidRPr="0053001E">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9100408"/>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41C97915"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53001E" w:rsidRPr="0053001E">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r w:rsidR="00760D9F" w:rsidRPr="00D7426C">
        <w:rPr>
          <w:rFonts w:cstheme="minorHAnsi"/>
          <w:i/>
          <w:iCs/>
          <w:color w:val="000000" w:themeColor="text1"/>
          <w:highlight w:val="green"/>
          <w:shd w:val="clear" w:color="auto" w:fill="FFFFFF"/>
        </w:rPr>
        <w:t>ArrayList</w:t>
      </w:r>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r w:rsidR="00760D9F" w:rsidRPr="00D7426C">
        <w:rPr>
          <w:rFonts w:cstheme="minorHAnsi"/>
          <w:i/>
          <w:iCs/>
          <w:color w:val="000000" w:themeColor="text1"/>
          <w:highlight w:val="green"/>
          <w:shd w:val="clear" w:color="auto" w:fill="FFFFFF"/>
        </w:rPr>
        <w:t>int</w:t>
      </w:r>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53001E" w:rsidRPr="0053001E">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r w:rsidR="00F67031" w:rsidRPr="00D7426C">
        <w:rPr>
          <w:rFonts w:cstheme="minorHAnsi"/>
          <w:i/>
          <w:iCs/>
          <w:color w:val="000000" w:themeColor="text1"/>
          <w:highlight w:val="green"/>
          <w:shd w:val="clear" w:color="auto" w:fill="FFFFFF"/>
        </w:rPr>
        <w:t>uint</w:t>
      </w:r>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53001E" w:rsidRPr="0053001E">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9100409"/>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(Xamarin a MAUI), PHP v back-endu (ASP .NET) a JavaScript na front-endu (Blaz</w:t>
      </w:r>
      <w:r w:rsidR="00654A51" w:rsidRPr="00D7426C">
        <w:rPr>
          <w:rFonts w:cstheme="minorHAnsi"/>
          <w:highlight w:val="green"/>
        </w:rPr>
        <w:t>o</w:t>
      </w:r>
      <w:r w:rsidR="000C6410" w:rsidRPr="00D7426C">
        <w:rPr>
          <w:rFonts w:cstheme="minorHAnsi"/>
          <w:highlight w:val="green"/>
        </w:rPr>
        <w:t>r) webových aplikací.</w:t>
      </w:r>
    </w:p>
    <w:p w14:paraId="04450448" w14:textId="60054BA3" w:rsidR="00994485" w:rsidRPr="00AE4429" w:rsidRDefault="00994485" w:rsidP="00994485">
      <w:pPr>
        <w:pStyle w:val="Nadpis3"/>
      </w:pPr>
      <w:bookmarkStart w:id="21" w:name="_Toc129100410"/>
      <w:r w:rsidRPr="00AE4429">
        <w:lastRenderedPageBreak/>
        <w:t>3.3.1 Microsoft .NET</w:t>
      </w:r>
      <w:bookmarkEnd w:id="21"/>
    </w:p>
    <w:p w14:paraId="27ED1E90" w14:textId="4B68EF40"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r w:rsidR="00EA44B2" w:rsidRPr="00D7426C">
        <w:rPr>
          <w:rFonts w:cstheme="minorHAnsi"/>
          <w:highlight w:val="green"/>
        </w:rPr>
        <w:t>Common Type Specification</w:t>
      </w:r>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Specification</w:t>
      </w:r>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r w:rsidR="00EA44B2" w:rsidRPr="00D7426C">
        <w:rPr>
          <w:rFonts w:cstheme="minorHAnsi"/>
          <w:highlight w:val="green"/>
        </w:rPr>
        <w:t>Common Language Infrastructure</w:t>
      </w:r>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r w:rsidR="00CC0438" w:rsidRPr="00D7426C">
        <w:rPr>
          <w:rFonts w:cstheme="minorHAnsi"/>
          <w:i/>
          <w:iCs/>
          <w:highlight w:val="green"/>
        </w:rPr>
        <w:t>int</w:t>
      </w:r>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r w:rsidR="00255726" w:rsidRPr="00D7426C">
        <w:rPr>
          <w:rFonts w:cstheme="minorHAnsi"/>
          <w:i/>
          <w:iCs/>
          <w:highlight w:val="green"/>
          <w:lang w:val="en-US"/>
        </w:rPr>
        <w:t>System.Object</w:t>
      </w:r>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ťuje, aby všechny jazyky byli kompilovatelné do bytecodu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53001E" w:rsidRPr="0053001E">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32747E2D"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ak jako většinu bytecode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53001E" w:rsidRPr="0053001E">
            <w:rPr>
              <w:rFonts w:cstheme="minorHAnsi"/>
              <w:color w:val="000000"/>
              <w:highlight w:val="green"/>
            </w:rPr>
            <w:t>[30]</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53001E" w:rsidRPr="0053001E">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NGen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pro .NET Framework a Crossgen2 pro .NET Core.</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53001E" w:rsidRPr="0053001E">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53001E" w:rsidRPr="0053001E">
            <w:rPr>
              <w:rFonts w:cstheme="minorHAnsi"/>
              <w:color w:val="000000"/>
              <w:highlight w:val="green"/>
            </w:rPr>
            <w:t>[34]</w:t>
          </w:r>
        </w:sdtContent>
      </w:sdt>
      <w:r w:rsidR="0036057F" w:rsidRPr="00D7426C">
        <w:rPr>
          <w:rFonts w:cstheme="minorHAnsi"/>
          <w:color w:val="000000"/>
          <w:highlight w:val="green"/>
        </w:rPr>
        <w:t>.</w:t>
      </w:r>
    </w:p>
    <w:p w14:paraId="29449222" w14:textId="64D47CC7"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53001E" w:rsidRPr="0053001E">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Core</w:t>
      </w:r>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53001E" w:rsidRPr="0053001E">
            <w:rPr>
              <w:rFonts w:cstheme="minorHAnsi"/>
              <w:color w:val="000000"/>
              <w:highlight w:val="green"/>
            </w:rPr>
            <w:t>[30]</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53001E" w:rsidRPr="0053001E">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9100411"/>
      <w:r w:rsidRPr="00AE4429">
        <w:t>3.3.2 přístup k paměti a ovládání hardware</w:t>
      </w:r>
      <w:bookmarkEnd w:id="22"/>
    </w:p>
    <w:p w14:paraId="2B8226B5" w14:textId="36DE3988"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53001E" w:rsidRPr="0053001E">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Ačkoliv C# oficiálně neumožňuje ovládání jednočipových počítačů, existují rozšíření třetích stran, jako například nanoFramework nebo</w:t>
      </w:r>
      <w:r w:rsidR="002D371E" w:rsidRPr="00D7426C">
        <w:rPr>
          <w:rFonts w:cstheme="minorHAnsi"/>
          <w:highlight w:val="green"/>
        </w:rPr>
        <w:t xml:space="preserve"> placené</w:t>
      </w:r>
      <w:r w:rsidRPr="00D7426C">
        <w:rPr>
          <w:rFonts w:cstheme="minorHAnsi"/>
          <w:highlight w:val="green"/>
        </w:rPr>
        <w:t xml:space="preserve"> visualmicro</w:t>
      </w:r>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53001E" w:rsidRPr="0053001E">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9100412"/>
      <w:r w:rsidRPr="00AE4429">
        <w:t>3.3.3</w:t>
      </w:r>
      <w:r w:rsidR="004E2A30" w:rsidRPr="00AE4429">
        <w:t xml:space="preserve"> porovnání s Javou</w:t>
      </w:r>
      <w:bookmarkEnd w:id="23"/>
    </w:p>
    <w:p w14:paraId="6A154486" w14:textId="298890DC"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53001E" w:rsidRPr="0053001E">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53001E" w:rsidRPr="0053001E">
            <w:rPr>
              <w:color w:val="000000"/>
              <w:highlight w:val="green"/>
            </w:rPr>
            <w:t>[29]</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
          <w:id w:val="2117399983"/>
          <w:placeholder>
            <w:docPart w:val="DefaultPlaceholder_-1854013440"/>
          </w:placeholder>
        </w:sdtPr>
        <w:sdtEndPr>
          <w:rPr>
            <w:rFonts w:cstheme="minorBidi"/>
            <w:shd w:val="clear" w:color="auto" w:fill="auto"/>
          </w:rPr>
        </w:sdtEndPr>
        <w:sdtContent>
          <w:r w:rsidR="0053001E" w:rsidRPr="0053001E">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9100413"/>
      <w:r w:rsidRPr="00AE4429">
        <w:rPr>
          <w:shd w:val="clear" w:color="auto" w:fill="FFFFFF"/>
        </w:rPr>
        <w:t>3.3.4 podobnosti s C++</w:t>
      </w:r>
      <w:bookmarkEnd w:id="24"/>
    </w:p>
    <w:p w14:paraId="2B520A7F" w14:textId="7D18135C"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53001E" w:rsidRPr="0053001E">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2776D769"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r w:rsidRPr="00D7426C">
        <w:rPr>
          <w:rFonts w:cstheme="minorHAnsi"/>
          <w:i/>
          <w:iCs/>
          <w:highlight w:val="green"/>
        </w:rPr>
        <w:t>MulticastDelegate</w:t>
      </w:r>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53001E" w:rsidRPr="0053001E">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r w:rsidRPr="00D7426C">
        <w:rPr>
          <w:rFonts w:cstheme="minorHAnsi"/>
          <w:i/>
          <w:iCs/>
          <w:highlight w:val="green"/>
        </w:rPr>
        <w:t>EventArgs</w:t>
      </w:r>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53001E" w:rsidRPr="0053001E">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9100414"/>
      <w:r w:rsidRPr="00AE4429">
        <w:rPr>
          <w:shd w:val="clear" w:color="auto" w:fill="FFFFFF"/>
        </w:rPr>
        <w:t>3.3.5 modifikátory parametrů metod</w:t>
      </w:r>
      <w:bookmarkEnd w:id="25"/>
    </w:p>
    <w:p w14:paraId="5C891D16" w14:textId="79ABC2F4"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53001E" w:rsidRPr="0053001E">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9100415"/>
      <w:r w:rsidRPr="00AE4429">
        <w:rPr>
          <w:shd w:val="clear" w:color="auto" w:fill="FFFFFF"/>
        </w:rPr>
        <w:t>3.3.6</w:t>
      </w:r>
      <w:r w:rsidR="004E2A30" w:rsidRPr="00AE4429">
        <w:rPr>
          <w:shd w:val="clear" w:color="auto" w:fill="FFFFFF"/>
        </w:rPr>
        <w:t xml:space="preserve"> nové funkce</w:t>
      </w:r>
      <w:bookmarkEnd w:id="26"/>
    </w:p>
    <w:p w14:paraId="5EEBA142" w14:textId="26D22782"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53001E" w:rsidRPr="0053001E">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53001E" w:rsidRPr="0053001E">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9100416"/>
      <w:bookmarkStart w:id="28" w:name="_Hlk76031728"/>
      <w:r w:rsidRPr="00621687">
        <w:rPr>
          <w:rFonts w:asciiTheme="minorHAnsi" w:hAnsiTheme="minorHAnsi" w:cstheme="minorHAnsi"/>
        </w:rPr>
        <w:t>3.4 výběr</w:t>
      </w:r>
      <w:bookmarkEnd w:id="27"/>
    </w:p>
    <w:bookmarkEnd w:id="28"/>
    <w:p w14:paraId="6F372DC1" w14:textId="6E48440F"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E3778F" w:rsidRPr="00E3778F">
        <w:rPr>
          <w:rFonts w:cstheme="minorHAnsi"/>
          <w:highlight w:val="green"/>
        </w:rPr>
        <w:t xml:space="preserve">Tab. </w:t>
      </w:r>
      <w:r w:rsidR="00E3778F" w:rsidRPr="00E3778F">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paměti,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Pr="0048248E" w:rsidRDefault="004F797D" w:rsidP="004F797D">
      <w:pPr>
        <w:ind w:left="1416" w:firstLine="708"/>
        <w:jc w:val="both"/>
        <w:rPr>
          <w:rFonts w:cstheme="minorHAnsi"/>
          <w:highlight w:val="green"/>
        </w:rPr>
      </w:pPr>
      <w:r w:rsidRPr="0048248E">
        <w:rPr>
          <w:rFonts w:cstheme="minorHAnsi"/>
          <w:highlight w:val="green"/>
        </w:rPr>
        <w:t>Jelikož Jav</w:t>
      </w:r>
      <w:r w:rsidR="00686600" w:rsidRPr="0048248E">
        <w:rPr>
          <w:rFonts w:cstheme="minorHAnsi"/>
          <w:highlight w:val="green"/>
        </w:rPr>
        <w:t>a</w:t>
      </w:r>
      <w:r w:rsidRPr="0048248E">
        <w:rPr>
          <w:rFonts w:cstheme="minorHAnsi"/>
          <w:highlight w:val="green"/>
        </w:rPr>
        <w:t xml:space="preserve"> není podporována žádným z hlavních engynů, tak je pro univerzální knihovnu nevhodná</w:t>
      </w:r>
      <w:r w:rsidR="00C2313B" w:rsidRPr="0048248E">
        <w:rPr>
          <w:rFonts w:cstheme="minorHAnsi"/>
          <w:highlight w:val="green"/>
        </w:rPr>
        <w:t>.</w:t>
      </w:r>
      <w:r w:rsidRPr="0048248E">
        <w:rPr>
          <w:rFonts w:cstheme="minorHAnsi"/>
          <w:highlight w:val="green"/>
        </w:rPr>
        <w:t xml:space="preserve"> </w:t>
      </w:r>
    </w:p>
    <w:p w14:paraId="372CF85C" w14:textId="3B8D512F" w:rsidR="0022610B" w:rsidRDefault="0022610B" w:rsidP="00E5179E">
      <w:pPr>
        <w:ind w:left="1416" w:firstLine="708"/>
        <w:jc w:val="both"/>
        <w:rPr>
          <w:rFonts w:cstheme="minorHAnsi"/>
        </w:rPr>
      </w:pPr>
      <w:r w:rsidRPr="0048248E">
        <w:rPr>
          <w:rFonts w:cstheme="minorHAnsi"/>
          <w:highlight w:val="green"/>
        </w:rPr>
        <w:t xml:space="preserve">Kvůli kompilaci </w:t>
      </w:r>
      <w:r w:rsidR="00385C2A" w:rsidRPr="0048248E">
        <w:rPr>
          <w:rFonts w:cstheme="minorHAnsi"/>
          <w:highlight w:val="green"/>
        </w:rPr>
        <w:t>do</w:t>
      </w:r>
      <w:r w:rsidRPr="0048248E">
        <w:rPr>
          <w:rFonts w:cstheme="minorHAnsi"/>
          <w:highlight w:val="green"/>
        </w:rPr>
        <w:t xml:space="preserve"> MSIL, </w:t>
      </w:r>
      <w:r w:rsidR="00FB0E03" w:rsidRPr="0048248E">
        <w:rPr>
          <w:rFonts w:cstheme="minorHAnsi"/>
          <w:highlight w:val="green"/>
        </w:rPr>
        <w:t>který</w:t>
      </w:r>
      <w:r w:rsidRPr="0048248E">
        <w:rPr>
          <w:rFonts w:cstheme="minorHAnsi"/>
          <w:highlight w:val="green"/>
        </w:rPr>
        <w:t xml:space="preserve"> umožňuje </w:t>
      </w:r>
      <w:r w:rsidR="00385C2A" w:rsidRPr="0048248E">
        <w:rPr>
          <w:rFonts w:cstheme="minorHAnsi"/>
          <w:highlight w:val="green"/>
        </w:rPr>
        <w:t>sestavit program z kódů napsaných ve více jazycích, byl jako jazyk</w:t>
      </w:r>
      <w:r w:rsidR="00D635C9" w:rsidRPr="0048248E">
        <w:rPr>
          <w:rFonts w:cstheme="minorHAnsi"/>
          <w:highlight w:val="green"/>
        </w:rPr>
        <w:t>,</w:t>
      </w:r>
      <w:r w:rsidR="00385C2A" w:rsidRPr="0048248E">
        <w:rPr>
          <w:rFonts w:cstheme="minorHAnsi"/>
          <w:highlight w:val="green"/>
        </w:rPr>
        <w:t xml:space="preserve"> pro </w:t>
      </w:r>
      <w:r w:rsidR="00D635C9" w:rsidRPr="0048248E">
        <w:rPr>
          <w:rFonts w:cstheme="minorHAnsi"/>
          <w:highlight w:val="green"/>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2CDA521E"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53001E" w:rsidRPr="0053001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369EF182"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53001E" w:rsidRPr="0053001E">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4402F417"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53001E" w:rsidRPr="0053001E">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48146B0C"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E3778F">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9100417"/>
      <w:r w:rsidRPr="00621687">
        <w:rPr>
          <w:rStyle w:val="Nadpis1Char"/>
          <w:rFonts w:asciiTheme="minorHAnsi" w:hAnsiTheme="minorHAnsi" w:cstheme="minorHAnsi"/>
        </w:rPr>
        <w:t>4. Výběr herních žánrů vhodných pro implementaci</w:t>
      </w:r>
      <w:bookmarkEnd w:id="32"/>
    </w:p>
    <w:bookmarkEnd w:id="31"/>
    <w:p w14:paraId="4DD86002" w14:textId="2676A77E" w:rsidR="00F67031" w:rsidRPr="00F7533D" w:rsidRDefault="00F67031" w:rsidP="00A63640">
      <w:pPr>
        <w:ind w:firstLine="708"/>
        <w:jc w:val="both"/>
        <w:rPr>
          <w:rFonts w:cstheme="minorHAnsi"/>
        </w:rPr>
      </w:pPr>
      <w:r w:rsidRPr="003052F2">
        <w:rPr>
          <w:rFonts w:cstheme="minorHAnsi"/>
          <w:highlight w:val="green"/>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3052F2">
        <w:rPr>
          <w:rFonts w:cstheme="minorHAnsi"/>
          <w:highlight w:val="green"/>
        </w:rPr>
        <w:fldChar w:fldCharType="begin"/>
      </w:r>
      <w:r w:rsidRPr="003052F2">
        <w:rPr>
          <w:rFonts w:cstheme="minorHAnsi"/>
          <w:highlight w:val="green"/>
        </w:rPr>
        <w:instrText xml:space="preserve"> REF _Ref80703811 \h  \* MERGEFORMAT </w:instrText>
      </w:r>
      <w:r w:rsidRPr="003052F2">
        <w:rPr>
          <w:rFonts w:cstheme="minorHAnsi"/>
          <w:highlight w:val="green"/>
        </w:rPr>
      </w:r>
      <w:r w:rsidRPr="003052F2">
        <w:rPr>
          <w:rFonts w:cstheme="minorHAnsi"/>
          <w:highlight w:val="green"/>
        </w:rPr>
        <w:fldChar w:fldCharType="separate"/>
      </w:r>
      <w:r w:rsidR="00E3778F" w:rsidRPr="003052F2">
        <w:rPr>
          <w:highlight w:val="green"/>
        </w:rPr>
        <w:t xml:space="preserve">Tab. </w:t>
      </w:r>
      <w:r w:rsidR="00E3778F" w:rsidRPr="003052F2">
        <w:rPr>
          <w:noProof/>
          <w:highlight w:val="green"/>
        </w:rPr>
        <w:t>2</w:t>
      </w:r>
      <w:r w:rsidRPr="003052F2">
        <w:rPr>
          <w:rFonts w:cstheme="minorHAnsi"/>
          <w:highlight w:val="green"/>
        </w:rPr>
        <w:fldChar w:fldCharType="end"/>
      </w:r>
      <w:r w:rsidRPr="003052F2">
        <w:rPr>
          <w:rFonts w:cstheme="minorHAnsi"/>
          <w:highlight w:val="green"/>
        </w:rPr>
        <w:t xml:space="preserve">). </w:t>
      </w:r>
      <w:sdt>
        <w:sdtPr>
          <w:rPr>
            <w:rFonts w:cstheme="minorHAnsi"/>
            <w:color w:val="000000"/>
            <w:highlight w:val="green"/>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53001E" w:rsidRPr="0053001E">
            <w:rPr>
              <w:color w:val="000000"/>
              <w:highlight w:val="green"/>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E3AD006" w:rsidR="00F67031" w:rsidRPr="001B0812" w:rsidRDefault="00F67031" w:rsidP="00A9403B">
      <w:pPr>
        <w:pStyle w:val="Titulek"/>
        <w:rPr>
          <w:rFonts w:cstheme="minorHAnsi"/>
          <w:color w:val="00B050"/>
        </w:rPr>
      </w:pPr>
      <w:bookmarkStart w:id="33" w:name="_Ref80703811"/>
      <w:r w:rsidRPr="003052F2">
        <w:rPr>
          <w:highlight w:val="green"/>
        </w:rPr>
        <w:t xml:space="preserve">Tab. </w:t>
      </w:r>
      <w:r w:rsidRPr="003052F2">
        <w:rPr>
          <w:highlight w:val="green"/>
        </w:rPr>
        <w:fldChar w:fldCharType="begin"/>
      </w:r>
      <w:r w:rsidRPr="003052F2">
        <w:rPr>
          <w:highlight w:val="green"/>
        </w:rPr>
        <w:instrText xml:space="preserve"> SEQ Tabulka \* ARABIC </w:instrText>
      </w:r>
      <w:r w:rsidRPr="003052F2">
        <w:rPr>
          <w:highlight w:val="green"/>
        </w:rPr>
        <w:fldChar w:fldCharType="separate"/>
      </w:r>
      <w:r w:rsidR="00E3778F" w:rsidRPr="003052F2">
        <w:rPr>
          <w:noProof/>
          <w:highlight w:val="green"/>
        </w:rPr>
        <w:t>2</w:t>
      </w:r>
      <w:r w:rsidRPr="003052F2">
        <w:rPr>
          <w:noProof/>
          <w:highlight w:val="green"/>
        </w:rPr>
        <w:fldChar w:fldCharType="end"/>
      </w:r>
      <w:bookmarkEnd w:id="33"/>
      <w:r w:rsidRPr="003052F2">
        <w:rPr>
          <w:highlight w:val="green"/>
        </w:rPr>
        <w:t xml:space="preserve"> </w:t>
      </w:r>
      <w:bookmarkStart w:id="34" w:name="_Hlk129949326"/>
      <w:r w:rsidRPr="003052F2">
        <w:rPr>
          <w:highlight w:val="green"/>
        </w:rPr>
        <w:t>odlišné značení her</w:t>
      </w:r>
      <w:sdt>
        <w:sdtPr>
          <w:rPr>
            <w:i w:val="0"/>
            <w:color w:val="000000"/>
            <w:highlight w:val="green"/>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53001E" w:rsidRPr="0053001E">
            <w:rPr>
              <w:i w:val="0"/>
              <w:color w:val="000000"/>
              <w:highlight w:val="green"/>
            </w:rPr>
            <w:t>[54–57]</w:t>
          </w:r>
        </w:sdtContent>
      </w:sdt>
      <w:sdt>
        <w:sdtPr>
          <w:rPr>
            <w:i w:val="0"/>
            <w:color w:val="000000"/>
            <w:highlight w:val="green"/>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53001E" w:rsidRPr="0053001E">
            <w:rPr>
              <w:i w:val="0"/>
              <w:color w:val="000000"/>
              <w:highlight w:val="green"/>
            </w:rPr>
            <w:t>[58, 59]</w:t>
          </w:r>
        </w:sdtContent>
      </w:sdt>
      <w:sdt>
        <w:sdtPr>
          <w:rPr>
            <w:i w:val="0"/>
            <w:color w:val="000000"/>
            <w:highlight w:val="green"/>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53001E" w:rsidRPr="0053001E">
            <w:rPr>
              <w:i w:val="0"/>
              <w:color w:val="000000"/>
              <w:highlight w:val="green"/>
            </w:rPr>
            <w:t>[60–63]</w:t>
          </w:r>
        </w:sdtContent>
      </w:sdt>
    </w:p>
    <w:bookmarkEnd w:id="34"/>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5" w:name="_Hlk76031890"/>
      <w:bookmarkStart w:id="36" w:name="_Toc129100418"/>
      <w:r w:rsidRPr="00621687">
        <w:rPr>
          <w:rStyle w:val="Nadpis2Char"/>
          <w:rFonts w:asciiTheme="minorHAnsi" w:hAnsiTheme="minorHAnsi" w:cstheme="minorHAnsi"/>
        </w:rPr>
        <w:t>4.1 RPG</w:t>
      </w:r>
      <w:bookmarkEnd w:id="35"/>
      <w:bookmarkEnd w:id="36"/>
    </w:p>
    <w:p w14:paraId="3C2FBA8B" w14:textId="43BC4589" w:rsidR="005A34DB" w:rsidRDefault="00F67031" w:rsidP="00810BE2">
      <w:pPr>
        <w:pStyle w:val="Odstavecseseznamem"/>
        <w:ind w:left="1416" w:firstLine="696"/>
        <w:jc w:val="both"/>
        <w:rPr>
          <w:rFonts w:cstheme="minorHAnsi"/>
          <w:color w:val="000000"/>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53001E" w:rsidRPr="0053001E">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w:t>
      </w:r>
      <w:r w:rsidR="00E907A4">
        <w:rPr>
          <w:rFonts w:cstheme="minorHAnsi"/>
          <w:color w:val="000000"/>
          <w:shd w:val="clear" w:color="auto" w:fill="FFFFFF"/>
        </w:rPr>
        <w:t>ají</w:t>
      </w:r>
      <w:r w:rsidRPr="00D20F7B">
        <w:rPr>
          <w:rFonts w:cstheme="minorHAnsi"/>
          <w:color w:val="000000"/>
          <w:shd w:val="clear" w:color="auto" w:fill="FFFFFF"/>
        </w:rPr>
        <w:t xml:space="preserve">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subžánrů, které ne všechny stránky </w:t>
      </w:r>
      <w:r w:rsidR="003861ED">
        <w:rPr>
          <w:rFonts w:cstheme="minorHAnsi"/>
          <w:shd w:val="clear" w:color="auto" w:fill="FFFFFF"/>
        </w:rPr>
        <w:t xml:space="preserve">a obchody </w:t>
      </w:r>
      <w:r w:rsidRPr="00DA2E24">
        <w:rPr>
          <w:rFonts w:cstheme="minorHAnsi"/>
          <w:shd w:val="clear" w:color="auto" w:fill="FFFFFF"/>
        </w:rPr>
        <w:t>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E3778F" w:rsidRPr="00F7533D">
        <w:t xml:space="preserve">Tab. </w:t>
      </w:r>
      <w:r w:rsidR="00E3778F">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p>
    <w:p w14:paraId="39681A48" w14:textId="5F502E9C" w:rsidR="00727EEB" w:rsidRDefault="00F67031" w:rsidP="00810BE2">
      <w:pPr>
        <w:pStyle w:val="Odstavecseseznamem"/>
        <w:ind w:left="1416" w:firstLine="696"/>
        <w:jc w:val="both"/>
        <w:rPr>
          <w:rFonts w:cstheme="minorHAnsi"/>
          <w:shd w:val="clear" w:color="auto" w:fill="FFFFFF"/>
        </w:rPr>
      </w:pP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53001E" w:rsidRPr="0053001E">
            <w:rPr>
              <w:rFonts w:cstheme="minorHAnsi"/>
              <w:color w:val="000000"/>
              <w:highlight w:val="darkCyan"/>
              <w:shd w:val="clear" w:color="auto" w:fill="FFFFFF"/>
              <w:lang w:val="en-US"/>
            </w:rPr>
            <w:t>[65]</w:t>
          </w:r>
        </w:sdtContent>
      </w:sdt>
      <w:r w:rsidRPr="00F7533D">
        <w:rPr>
          <w:rFonts w:cstheme="minorHAnsi"/>
          <w:shd w:val="clear" w:color="auto" w:fill="FFFFFF"/>
        </w:rPr>
        <w:t xml:space="preserve">), která je na tahy a hráč má čas promyslet si své další kroky. Původně byly pouze textové, kde hráč vybíral z možností a později se začaly objevovat i grafické verze. </w:t>
      </w:r>
    </w:p>
    <w:p w14:paraId="333186DE" w14:textId="60B6C14D" w:rsidR="00B61C33"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53001E" w:rsidRPr="0053001E">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53001E" w:rsidRPr="0053001E">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53001E" w:rsidRPr="0053001E">
            <w:rPr>
              <w:rFonts w:cstheme="minorHAnsi"/>
              <w:color w:val="000000"/>
              <w:highlight w:val="darkCyan"/>
              <w:shd w:val="clear" w:color="auto" w:fill="FFFFFF"/>
              <w:lang w:val="en-US"/>
            </w:rPr>
            <w:t>[68]</w:t>
          </w:r>
        </w:sdtContent>
      </w:sdt>
      <w:r w:rsidRPr="00F7533D">
        <w:rPr>
          <w:rFonts w:cstheme="minorHAnsi"/>
          <w:shd w:val="clear" w:color="auto" w:fill="FFFFFF"/>
        </w:rPr>
        <w:t>).</w:t>
      </w:r>
    </w:p>
    <w:p w14:paraId="03382107" w14:textId="5884D550" w:rsidR="00117CB0"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w:t>
      </w:r>
      <w:r w:rsidR="00036F31">
        <w:rPr>
          <w:rFonts w:cstheme="minorHAnsi"/>
          <w:shd w:val="clear" w:color="auto" w:fill="FFFFFF"/>
        </w:rPr>
        <w:t>e současně</w:t>
      </w:r>
      <w:r w:rsidRPr="00F7533D">
        <w:rPr>
          <w:rFonts w:cstheme="minorHAnsi"/>
          <w:shd w:val="clear" w:color="auto" w:fill="FFFFFF"/>
        </w:rPr>
        <w:t xml:space="preserve"> tisíce hráčů, kteří mohou navzájem komunikovat, pomáhat si, obchodovat, bojovat v</w:t>
      </w:r>
      <w:r w:rsidR="00D03187">
        <w:rPr>
          <w:rFonts w:cstheme="minorHAnsi"/>
          <w:shd w:val="clear" w:color="auto" w:fill="FFFFFF"/>
        </w:rPr>
        <w:t> </w:t>
      </w:r>
      <w:r w:rsidRPr="00F7533D">
        <w:rPr>
          <w:rFonts w:cstheme="minorHAnsi"/>
          <w:shd w:val="clear" w:color="auto" w:fill="FFFFFF"/>
        </w:rPr>
        <w:t>PvP</w:t>
      </w:r>
      <w:r w:rsidR="00D03187">
        <w:rPr>
          <w:rFonts w:cstheme="minorHAnsi"/>
          <w:shd w:val="clear" w:color="auto" w:fill="FFFFFF"/>
        </w:rPr>
        <w:t xml:space="preserve"> (</w:t>
      </w:r>
      <w:r w:rsidR="00D03187" w:rsidRPr="003052F2">
        <w:rPr>
          <w:rFonts w:cstheme="minorHAnsi"/>
          <w:shd w:val="clear" w:color="auto" w:fill="FFFFFF"/>
          <w:lang w:val="en-US"/>
        </w:rPr>
        <w:t>Player</w:t>
      </w:r>
      <w:r w:rsidR="00D03187">
        <w:rPr>
          <w:rFonts w:cstheme="minorHAnsi"/>
          <w:shd w:val="clear" w:color="auto" w:fill="FFFFFF"/>
        </w:rPr>
        <w:t xml:space="preserve"> vs </w:t>
      </w:r>
      <w:r w:rsidR="00D03187" w:rsidRPr="003052F2">
        <w:rPr>
          <w:rFonts w:cstheme="minorHAnsi"/>
          <w:shd w:val="clear" w:color="auto" w:fill="FFFFFF"/>
          <w:lang w:val="en-US"/>
        </w:rPr>
        <w:t>Player</w:t>
      </w:r>
      <w:r w:rsidR="00D03187">
        <w:rPr>
          <w:rFonts w:cstheme="minorHAnsi"/>
          <w:shd w:val="clear" w:color="auto" w:fill="FFFFFF"/>
        </w:rPr>
        <w:t>)</w:t>
      </w:r>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53001E" w:rsidRPr="0053001E">
            <w:rPr>
              <w:rFonts w:cstheme="minorHAnsi"/>
              <w:color w:val="000000"/>
              <w:highlight w:val="darkCyan"/>
              <w:shd w:val="clear" w:color="auto" w:fill="FFFFFF"/>
              <w:lang w:val="en-US"/>
            </w:rPr>
            <w:t>[69]</w:t>
          </w:r>
        </w:sdtContent>
      </w:sdt>
      <w:r w:rsidRPr="00F7533D">
        <w:rPr>
          <w:rFonts w:cstheme="minorHAnsi"/>
          <w:shd w:val="clear" w:color="auto" w:fill="FFFFFF"/>
        </w:rPr>
        <w:t>).</w:t>
      </w:r>
    </w:p>
    <w:p w14:paraId="2D212D08" w14:textId="5AAD3779" w:rsidR="00F67031" w:rsidRPr="00810BE2" w:rsidRDefault="00F67031" w:rsidP="00810BE2">
      <w:pPr>
        <w:pStyle w:val="Odstavecseseznamem"/>
        <w:ind w:left="1416" w:firstLine="696"/>
        <w:jc w:val="both"/>
        <w:rPr>
          <w:rFonts w:cstheme="minorHAnsi"/>
          <w:shd w:val="clear" w:color="auto" w:fill="FFFFFF"/>
        </w:rPr>
      </w:pPr>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53001E" w:rsidRPr="0053001E">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53001E" w:rsidRPr="0053001E">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53001E" w:rsidRPr="0053001E">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w:t>
      </w:r>
      <w:r w:rsidRPr="00A0644C">
        <w:rPr>
          <w:rFonts w:cstheme="minorHAnsi"/>
          <w:shd w:val="clear" w:color="auto" w:fill="FFFFFF"/>
        </w:rPr>
        <w:lastRenderedPageBreak/>
        <w:t xml:space="preserve">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53001E" w:rsidRPr="0053001E">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7" w:name="_Toc129100419"/>
      <w:bookmarkStart w:id="38" w:name="_Hlk76031907"/>
      <w:r w:rsidRPr="00F7533D">
        <w:rPr>
          <w:rStyle w:val="Nadpis2Char"/>
          <w:rFonts w:asciiTheme="minorHAnsi" w:hAnsiTheme="minorHAnsi" w:cstheme="minorHAnsi"/>
        </w:rPr>
        <w:t>4.2 akční</w:t>
      </w:r>
      <w:bookmarkEnd w:id="37"/>
      <w:r w:rsidRPr="00F7533D">
        <w:rPr>
          <w:rFonts w:cstheme="minorHAnsi"/>
          <w:color w:val="000000"/>
          <w:sz w:val="20"/>
          <w:szCs w:val="20"/>
          <w:shd w:val="clear" w:color="auto" w:fill="FFFFFF"/>
        </w:rPr>
        <w:t xml:space="preserve"> </w:t>
      </w:r>
    </w:p>
    <w:bookmarkEnd w:id="38"/>
    <w:p w14:paraId="32EE847A" w14:textId="1DA1694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53001E" w:rsidRPr="0053001E">
            <w:rPr>
              <w:color w:val="000000"/>
            </w:rPr>
            <w:t>[77]</w:t>
          </w:r>
        </w:sdtContent>
      </w:sdt>
      <w:r w:rsidRPr="00F7533D">
        <w:rPr>
          <w:rFonts w:cstheme="minorHAnsi"/>
          <w:color w:val="000000"/>
          <w:shd w:val="clear" w:color="auto" w:fill="FFFFFF"/>
        </w:rPr>
        <w:t xml:space="preserve"> V bojových hrách si </w:t>
      </w:r>
      <w:r w:rsidR="00340F7B">
        <w:rPr>
          <w:rFonts w:cstheme="minorHAnsi"/>
          <w:color w:val="000000"/>
          <w:shd w:val="clear" w:color="auto" w:fill="FFFFFF"/>
        </w:rPr>
        <w:t>hráč typicky volí</w:t>
      </w:r>
      <w:r w:rsidRPr="00F7533D">
        <w:rPr>
          <w:rFonts w:cstheme="minorHAnsi"/>
          <w:color w:val="000000"/>
          <w:shd w:val="clear" w:color="auto" w:fill="FFFFFF"/>
        </w:rPr>
        <w:t xml:space="preserve"> postavu ze seznamu a následně s ní bojujete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53001E" w:rsidRPr="0053001E">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w:t>
      </w:r>
      <w:r w:rsidR="00053E2D">
        <w:rPr>
          <w:rFonts w:cstheme="minorHAnsi"/>
          <w:color w:val="000000"/>
          <w:shd w:val="clear" w:color="auto" w:fill="FFFFFF"/>
        </w:rPr>
        <w:t xml:space="preserve"> hry</w:t>
      </w:r>
      <w:r w:rsidRPr="00F7533D">
        <w:rPr>
          <w:rFonts w:cstheme="minorHAnsi"/>
          <w:color w:val="000000"/>
          <w:shd w:val="clear" w:color="auto" w:fill="FFFFFF"/>
        </w:rPr>
        <w:t>, většinou jsou</w:t>
      </w:r>
      <w:r w:rsidR="00B204A9">
        <w:rPr>
          <w:rFonts w:cstheme="minorHAnsi"/>
          <w:color w:val="000000"/>
          <w:shd w:val="clear" w:color="auto" w:fill="FFFFFF"/>
        </w:rPr>
        <w:t xml:space="preserve"> brány</w:t>
      </w:r>
      <w:r w:rsidRPr="00F7533D">
        <w:rPr>
          <w:rFonts w:cstheme="minorHAnsi"/>
          <w:color w:val="000000"/>
          <w:shd w:val="clear" w:color="auto" w:fill="FFFFFF"/>
        </w:rPr>
        <w:t xml:space="preserve"> jako samostatný žánr.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53001E" w:rsidRPr="0053001E">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53001E" w:rsidRPr="0053001E">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plošinovka si většina </w:t>
      </w:r>
      <w:r w:rsidR="007E2526">
        <w:rPr>
          <w:rFonts w:cstheme="minorHAnsi"/>
          <w:color w:val="000000"/>
          <w:shd w:val="clear" w:color="auto" w:fill="FFFFFF"/>
        </w:rPr>
        <w:t>lidí</w:t>
      </w:r>
      <w:r w:rsidR="00A17CAE">
        <w:rPr>
          <w:rFonts w:cstheme="minorHAnsi"/>
          <w:color w:val="000000"/>
          <w:shd w:val="clear" w:color="auto" w:fill="FFFFFF"/>
        </w:rPr>
        <w:t xml:space="preserve"> </w:t>
      </w:r>
      <w:r w:rsidRPr="00F7533D">
        <w:rPr>
          <w:rFonts w:cstheme="minorHAnsi"/>
          <w:color w:val="000000"/>
          <w:shd w:val="clear" w:color="auto" w:fill="FFFFFF"/>
        </w:rPr>
        <w:t xml:space="preserve">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53001E" w:rsidRPr="0053001E">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w:t>
      </w:r>
      <w:r w:rsidR="00A17CAE">
        <w:rPr>
          <w:rFonts w:cstheme="minorHAnsi"/>
          <w:color w:val="000000"/>
          <w:shd w:val="clear" w:color="auto" w:fill="FFFFFF"/>
        </w:rPr>
        <w:t>pohybuje</w:t>
      </w:r>
      <w:r w:rsidR="00A17CAE" w:rsidRPr="00F7533D">
        <w:rPr>
          <w:rFonts w:cstheme="minorHAnsi"/>
          <w:color w:val="000000"/>
          <w:shd w:val="clear" w:color="auto" w:fill="FFFFFF"/>
        </w:rPr>
        <w:t xml:space="preserve"> </w:t>
      </w:r>
      <w:r w:rsidRPr="00F7533D">
        <w:rPr>
          <w:rFonts w:cstheme="minorHAnsi"/>
          <w:color w:val="000000"/>
          <w:shd w:val="clear" w:color="auto" w:fill="FFFFFF"/>
        </w:rPr>
        <w:t xml:space="preserve">po platformách </w:t>
      </w:r>
      <w:r w:rsidR="004308CD">
        <w:rPr>
          <w:rFonts w:cstheme="minorHAnsi"/>
          <w:color w:val="000000"/>
          <w:shd w:val="clear" w:color="auto" w:fill="FFFFFF"/>
        </w:rPr>
        <w:t xml:space="preserve">a </w:t>
      </w:r>
      <w:r w:rsidRPr="00F7533D">
        <w:rPr>
          <w:rFonts w:cstheme="minorHAnsi"/>
          <w:color w:val="000000"/>
          <w:shd w:val="clear" w:color="auto" w:fill="FFFFFF"/>
        </w:rPr>
        <w:t>musí</w:t>
      </w:r>
      <w:r w:rsidR="004308CD">
        <w:rPr>
          <w:rFonts w:cstheme="minorHAnsi"/>
          <w:color w:val="000000"/>
          <w:shd w:val="clear" w:color="auto" w:fill="FFFFFF"/>
        </w:rPr>
        <w:t xml:space="preserve"> se</w:t>
      </w:r>
      <w:r w:rsidRPr="00F7533D">
        <w:rPr>
          <w:rFonts w:cstheme="minorHAnsi"/>
          <w:color w:val="000000"/>
          <w:shd w:val="clear" w:color="auto" w:fill="FFFFFF"/>
        </w:rPr>
        <w:t xml:space="preserve"> dostat na konec úrovně</w:t>
      </w:r>
      <w:r w:rsidR="004308CD">
        <w:rPr>
          <w:rFonts w:cstheme="minorHAnsi"/>
          <w:color w:val="000000"/>
          <w:shd w:val="clear" w:color="auto" w:fill="FFFFFF"/>
        </w:rPr>
        <w:t>.</w:t>
      </w:r>
      <w:r w:rsidR="00256D67">
        <w:rPr>
          <w:rFonts w:cstheme="minorHAnsi"/>
          <w:shd w:val="clear" w:color="auto" w:fill="FFFFFF"/>
        </w:rPr>
        <w:t xml:space="preserve"> P</w:t>
      </w:r>
      <w:r w:rsidRPr="005B25CD">
        <w:rPr>
          <w:rFonts w:cstheme="minorHAnsi"/>
          <w:shd w:val="clear" w:color="auto" w:fill="FFFFFF"/>
        </w:rPr>
        <w:t xml:space="preserve">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53001E" w:rsidRPr="0053001E">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53001E" w:rsidRPr="0053001E">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w:t>
      </w:r>
      <w:r w:rsidR="005D623F">
        <w:rPr>
          <w:rFonts w:cstheme="minorHAnsi"/>
          <w:shd w:val="clear" w:color="auto" w:fill="FFFFFF"/>
        </w:rPr>
        <w:t>ový systém</w:t>
      </w:r>
      <w:r w:rsidRPr="005B25CD">
        <w:rPr>
          <w:rFonts w:cstheme="minorHAnsi"/>
          <w:shd w:val="clear" w:color="auto" w:fill="FFFFFF"/>
        </w:rPr>
        <w:t xml:space="preserv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53001E" w:rsidRPr="0053001E">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9" w:name="_Toc129100420"/>
      <w:bookmarkStart w:id="40" w:name="_Hlk76031922"/>
      <w:r w:rsidRPr="00621687">
        <w:rPr>
          <w:rFonts w:asciiTheme="minorHAnsi" w:hAnsiTheme="minorHAnsi" w:cstheme="minorHAnsi"/>
        </w:rPr>
        <w:t>4.3 strategie</w:t>
      </w:r>
      <w:bookmarkEnd w:id="39"/>
    </w:p>
    <w:bookmarkEnd w:id="40"/>
    <w:p w14:paraId="5C393321" w14:textId="2FD27BFF" w:rsidR="00F67031" w:rsidRPr="00F7533D" w:rsidRDefault="00F67031" w:rsidP="002E1297">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53001E" w:rsidRPr="0053001E">
            <w:rPr>
              <w:rFonts w:cstheme="minorHAnsi"/>
              <w:color w:val="000000"/>
              <w:highlight w:val="darkCyan"/>
            </w:rPr>
            <w:t>[86]</w:t>
          </w:r>
        </w:sdtContent>
      </w:sdt>
      <w:r w:rsidRPr="00F7533D">
        <w:rPr>
          <w:rFonts w:cstheme="minorHAnsi"/>
        </w:rPr>
        <w:t>). Existují dva způsoby členění. První je podle toho, zda je hra na kola (tahová</w:t>
      </w:r>
      <w:r w:rsidR="00C65889">
        <w:rPr>
          <w:rFonts w:cstheme="minorHAnsi"/>
        </w:rPr>
        <w:t xml:space="preserve"> neboli </w:t>
      </w:r>
      <w:r w:rsidRPr="00F7533D">
        <w:rPr>
          <w:rFonts w:cstheme="minorHAnsi"/>
          <w:lang w:val="en-US"/>
        </w:rPr>
        <w:t>turn-based</w:t>
      </w:r>
      <w:r w:rsidRPr="00F7533D">
        <w:rPr>
          <w:rFonts w:cstheme="minorHAnsi"/>
        </w:rPr>
        <w:t>) a hráči se střídají</w:t>
      </w:r>
      <w:r w:rsidR="0032084A">
        <w:rPr>
          <w:rFonts w:cstheme="minorHAnsi"/>
        </w:rPr>
        <w:t xml:space="preserve"> (např. </w:t>
      </w:r>
      <w:r w:rsidR="0032084A" w:rsidRPr="003052F2">
        <w:rPr>
          <w:rFonts w:cstheme="minorHAnsi"/>
          <w:lang w:val="en-US"/>
        </w:rPr>
        <w:t>Civilization</w:t>
      </w:r>
      <w:r w:rsidR="0032084A">
        <w:rPr>
          <w:rFonts w:cstheme="minorHAnsi"/>
        </w:rPr>
        <w:t xml:space="preserve"> V</w:t>
      </w:r>
      <w:sdt>
        <w:sdtPr>
          <w:rPr>
            <w:rFonts w:cstheme="minorHAnsi"/>
            <w:color w:val="000000"/>
          </w:rPr>
          <w:tag w:val="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
          <w:id w:val="2053805677"/>
          <w:placeholder>
            <w:docPart w:val="DefaultPlaceholder_-1854013440"/>
          </w:placeholder>
        </w:sdtPr>
        <w:sdtContent>
          <w:r w:rsidR="0053001E" w:rsidRPr="0053001E">
            <w:rPr>
              <w:rFonts w:cstheme="minorHAnsi"/>
              <w:color w:val="000000"/>
            </w:rPr>
            <w:t>[87]</w:t>
          </w:r>
        </w:sdtContent>
      </w:sdt>
      <w:r w:rsidR="0032084A">
        <w:rPr>
          <w:rFonts w:cstheme="minorHAnsi"/>
        </w:rPr>
        <w:t>)</w:t>
      </w:r>
      <w:r w:rsidRPr="00F7533D">
        <w:rPr>
          <w:rFonts w:cstheme="minorHAnsi"/>
        </w:rPr>
        <w:t>, nebo vše probíhá v reálném čase (RTS)</w:t>
      </w:r>
      <w:r w:rsidR="001931CD">
        <w:rPr>
          <w:rFonts w:cstheme="minorHAnsi"/>
        </w:rPr>
        <w:t xml:space="preserve"> jako například </w:t>
      </w:r>
      <w:r w:rsidR="001931CD" w:rsidRPr="003052F2">
        <w:rPr>
          <w:rFonts w:cstheme="minorHAnsi"/>
          <w:lang w:val="en-US"/>
        </w:rPr>
        <w:t>Age of Empires</w:t>
      </w:r>
      <w:sdt>
        <w:sdtPr>
          <w:rPr>
            <w:rFonts w:cstheme="minorHAnsi"/>
            <w:color w:val="000000"/>
            <w:lang w:val="en-US"/>
          </w:rPr>
          <w:tag w:val="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
          <w:id w:val="-476377166"/>
          <w:placeholder>
            <w:docPart w:val="DefaultPlaceholder_-1854013440"/>
          </w:placeholder>
        </w:sdtPr>
        <w:sdtContent>
          <w:r w:rsidR="0053001E" w:rsidRPr="0053001E">
            <w:rPr>
              <w:rFonts w:cstheme="minorHAnsi"/>
              <w:color w:val="000000"/>
              <w:lang w:val="en-US"/>
            </w:rPr>
            <w:t>[88]</w:t>
          </w:r>
        </w:sdtContent>
      </w:sdt>
      <w:r w:rsidRPr="00F7533D">
        <w:rPr>
          <w:rFonts w:cstheme="minorHAnsi"/>
        </w:rPr>
        <w:t>. Druhé je podle zaměření</w:t>
      </w:r>
      <w:r w:rsidRPr="00FD4AB2">
        <w:rPr>
          <w:rFonts w:cstheme="minorHAnsi"/>
        </w:rPr>
        <w:t>,</w:t>
      </w:r>
      <w:r w:rsidRPr="00F7533D">
        <w:rPr>
          <w:rFonts w:cstheme="minorHAnsi"/>
        </w:rPr>
        <w:t xml:space="preserve"> jako jsou </w:t>
      </w:r>
      <w:r w:rsidR="00646A56">
        <w:rPr>
          <w:rFonts w:cstheme="minorHAnsi"/>
        </w:rPr>
        <w:t xml:space="preserve">například </w:t>
      </w:r>
      <w:r w:rsidRPr="00F7533D">
        <w:rPr>
          <w:rFonts w:cstheme="minorHAnsi"/>
        </w:rPr>
        <w:t>válečn</w:t>
      </w:r>
      <w:r w:rsidR="007537FC">
        <w:rPr>
          <w:rFonts w:cstheme="minorHAnsi"/>
        </w:rPr>
        <w:t>é</w:t>
      </w:r>
      <w:r w:rsidR="00A771E6">
        <w:rPr>
          <w:rFonts w:cstheme="minorHAnsi"/>
        </w:rPr>
        <w:t xml:space="preserve"> či</w:t>
      </w:r>
      <w:r w:rsidR="00646A56">
        <w:rPr>
          <w:rFonts w:cstheme="minorHAnsi"/>
        </w:rPr>
        <w:t xml:space="preserve"> </w:t>
      </w:r>
      <w:r w:rsidRPr="00F7533D">
        <w:rPr>
          <w:rFonts w:cstheme="minorHAnsi"/>
        </w:rPr>
        <w:t>budovatelsk</w:t>
      </w:r>
      <w:r w:rsidR="007537FC">
        <w:rPr>
          <w:rFonts w:cstheme="minorHAnsi"/>
        </w:rPr>
        <w:t>é</w:t>
      </w:r>
      <w:r w:rsidRPr="00F7533D">
        <w:rPr>
          <w:rFonts w:cstheme="minorHAnsi"/>
        </w:rPr>
        <w:t xml:space="preserve">. Když se řekne strategie většina lidí si vybaví válečnou, kde hráč těží suroviny na stavbu budov a výrobu jednotek, kterými se snaží porazit </w:t>
      </w:r>
      <w:r w:rsidR="006366C1">
        <w:rPr>
          <w:rFonts w:cstheme="minorHAnsi"/>
        </w:rPr>
        <w:t>protivník</w:t>
      </w:r>
      <w:r w:rsidR="0089578E">
        <w:rPr>
          <w:rFonts w:cstheme="minorHAnsi"/>
        </w:rPr>
        <w:t>a</w:t>
      </w:r>
      <w:r w:rsidRPr="00F7533D">
        <w:rPr>
          <w:rFonts w:cstheme="minorHAnsi"/>
        </w:rPr>
        <w:t xml:space="preserve">. V budovatelských </w:t>
      </w:r>
      <w:r w:rsidR="00A771E6">
        <w:rPr>
          <w:rFonts w:cstheme="minorHAnsi"/>
        </w:rPr>
        <w:t>se hráč stává starostou města či manažerem (např. zábavního parku, přepravní společnosti či nemocnice) a jeho úkolem je</w:t>
      </w:r>
      <w:r w:rsidR="002E1297">
        <w:rPr>
          <w:rFonts w:cstheme="minorHAnsi"/>
        </w:rPr>
        <w:t xml:space="preserve"> </w:t>
      </w:r>
      <w:r w:rsidRPr="00F7533D">
        <w:rPr>
          <w:rFonts w:cstheme="minorHAnsi"/>
        </w:rPr>
        <w:t xml:space="preserve">vyřešit logistiku, zajistit zisk na další rozvoj </w:t>
      </w:r>
      <w:r w:rsidRPr="003052F2">
        <w:rPr>
          <w:rFonts w:cstheme="minorHAnsi"/>
        </w:rPr>
        <w:t>a starat se o spokojenost lidí</w:t>
      </w:r>
      <w:r w:rsidR="0016786F">
        <w:rPr>
          <w:rFonts w:cstheme="minorHAnsi"/>
          <w:color w:val="FF0000"/>
        </w:rPr>
        <w:t xml:space="preserve"> </w:t>
      </w:r>
      <w:r w:rsidR="0016786F" w:rsidRPr="003052F2">
        <w:rPr>
          <w:rFonts w:cstheme="minorHAnsi"/>
        </w:rPr>
        <w:t xml:space="preserve">(např. </w:t>
      </w:r>
      <w:r w:rsidR="0016786F" w:rsidRPr="003052F2">
        <w:rPr>
          <w:rFonts w:cstheme="minorHAnsi"/>
          <w:lang w:val="en-US"/>
        </w:rPr>
        <w:t>Citie</w:t>
      </w:r>
      <w:r w:rsidR="002926CB" w:rsidRPr="003052F2">
        <w:rPr>
          <w:rFonts w:cstheme="minorHAnsi"/>
          <w:lang w:val="en-US"/>
        </w:rPr>
        <w:t>s</w:t>
      </w:r>
      <w:r w:rsidR="0016786F" w:rsidRPr="003052F2">
        <w:rPr>
          <w:rFonts w:cstheme="minorHAnsi"/>
          <w:lang w:val="en-US"/>
        </w:rPr>
        <w:t>: Skylines</w:t>
      </w:r>
      <w:sdt>
        <w:sdtPr>
          <w:rPr>
            <w:rFonts w:cstheme="minorHAnsi"/>
            <w:color w:val="000000"/>
          </w:rPr>
          <w:tag w:val="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
          <w:id w:val="1620565878"/>
          <w:placeholder>
            <w:docPart w:val="DefaultPlaceholder_-1854013440"/>
          </w:placeholder>
        </w:sdtPr>
        <w:sdtContent>
          <w:r w:rsidR="0053001E" w:rsidRPr="0053001E">
            <w:rPr>
              <w:rFonts w:cstheme="minorHAnsi"/>
              <w:color w:val="000000"/>
            </w:rPr>
            <w:t>[89]</w:t>
          </w:r>
        </w:sdtContent>
      </w:sdt>
      <w:r w:rsidR="0016786F" w:rsidRPr="003052F2">
        <w:rPr>
          <w:rFonts w:cstheme="minorHAnsi"/>
        </w:rPr>
        <w:t xml:space="preserve"> a </w:t>
      </w:r>
      <w:r w:rsidR="0016786F" w:rsidRPr="003052F2">
        <w:rPr>
          <w:rFonts w:cstheme="minorHAnsi"/>
          <w:lang w:val="en-US"/>
        </w:rPr>
        <w:t>RollerCoaster Tycoon</w:t>
      </w:r>
      <w:sdt>
        <w:sdtPr>
          <w:rPr>
            <w:rFonts w:cstheme="minorHAnsi"/>
            <w:color w:val="000000"/>
          </w:rPr>
          <w:tag w:val="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
          <w:id w:val="430550687"/>
          <w:placeholder>
            <w:docPart w:val="DefaultPlaceholder_-1854013440"/>
          </w:placeholder>
        </w:sdtPr>
        <w:sdtContent>
          <w:r w:rsidR="0053001E" w:rsidRPr="0053001E">
            <w:rPr>
              <w:rFonts w:cstheme="minorHAnsi"/>
              <w:color w:val="000000"/>
            </w:rPr>
            <w:t>[90]</w:t>
          </w:r>
        </w:sdtContent>
      </w:sdt>
      <w:r w:rsidR="0016786F" w:rsidRPr="003052F2">
        <w:rPr>
          <w:rFonts w:cstheme="minorHAnsi"/>
        </w:rPr>
        <w:t>)</w:t>
      </w:r>
      <w:r w:rsidRPr="003052F2">
        <w:rPr>
          <w:rFonts w:cstheme="minorHAnsi"/>
        </w:rPr>
        <w:t>.</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
          <w:id w:val="1083729346"/>
          <w:placeholder>
            <w:docPart w:val="DefaultPlaceholder_-1854013440"/>
          </w:placeholder>
        </w:sdtPr>
        <w:sdtEndPr>
          <w:rPr>
            <w:rFonts w:cstheme="minorBidi"/>
          </w:rPr>
        </w:sdtEndPr>
        <w:sdtContent>
          <w:r w:rsidR="0053001E" w:rsidRPr="0053001E">
            <w:rPr>
              <w:color w:val="000000"/>
            </w:rPr>
            <w:t>[72, 74, 91]</w:t>
          </w:r>
        </w:sdtContent>
      </w:sdt>
      <w:r w:rsidRPr="00F7533D">
        <w:rPr>
          <w:rFonts w:cstheme="minorHAnsi"/>
          <w:color w:val="FF0000"/>
        </w:rPr>
        <w:t xml:space="preserve"> </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1" w:name="_Toc129100421"/>
      <w:r w:rsidRPr="00621687">
        <w:rPr>
          <w:rFonts w:asciiTheme="minorHAnsi" w:hAnsiTheme="minorHAnsi" w:cstheme="minorHAnsi"/>
          <w:shd w:val="clear" w:color="auto" w:fill="FFFFFF"/>
        </w:rPr>
        <w:t>4.4 závodní</w:t>
      </w:r>
      <w:bookmarkEnd w:id="41"/>
    </w:p>
    <w:p w14:paraId="14B00349" w14:textId="4EA4C42F" w:rsidR="0074038A" w:rsidRDefault="0074038A" w:rsidP="00DF4197">
      <w:pPr>
        <w:ind w:left="1416" w:firstLine="708"/>
        <w:jc w:val="both"/>
        <w:rPr>
          <w:ins w:id="42" w:author="Martin Novák" w:date="2023-03-18T19:58:00Z"/>
          <w:rFonts w:cstheme="minorHAnsi"/>
        </w:rPr>
      </w:pPr>
      <w:ins w:id="43" w:author="Martin Novák" w:date="2023-03-18T19:58:00Z">
        <w:r>
          <w:rPr>
            <w:rFonts w:cstheme="minorHAnsi"/>
          </w:rPr>
          <w:t>Jed</w:t>
        </w:r>
      </w:ins>
      <w:ins w:id="44" w:author="Martin Novák" w:date="2023-03-18T19:59:00Z">
        <w:r>
          <w:rPr>
            <w:rFonts w:cstheme="minorHAnsi"/>
          </w:rPr>
          <w:t>ním z možných dělení závodních her je podle jízdního modelu. Realistický (např.</w:t>
        </w:r>
      </w:ins>
      <w:ins w:id="45" w:author="Martin Novák" w:date="2023-03-18T20:00:00Z">
        <w:r>
          <w:rPr>
            <w:rFonts w:cstheme="minorHAnsi"/>
          </w:rPr>
          <w:t xml:space="preserve"> </w:t>
        </w:r>
      </w:ins>
      <w:ins w:id="46" w:author="Martin Novák" w:date="2023-03-18T20:16:00Z">
        <w:r w:rsidR="00831BEF" w:rsidRPr="00BF4095">
          <w:rPr>
            <w:rFonts w:cstheme="minorHAnsi"/>
            <w:lang w:val="en-US"/>
            <w:rPrChange w:id="47" w:author="Martin Novák" w:date="2023-03-18T20:23:00Z">
              <w:rPr>
                <w:rFonts w:cstheme="minorHAnsi"/>
              </w:rPr>
            </w:rPrChange>
          </w:rPr>
          <w:t>D</w:t>
        </w:r>
      </w:ins>
      <w:ins w:id="48" w:author="Martin Novák" w:date="2023-03-18T20:18:00Z">
        <w:r w:rsidR="00256384" w:rsidRPr="00BF4095">
          <w:rPr>
            <w:rFonts w:cstheme="minorHAnsi"/>
            <w:lang w:val="en-US"/>
            <w:rPrChange w:id="49" w:author="Martin Novák" w:date="2023-03-18T20:23:00Z">
              <w:rPr>
                <w:rFonts w:cstheme="minorHAnsi"/>
              </w:rPr>
            </w:rPrChange>
          </w:rPr>
          <w:t>i</w:t>
        </w:r>
      </w:ins>
      <w:ins w:id="50" w:author="Martin Novák" w:date="2023-03-18T20:16:00Z">
        <w:r w:rsidR="00831BEF" w:rsidRPr="00BF4095">
          <w:rPr>
            <w:rFonts w:cstheme="minorHAnsi"/>
            <w:lang w:val="en-US"/>
            <w:rPrChange w:id="51" w:author="Martin Novák" w:date="2023-03-18T20:23:00Z">
              <w:rPr>
                <w:rFonts w:cstheme="minorHAnsi"/>
              </w:rPr>
            </w:rPrChange>
          </w:rPr>
          <w:t xml:space="preserve">RT </w:t>
        </w:r>
      </w:ins>
      <w:ins w:id="52" w:author="Martin Novák" w:date="2023-03-18T20:17:00Z">
        <w:r w:rsidR="00831BEF" w:rsidRPr="00BF4095">
          <w:rPr>
            <w:rFonts w:cstheme="minorHAnsi"/>
            <w:lang w:val="en-US"/>
            <w:rPrChange w:id="53" w:author="Martin Novák" w:date="2023-03-18T20:23:00Z">
              <w:rPr>
                <w:rFonts w:cstheme="minorHAnsi"/>
              </w:rPr>
            </w:rPrChange>
          </w:rPr>
          <w:t>Rally</w:t>
        </w:r>
      </w:ins>
      <w:customXmlInsRangeStart w:id="54" w:author="Martin Novák" w:date="2023-03-18T20:17:00Z"/>
      <w:sdt>
        <w:sdtPr>
          <w:rPr>
            <w:rFonts w:cstheme="minorHAnsi"/>
            <w:color w:val="000000"/>
          </w:rPr>
          <w:tag w:val="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
          <w:id w:val="467094297"/>
          <w:placeholder>
            <w:docPart w:val="DefaultPlaceholder_-1854013440"/>
          </w:placeholder>
        </w:sdtPr>
        <w:sdtContent>
          <w:customXmlInsRangeEnd w:id="54"/>
          <w:ins w:id="55" w:author="Martin Novák" w:date="2023-03-18T21:14:00Z">
            <w:r w:rsidR="0053001E" w:rsidRPr="0053001E">
              <w:rPr>
                <w:rFonts w:cstheme="minorHAnsi"/>
                <w:color w:val="000000"/>
                <w:rPrChange w:id="56" w:author="Martin Novák" w:date="2023-03-18T21:14:00Z">
                  <w:rPr/>
                </w:rPrChange>
              </w:rPr>
              <w:t>[92]</w:t>
            </w:r>
          </w:ins>
          <w:customXmlInsRangeStart w:id="57" w:author="Martin Novák" w:date="2023-03-18T20:17:00Z"/>
        </w:sdtContent>
      </w:sdt>
      <w:customXmlInsRangeEnd w:id="57"/>
      <w:ins w:id="58" w:author="Martin Novák" w:date="2023-03-18T20:00:00Z">
        <w:r>
          <w:rPr>
            <w:rFonts w:cstheme="minorHAnsi"/>
          </w:rPr>
          <w:t>) se snaží co nejvíce napodobit chová</w:t>
        </w:r>
      </w:ins>
      <w:ins w:id="59" w:author="Martin Novák" w:date="2023-03-18T20:01:00Z">
        <w:r>
          <w:rPr>
            <w:rFonts w:cstheme="minorHAnsi"/>
          </w:rPr>
          <w:t>ní skutečných vozů. Arkádový</w:t>
        </w:r>
      </w:ins>
      <w:ins w:id="60" w:author="Martin Novák" w:date="2023-03-18T20:04:00Z">
        <w:r>
          <w:rPr>
            <w:rFonts w:cstheme="minorHAnsi"/>
          </w:rPr>
          <w:t xml:space="preserve"> (např. </w:t>
        </w:r>
        <w:r w:rsidR="00D67D2B" w:rsidRPr="002347AB">
          <w:rPr>
            <w:rFonts w:cstheme="minorHAnsi"/>
            <w:lang w:val="en-US"/>
            <w:rPrChange w:id="61" w:author="Martin Novák" w:date="2023-03-18T20:22:00Z">
              <w:rPr>
                <w:rFonts w:cstheme="minorHAnsi"/>
              </w:rPr>
            </w:rPrChange>
          </w:rPr>
          <w:t>Need For Speed</w:t>
        </w:r>
      </w:ins>
      <w:customXmlInsRangeStart w:id="62" w:author="Martin Novák" w:date="2023-03-18T20:18:00Z"/>
      <w:sdt>
        <w:sdtPr>
          <w:rPr>
            <w:rFonts w:cstheme="minorHAnsi"/>
            <w:color w:val="000000"/>
          </w:rPr>
          <w:tag w:val="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
          <w:id w:val="-1016149681"/>
          <w:placeholder>
            <w:docPart w:val="DefaultPlaceholder_-1854013440"/>
          </w:placeholder>
        </w:sdtPr>
        <w:sdtContent>
          <w:customXmlInsRangeEnd w:id="62"/>
          <w:ins w:id="63" w:author="Martin Novák" w:date="2023-03-18T21:14:00Z">
            <w:r w:rsidR="0053001E" w:rsidRPr="0053001E">
              <w:rPr>
                <w:rFonts w:cstheme="minorHAnsi"/>
                <w:color w:val="000000"/>
                <w:rPrChange w:id="64" w:author="Martin Novák" w:date="2023-03-18T21:14:00Z">
                  <w:rPr/>
                </w:rPrChange>
              </w:rPr>
              <w:t>[93]</w:t>
            </w:r>
          </w:ins>
          <w:customXmlInsRangeStart w:id="65" w:author="Martin Novák" w:date="2023-03-18T20:18:00Z"/>
        </w:sdtContent>
      </w:sdt>
      <w:customXmlInsRangeEnd w:id="65"/>
      <w:ins w:id="66" w:author="Martin Novák" w:date="2023-03-18T20:04:00Z">
        <w:r>
          <w:rPr>
            <w:rFonts w:cstheme="minorHAnsi"/>
          </w:rPr>
          <w:t>)</w:t>
        </w:r>
      </w:ins>
      <w:ins w:id="67" w:author="Martin Novák" w:date="2023-03-18T20:01:00Z">
        <w:r>
          <w:rPr>
            <w:rFonts w:cstheme="minorHAnsi"/>
          </w:rPr>
          <w:t xml:space="preserve"> </w:t>
        </w:r>
      </w:ins>
      <w:ins w:id="68" w:author="Martin Novák" w:date="2023-03-18T20:03:00Z">
        <w:r>
          <w:rPr>
            <w:rFonts w:cstheme="minorHAnsi"/>
          </w:rPr>
          <w:t>ubírá reali</w:t>
        </w:r>
      </w:ins>
      <w:ins w:id="69" w:author="Martin Novák" w:date="2023-03-18T20:04:00Z">
        <w:r>
          <w:rPr>
            <w:rFonts w:cstheme="minorHAnsi"/>
          </w:rPr>
          <w:t>sti</w:t>
        </w:r>
      </w:ins>
      <w:ins w:id="70" w:author="Martin Novák" w:date="2023-03-18T20:03:00Z">
        <w:r>
          <w:rPr>
            <w:rFonts w:cstheme="minorHAnsi"/>
          </w:rPr>
          <w:t xml:space="preserve">čnost ve prospěch </w:t>
        </w:r>
      </w:ins>
      <w:ins w:id="71" w:author="Martin Novák" w:date="2023-03-18T20:22:00Z">
        <w:r w:rsidR="002347AB">
          <w:rPr>
            <w:rFonts w:cstheme="minorHAnsi"/>
          </w:rPr>
          <w:t xml:space="preserve">jednodušší </w:t>
        </w:r>
      </w:ins>
      <w:ins w:id="72" w:author="Martin Novák" w:date="2023-03-18T20:03:00Z">
        <w:r>
          <w:rPr>
            <w:rFonts w:cstheme="minorHAnsi"/>
          </w:rPr>
          <w:t>hratelnosti</w:t>
        </w:r>
      </w:ins>
      <w:ins w:id="73" w:author="Martin Novák" w:date="2023-03-18T20:22:00Z">
        <w:r w:rsidR="00BF4095">
          <w:rPr>
            <w:rFonts w:cstheme="minorHAnsi"/>
            <w:color w:val="000000"/>
          </w:rPr>
          <w:t>.</w:t>
        </w:r>
      </w:ins>
      <w:ins w:id="74" w:author="Martin Novák" w:date="2023-03-18T20:28:00Z">
        <w:r w:rsidR="00E5767D">
          <w:rPr>
            <w:rFonts w:cstheme="minorHAnsi"/>
            <w:color w:val="000000"/>
          </w:rPr>
          <w:t xml:space="preserve"> Dalším dělením je</w:t>
        </w:r>
      </w:ins>
      <w:ins w:id="75" w:author="Martin Novák" w:date="2023-03-18T21:03:00Z">
        <w:r w:rsidR="00460BAF">
          <w:rPr>
            <w:rFonts w:cstheme="minorHAnsi"/>
            <w:color w:val="000000"/>
          </w:rPr>
          <w:t>,</w:t>
        </w:r>
      </w:ins>
      <w:ins w:id="76" w:author="Martin Novák" w:date="2023-03-18T20:28:00Z">
        <w:r w:rsidR="00E5767D">
          <w:rPr>
            <w:rFonts w:cstheme="minorHAnsi"/>
            <w:color w:val="000000"/>
          </w:rPr>
          <w:t xml:space="preserve"> </w:t>
        </w:r>
      </w:ins>
      <w:ins w:id="77" w:author="Martin Novák" w:date="2023-03-18T20:29:00Z">
        <w:r w:rsidR="00E5767D">
          <w:rPr>
            <w:rFonts w:cstheme="minorHAnsi"/>
            <w:color w:val="000000"/>
          </w:rPr>
          <w:t>zda se závodí v autech či jin</w:t>
        </w:r>
      </w:ins>
      <w:ins w:id="78" w:author="Martin Novák" w:date="2023-03-18T20:30:00Z">
        <w:r w:rsidR="00E5767D">
          <w:rPr>
            <w:rFonts w:cstheme="minorHAnsi"/>
            <w:color w:val="000000"/>
          </w:rPr>
          <w:t xml:space="preserve">ých dopravních prostředcích (např. </w:t>
        </w:r>
      </w:ins>
      <w:ins w:id="79" w:author="Martin Novák" w:date="2023-03-18T21:00:00Z">
        <w:r w:rsidR="00B326BD">
          <w:rPr>
            <w:rFonts w:cstheme="minorHAnsi"/>
            <w:color w:val="000000"/>
          </w:rPr>
          <w:t>vesmírné lodě v Redout 2</w:t>
        </w:r>
      </w:ins>
      <w:customXmlInsRangeStart w:id="80" w:author="Martin Novák" w:date="2023-03-18T21:01:00Z"/>
      <w:sdt>
        <w:sdtPr>
          <w:rPr>
            <w:rFonts w:cstheme="minorHAnsi"/>
            <w:color w:val="000000"/>
          </w:rPr>
          <w:tag w:val="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
          <w:id w:val="1768046613"/>
          <w:placeholder>
            <w:docPart w:val="DefaultPlaceholder_-1854013440"/>
          </w:placeholder>
        </w:sdtPr>
        <w:sdtContent>
          <w:customXmlInsRangeEnd w:id="80"/>
          <w:ins w:id="81" w:author="Martin Novák" w:date="2023-03-18T21:14:00Z">
            <w:r w:rsidR="0053001E" w:rsidRPr="0053001E">
              <w:rPr>
                <w:rFonts w:cstheme="minorHAnsi"/>
                <w:color w:val="000000"/>
              </w:rPr>
              <w:t>[94]</w:t>
            </w:r>
          </w:ins>
          <w:customXmlInsRangeStart w:id="82" w:author="Martin Novák" w:date="2023-03-18T21:01:00Z"/>
        </w:sdtContent>
      </w:sdt>
      <w:customXmlInsRangeEnd w:id="82"/>
      <w:ins w:id="83" w:author="Martin Novák" w:date="2023-03-18T20:30:00Z">
        <w:r w:rsidR="00E5767D">
          <w:rPr>
            <w:rFonts w:cstheme="minorHAnsi"/>
            <w:color w:val="000000"/>
          </w:rPr>
          <w:t>).</w:t>
        </w:r>
      </w:ins>
      <w:ins w:id="84" w:author="Martin Novák" w:date="2023-03-18T20:32:00Z">
        <w:r w:rsidR="00E5767D">
          <w:rPr>
            <w:rFonts w:cstheme="minorHAnsi"/>
            <w:color w:val="000000"/>
          </w:rPr>
          <w:t xml:space="preserve"> Ačkoliv většina her</w:t>
        </w:r>
      </w:ins>
      <w:ins w:id="85" w:author="Martin Novák" w:date="2023-03-18T20:33:00Z">
        <w:r w:rsidR="00E5767D">
          <w:rPr>
            <w:rFonts w:cstheme="minorHAnsi"/>
            <w:color w:val="000000"/>
          </w:rPr>
          <w:t xml:space="preserve"> hráče za narážení do soupeřů penalizuje, existují</w:t>
        </w:r>
      </w:ins>
      <w:ins w:id="86" w:author="Martin Novák" w:date="2023-03-18T21:02:00Z">
        <w:r w:rsidR="00B326BD">
          <w:rPr>
            <w:rFonts w:cstheme="minorHAnsi"/>
            <w:color w:val="000000"/>
          </w:rPr>
          <w:t xml:space="preserve"> také</w:t>
        </w:r>
      </w:ins>
      <w:ins w:id="87" w:author="Martin Novák" w:date="2023-03-18T20:33:00Z">
        <w:r w:rsidR="00E5767D">
          <w:rPr>
            <w:rFonts w:cstheme="minorHAnsi"/>
            <w:color w:val="000000"/>
          </w:rPr>
          <w:t xml:space="preserve"> série jako </w:t>
        </w:r>
      </w:ins>
      <w:ins w:id="88" w:author="Martin Novák" w:date="2023-03-18T20:34:00Z">
        <w:r w:rsidR="00E5767D">
          <w:rPr>
            <w:rFonts w:cstheme="minorHAnsi"/>
            <w:color w:val="000000"/>
          </w:rPr>
          <w:t xml:space="preserve">například </w:t>
        </w:r>
        <w:r w:rsidR="00E5767D" w:rsidRPr="00E5767D">
          <w:rPr>
            <w:rFonts w:cstheme="minorHAnsi"/>
            <w:color w:val="FF0000"/>
            <w:highlight w:val="darkCyan"/>
          </w:rPr>
          <w:t>FlatOut</w:t>
        </w:r>
      </w:ins>
      <w:customXmlInsRangeStart w:id="89" w:author="Martin Novák" w:date="2023-03-18T20:34:00Z"/>
      <w:sdt>
        <w:sdtPr>
          <w:rPr>
            <w:rFonts w:cstheme="minorHAnsi"/>
            <w:color w:val="000000"/>
            <w:highlight w:val="darkCyan"/>
          </w:rPr>
          <w:tag w:val="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279612317"/>
          <w:placeholder>
            <w:docPart w:val="18B42B81A459458597320E29161D132D"/>
          </w:placeholder>
        </w:sdtPr>
        <w:sdtContent>
          <w:customXmlInsRangeEnd w:id="89"/>
          <w:ins w:id="90" w:author="Martin Novák" w:date="2023-03-18T21:14:00Z">
            <w:r w:rsidR="0053001E" w:rsidRPr="0053001E">
              <w:rPr>
                <w:rFonts w:cstheme="minorHAnsi"/>
                <w:color w:val="000000"/>
                <w:highlight w:val="darkCyan"/>
              </w:rPr>
              <w:t>[95]</w:t>
            </w:r>
          </w:ins>
          <w:customXmlInsRangeStart w:id="91" w:author="Martin Novák" w:date="2023-03-18T20:34:00Z"/>
        </w:sdtContent>
      </w:sdt>
      <w:customXmlInsRangeEnd w:id="91"/>
      <w:ins w:id="92" w:author="Martin Novák" w:date="2023-03-18T20:34:00Z">
        <w:r w:rsidR="00E5767D">
          <w:rPr>
            <w:rFonts w:cstheme="minorHAnsi"/>
            <w:color w:val="000000"/>
          </w:rPr>
          <w:t xml:space="preserve"> a </w:t>
        </w:r>
        <w:r w:rsidR="00E5767D" w:rsidRPr="00D654C3">
          <w:rPr>
            <w:rFonts w:cstheme="minorHAnsi"/>
            <w:color w:val="000000"/>
            <w:lang w:val="en-US"/>
            <w:rPrChange w:id="93" w:author="Martin Novák" w:date="2023-03-18T21:04:00Z">
              <w:rPr>
                <w:rFonts w:cstheme="minorHAnsi"/>
                <w:color w:val="000000"/>
              </w:rPr>
            </w:rPrChange>
          </w:rPr>
          <w:t>Asphalt</w:t>
        </w:r>
      </w:ins>
      <w:customXmlInsRangeStart w:id="94" w:author="Martin Novák" w:date="2023-03-18T20:35:00Z"/>
      <w:sdt>
        <w:sdtPr>
          <w:rPr>
            <w:rFonts w:cstheme="minorHAnsi"/>
            <w:color w:val="000000"/>
          </w:rPr>
          <w:tag w:val="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
          <w:id w:val="796714697"/>
          <w:placeholder>
            <w:docPart w:val="DefaultPlaceholder_-1854013440"/>
          </w:placeholder>
        </w:sdtPr>
        <w:sdtContent>
          <w:customXmlInsRangeEnd w:id="94"/>
          <w:ins w:id="95" w:author="Martin Novák" w:date="2023-03-18T21:14:00Z">
            <w:r w:rsidR="0053001E" w:rsidRPr="0053001E">
              <w:rPr>
                <w:rFonts w:cstheme="minorHAnsi"/>
                <w:color w:val="000000"/>
              </w:rPr>
              <w:t>[96]</w:t>
            </w:r>
          </w:ins>
          <w:customXmlInsRangeStart w:id="96" w:author="Martin Novák" w:date="2023-03-18T20:35:00Z"/>
        </w:sdtContent>
      </w:sdt>
      <w:customXmlInsRangeEnd w:id="96"/>
      <w:ins w:id="97" w:author="Martin Novák" w:date="2023-03-18T20:35:00Z">
        <w:r w:rsidR="00E5767D">
          <w:rPr>
            <w:rFonts w:cstheme="minorHAnsi"/>
            <w:color w:val="000000"/>
          </w:rPr>
          <w:t xml:space="preserve">, které </w:t>
        </w:r>
      </w:ins>
      <w:ins w:id="98" w:author="Martin Novák" w:date="2023-03-18T20:54:00Z">
        <w:r w:rsidR="00414FD5">
          <w:rPr>
            <w:rFonts w:cstheme="minorHAnsi"/>
            <w:color w:val="000000"/>
          </w:rPr>
          <w:t>za to</w:t>
        </w:r>
      </w:ins>
      <w:ins w:id="99" w:author="Martin Novák" w:date="2023-03-18T20:35:00Z">
        <w:r w:rsidR="00E5767D">
          <w:rPr>
            <w:rFonts w:cstheme="minorHAnsi"/>
            <w:color w:val="000000"/>
          </w:rPr>
          <w:t xml:space="preserve"> naopak hráče odměňují</w:t>
        </w:r>
      </w:ins>
      <w:ins w:id="100" w:author="Martin Novák" w:date="2023-03-18T20:55:00Z">
        <w:r w:rsidR="00001C43">
          <w:rPr>
            <w:rFonts w:cstheme="minorHAnsi"/>
            <w:color w:val="000000"/>
          </w:rPr>
          <w:t xml:space="preserve"> </w:t>
        </w:r>
      </w:ins>
      <w:ins w:id="101" w:author="Martin Novák" w:date="2023-03-18T21:24:00Z">
        <w:r w:rsidR="008D0D01">
          <w:rPr>
            <w:rFonts w:cstheme="minorHAnsi"/>
            <w:color w:val="000000"/>
          </w:rPr>
          <w:t xml:space="preserve">a umožňují </w:t>
        </w:r>
      </w:ins>
      <w:ins w:id="102" w:author="Martin Novák" w:date="2023-03-18T20:55:00Z">
        <w:r w:rsidR="00001C43">
          <w:rPr>
            <w:rFonts w:cstheme="minorHAnsi"/>
            <w:color w:val="000000"/>
          </w:rPr>
          <w:t>soupeře zpomalit či úplně vyřa</w:t>
        </w:r>
      </w:ins>
      <w:ins w:id="103" w:author="Martin Novák" w:date="2023-03-18T20:56:00Z">
        <w:r w:rsidR="00001C43">
          <w:rPr>
            <w:rFonts w:cstheme="minorHAnsi"/>
            <w:color w:val="000000"/>
          </w:rPr>
          <w:t>dit ze závodu</w:t>
        </w:r>
      </w:ins>
      <w:ins w:id="104" w:author="Martin Novák" w:date="2023-03-18T21:12:00Z">
        <w:r w:rsidR="0053001E" w:rsidRPr="0053001E">
          <w:rPr>
            <w:rFonts w:cstheme="minorHAnsi"/>
            <w:color w:val="000000"/>
          </w:rPr>
          <w:t xml:space="preserve"> </w:t>
        </w:r>
      </w:ins>
      <w:customXmlInsRangeStart w:id="105" w:author="Martin Novák" w:date="2023-03-18T21:12:00Z"/>
      <w:sdt>
        <w:sdtPr>
          <w:rPr>
            <w:rFonts w:cstheme="minorHAnsi"/>
            <w:color w:val="000000"/>
          </w:rPr>
          <w:tag w:val="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
          <w:id w:val="-525487477"/>
          <w:placeholder>
            <w:docPart w:val="B5AEECBB2F394B65AD8F72491631F96D"/>
          </w:placeholder>
        </w:sdtPr>
        <w:sdtContent>
          <w:customXmlInsRangeEnd w:id="105"/>
          <w:ins w:id="106" w:author="Martin Novák" w:date="2023-03-18T21:14:00Z">
            <w:r w:rsidR="00016564" w:rsidRPr="00016564">
              <w:rPr>
                <w:rFonts w:cstheme="minorHAnsi"/>
                <w:color w:val="000000"/>
              </w:rPr>
              <w:t>[74, 98]</w:t>
            </w:r>
          </w:ins>
          <w:customXmlInsRangeStart w:id="107" w:author="Martin Novák" w:date="2023-03-18T21:12:00Z"/>
        </w:sdtContent>
      </w:sdt>
      <w:customXmlInsRangeEnd w:id="107"/>
      <w:ins w:id="108" w:author="Martin Novák" w:date="2023-03-18T20:35:00Z">
        <w:r w:rsidR="00E5767D">
          <w:rPr>
            <w:rFonts w:cstheme="minorHAnsi"/>
            <w:color w:val="000000"/>
          </w:rPr>
          <w:t>.</w:t>
        </w:r>
      </w:ins>
    </w:p>
    <w:p w14:paraId="1C7F5AFF" w14:textId="58F9A9D0" w:rsidR="00E5767D" w:rsidRPr="00E5767D" w:rsidRDefault="00E5767D" w:rsidP="00DF4197">
      <w:pPr>
        <w:ind w:left="1416" w:firstLine="708"/>
        <w:jc w:val="both"/>
        <w:rPr>
          <w:ins w:id="109" w:author="Martin Novák" w:date="2023-03-18T20:35:00Z"/>
          <w:rFonts w:cstheme="minorHAnsi"/>
          <w:color w:val="92D050"/>
          <w:rPrChange w:id="110" w:author="Martin Novák" w:date="2023-03-18T20:36:00Z">
            <w:rPr>
              <w:ins w:id="111" w:author="Martin Novák" w:date="2023-03-18T20:35:00Z"/>
              <w:rFonts w:cstheme="minorHAnsi"/>
            </w:rPr>
          </w:rPrChange>
        </w:rPr>
      </w:pPr>
      <w:ins w:id="112" w:author="Martin Novák" w:date="2023-03-18T20:36:00Z">
        <w:r w:rsidRPr="00E5767D">
          <w:rPr>
            <w:rFonts w:cstheme="minorHAnsi"/>
            <w:color w:val="92D050"/>
            <w:rPrChange w:id="113" w:author="Martin Novák" w:date="2023-03-18T20:36:00Z">
              <w:rPr>
                <w:rFonts w:cstheme="minorHAnsi"/>
              </w:rPr>
            </w:rPrChange>
          </w:rPr>
          <w:t>/*</w:t>
        </w:r>
      </w:ins>
    </w:p>
    <w:p w14:paraId="04C7D2ED" w14:textId="194E0F31" w:rsidR="00F67031" w:rsidRPr="00E5767D" w:rsidRDefault="00F67031" w:rsidP="00DF4197">
      <w:pPr>
        <w:ind w:left="1416" w:firstLine="708"/>
        <w:jc w:val="both"/>
        <w:rPr>
          <w:ins w:id="114" w:author="Martin Novák" w:date="2023-03-18T20:36:00Z"/>
          <w:rFonts w:cstheme="minorHAnsi"/>
          <w:color w:val="92D050"/>
          <w:rPrChange w:id="115" w:author="Martin Novák" w:date="2023-03-18T20:36:00Z">
            <w:rPr>
              <w:ins w:id="116" w:author="Martin Novák" w:date="2023-03-18T20:36:00Z"/>
              <w:rFonts w:cstheme="minorHAnsi"/>
              <w:color w:val="FF0000"/>
            </w:rPr>
          </w:rPrChange>
        </w:rPr>
      </w:pPr>
      <w:r w:rsidRPr="00E5767D">
        <w:rPr>
          <w:rFonts w:cstheme="minorHAnsi"/>
          <w:color w:val="92D050"/>
          <w:rPrChange w:id="117" w:author="Martin Novák" w:date="2023-03-18T20:36:00Z">
            <w:rPr>
              <w:rFonts w:cstheme="minorHAnsi"/>
            </w:rPr>
          </w:rPrChange>
        </w:rPr>
        <w:t xml:space="preserve">Jak již název napovídá, tyto hry jsou o závodění v autech, či jim podobných strojích. </w:t>
      </w:r>
      <w:r w:rsidRPr="00E5767D">
        <w:rPr>
          <w:rFonts w:cstheme="minorHAnsi"/>
          <w:color w:val="92D050"/>
          <w:rPrChange w:id="118" w:author="Martin Novák" w:date="2023-03-18T20:36:00Z">
            <w:rPr>
              <w:rFonts w:cstheme="minorHAnsi"/>
              <w:color w:val="FF0000"/>
            </w:rPr>
          </w:rPrChange>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E5767D">
        <w:rPr>
          <w:rFonts w:cstheme="minorHAnsi"/>
          <w:color w:val="92D050"/>
          <w:rPrChange w:id="119" w:author="Martin Novák" w:date="2023-03-18T20:36:00Z">
            <w:rPr>
              <w:rFonts w:cstheme="minorHAnsi"/>
              <w:color w:val="FF0000"/>
              <w:highlight w:val="darkCyan"/>
            </w:rPr>
          </w:rPrChange>
        </w:rPr>
        <w:t>FlatOut</w:t>
      </w:r>
      <w:customXmlInsRangeStart w:id="120" w:author="Martin Novák" w:date="2023-03-18T20:19:00Z"/>
      <w:sdt>
        <w:sdtPr>
          <w:rPr>
            <w:rFonts w:cstheme="minorHAnsi"/>
            <w:color w:val="000000"/>
          </w:rPr>
          <w:tag w:val="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
          <w:id w:val="1433406693"/>
          <w:placeholder>
            <w:docPart w:val="DefaultPlaceholder_-1854013440"/>
          </w:placeholder>
        </w:sdtPr>
        <w:sdtContent>
          <w:customXmlInsRangeEnd w:id="120"/>
          <w:ins w:id="121" w:author="Martin Novák" w:date="2023-03-18T21:14:00Z">
            <w:r w:rsidR="0053001E" w:rsidRPr="0053001E">
              <w:rPr>
                <w:rFonts w:cstheme="minorHAnsi"/>
                <w:color w:val="000000"/>
                <w:rPrChange w:id="122" w:author="Martin Novák" w:date="2023-03-18T21:14:00Z">
                  <w:rPr/>
                </w:rPrChange>
              </w:rPr>
              <w:t>[95]</w:t>
            </w:r>
          </w:ins>
          <w:customXmlInsRangeStart w:id="123" w:author="Martin Novák" w:date="2023-03-18T20:19:00Z"/>
        </w:sdtContent>
      </w:sdt>
      <w:customXmlInsRangeEnd w:id="123"/>
      <w:r w:rsidRPr="00E5767D">
        <w:rPr>
          <w:rFonts w:cstheme="minorHAnsi"/>
          <w:color w:val="92D050"/>
          <w:rPrChange w:id="124" w:author="Martin Novák" w:date="2023-03-18T20:36:00Z">
            <w:rPr>
              <w:rFonts w:cstheme="minorHAnsi"/>
              <w:color w:val="FF0000"/>
            </w:rPr>
          </w:rPrChange>
        </w:rPr>
        <w:t>, kde je možné nárazy soupeřovo auto poškodit či úplně zničit a vyřadit ho tak ze závodu.</w:t>
      </w:r>
    </w:p>
    <w:p w14:paraId="35F9ED89" w14:textId="5F79441D" w:rsidR="00E5767D" w:rsidRPr="00E5767D" w:rsidRDefault="00E5767D" w:rsidP="00DF4197">
      <w:pPr>
        <w:ind w:left="1416" w:firstLine="708"/>
        <w:jc w:val="both"/>
        <w:rPr>
          <w:rFonts w:cstheme="minorHAnsi"/>
          <w:color w:val="92D050"/>
          <w:rPrChange w:id="125" w:author="Martin Novák" w:date="2023-03-18T20:36:00Z">
            <w:rPr>
              <w:rFonts w:cstheme="minorHAnsi"/>
              <w:color w:val="FF0000"/>
            </w:rPr>
          </w:rPrChange>
        </w:rPr>
      </w:pPr>
      <w:ins w:id="126" w:author="Martin Novák" w:date="2023-03-18T20:36:00Z">
        <w:r w:rsidRPr="00E5767D">
          <w:rPr>
            <w:rFonts w:cstheme="minorHAnsi"/>
            <w:color w:val="92D050"/>
            <w:rPrChange w:id="127" w:author="Martin Novák" w:date="2023-03-18T20:36:00Z">
              <w:rPr>
                <w:rFonts w:cstheme="minorHAnsi"/>
              </w:rPr>
            </w:rPrChange>
          </w:rPr>
          <w:t>*/</w:t>
        </w:r>
      </w:ins>
    </w:p>
    <w:p w14:paraId="35E722E3" w14:textId="2B1850F4" w:rsidR="003E05E7" w:rsidRPr="00FD4AB2" w:rsidRDefault="003E05E7" w:rsidP="003E05E7">
      <w:pPr>
        <w:pStyle w:val="Nadpis2"/>
        <w:ind w:left="708" w:firstLine="708"/>
        <w:rPr>
          <w:rFonts w:asciiTheme="minorHAnsi" w:hAnsiTheme="minorHAnsi" w:cstheme="minorHAnsi"/>
        </w:rPr>
      </w:pPr>
      <w:bookmarkStart w:id="128" w:name="_Toc129100422"/>
      <w:r w:rsidRPr="00FD4AB2">
        <w:rPr>
          <w:rFonts w:asciiTheme="minorHAnsi" w:hAnsiTheme="minorHAnsi" w:cstheme="minorHAnsi"/>
        </w:rPr>
        <w:lastRenderedPageBreak/>
        <w:t>4.5 shrnutí</w:t>
      </w:r>
      <w:bookmarkEnd w:id="128"/>
    </w:p>
    <w:p w14:paraId="40BE8703" w14:textId="17BB56CB"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w:t>
      </w:r>
      <w:r w:rsidR="00703738">
        <w:rPr>
          <w:rFonts w:cstheme="minorHAnsi"/>
          <w:color w:val="000000"/>
          <w:shd w:val="clear" w:color="auto" w:fill="FFFFFF"/>
        </w:rPr>
        <w:t xml:space="preserve"> a vstupy od hráče</w:t>
      </w:r>
      <w:r w:rsidR="003E05E7" w:rsidRPr="00FE7D1B">
        <w:rPr>
          <w:rFonts w:cstheme="minorHAnsi"/>
          <w:color w:val="000000"/>
          <w:shd w:val="clear" w:color="auto" w:fill="FFFFFF"/>
        </w:rPr>
        <w:t>,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ins w:id="129" w:author="Martin Novák" w:date="2023-03-18T21:14:00Z">
            <w:r w:rsidR="0053001E" w:rsidRPr="0053001E">
              <w:rPr>
                <w:rFonts w:cstheme="minorHAnsi"/>
                <w:color w:val="000000"/>
                <w:highlight w:val="darkCyan"/>
                <w:shd w:val="clear" w:color="auto" w:fill="FFFFFF"/>
              </w:rPr>
              <w:t>[97]</w:t>
            </w:r>
          </w:ins>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130" w:name="_Toc129100423"/>
      <w:bookmarkStart w:id="131" w:name="_Hlk76031975"/>
      <w:r w:rsidRPr="00621687">
        <w:rPr>
          <w:rStyle w:val="Nadpis1Char"/>
          <w:rFonts w:asciiTheme="minorHAnsi" w:hAnsiTheme="minorHAnsi" w:cstheme="minorHAnsi"/>
        </w:rPr>
        <w:t>5. Grafické výstupy aplikací</w:t>
      </w:r>
      <w:bookmarkEnd w:id="130"/>
    </w:p>
    <w:bookmarkEnd w:id="131"/>
    <w:p w14:paraId="4426DE4A" w14:textId="007C080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E3778F">
        <w:t xml:space="preserve">Obr. </w:t>
      </w:r>
      <w:r w:rsidR="00E3778F">
        <w:rPr>
          <w:noProof/>
        </w:rPr>
        <w:t>3</w:t>
      </w:r>
      <w:r w:rsidR="00621EB4">
        <w:fldChar w:fldCharType="end"/>
      </w:r>
      <w:r w:rsidR="00621EB4">
        <w:t xml:space="preserve"> </w:t>
      </w:r>
      <w:r w:rsidRPr="000026FE">
        <w:t xml:space="preserve">jsou v několika bodech shrnuté rozdíly </w:t>
      </w:r>
      <w:r w:rsidR="00AE7602">
        <w:t xml:space="preserve">UI pro </w:t>
      </w:r>
      <w:r w:rsidRPr="000026FE">
        <w:t>.NET,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82DFCF4" w:rsidR="00F67031" w:rsidRDefault="00621EB4" w:rsidP="00621EB4">
      <w:pPr>
        <w:pStyle w:val="Titulek"/>
        <w:ind w:left="1416" w:firstLine="708"/>
        <w:jc w:val="both"/>
      </w:pPr>
      <w:bookmarkStart w:id="132" w:name="_Ref86178372"/>
      <w:r>
        <w:t xml:space="preserve">Obr. </w:t>
      </w:r>
      <w:fldSimple w:instr=" SEQ Obrázek \* ARABIC ">
        <w:r w:rsidR="004B0EF4">
          <w:rPr>
            <w:noProof/>
          </w:rPr>
          <w:t>3</w:t>
        </w:r>
      </w:fldSimple>
      <w:bookmarkEnd w:id="13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016564" w:rsidRPr="00016564">
            <w:rPr>
              <w:i w:val="0"/>
              <w:color w:val="000000"/>
            </w:rPr>
            <w:t>[99]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133" w:name="_Toc129100424"/>
      <w:r w:rsidRPr="00621687">
        <w:rPr>
          <w:rFonts w:asciiTheme="minorHAnsi" w:hAnsiTheme="minorHAnsi" w:cstheme="minorHAnsi"/>
          <w:shd w:val="clear" w:color="auto" w:fill="FFFFFF"/>
        </w:rPr>
        <w:t>5.1 konzolová aplikace</w:t>
      </w:r>
      <w:bookmarkEnd w:id="133"/>
    </w:p>
    <w:p w14:paraId="0AFFEE03" w14:textId="60F3F697"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w:t>
      </w:r>
      <w:r w:rsidRPr="000026FE">
        <w:rPr>
          <w:rFonts w:cstheme="minorHAnsi"/>
        </w:rPr>
        <w:lastRenderedPageBreak/>
        <w:t xml:space="preserve">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016564" w:rsidRPr="00016564">
            <w:rPr>
              <w:color w:val="000000"/>
            </w:rPr>
            <w:t>[99]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134" w:name="_Toc129100425"/>
      <w:r w:rsidRPr="00621687">
        <w:rPr>
          <w:rFonts w:asciiTheme="minorHAnsi" w:hAnsiTheme="minorHAnsi" w:cstheme="minorHAnsi"/>
        </w:rPr>
        <w:t>5.2 okenní aplikace</w:t>
      </w:r>
      <w:bookmarkEnd w:id="134"/>
    </w:p>
    <w:p w14:paraId="0D2C1636" w14:textId="43585962" w:rsidR="00F67031" w:rsidRPr="00F7533D" w:rsidRDefault="00F67031" w:rsidP="00B21EB6">
      <w:pPr>
        <w:ind w:left="1416" w:firstLine="708"/>
        <w:jc w:val="both"/>
      </w:pPr>
      <w:r w:rsidRPr="00F7533D">
        <w:t>Dnes se většinou setká</w:t>
      </w:r>
      <w:r w:rsidR="00D15685">
        <w:t>vá</w:t>
      </w:r>
      <w:r w:rsidRPr="00F7533D">
        <w:t xml:space="preserve">me s programy s GUI, které mají tlačítka, textová pole, rozbalovací menu a další grafické prvky. Takovéto programy nazýváme okenní aplikace. Jelikož byl jako jazyk zvolen C#, budou nyní blíže </w:t>
      </w:r>
      <w:r w:rsidR="00311203">
        <w:t>rozebrány</w:t>
      </w:r>
      <w:r w:rsidR="00311203" w:rsidRPr="00F7533D">
        <w:t xml:space="preserve"> </w:t>
      </w:r>
      <w:r w:rsidRPr="00F7533D">
        <w:t>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135" w:name="_Toc129100426"/>
      <w:r w:rsidRPr="00F7533D">
        <w:rPr>
          <w:rFonts w:asciiTheme="minorHAnsi" w:hAnsiTheme="minorHAnsi" w:cstheme="minorHAnsi"/>
          <w:shd w:val="clear" w:color="auto" w:fill="FFFFFF"/>
        </w:rPr>
        <w:t>5.2.1 WinForm</w:t>
      </w:r>
      <w:bookmarkEnd w:id="135"/>
    </w:p>
    <w:p w14:paraId="537947F6" w14:textId="515E2EC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w:t>
      </w:r>
      <w:r w:rsidR="00DB4E84">
        <w:rPr>
          <w:rFonts w:cstheme="minorHAnsi"/>
        </w:rPr>
        <w:t>,</w:t>
      </w:r>
      <w:r w:rsidRPr="00F7533D">
        <w:rPr>
          <w:rFonts w:cstheme="minorHAnsi"/>
        </w:rPr>
        <w:t xml:space="preserve"> je stále využívána kvůli svému rychlému a jednoduchému vývoji. Vykreslování</w:t>
      </w:r>
      <w:r w:rsidRPr="00D20F7B">
        <w:rPr>
          <w:rFonts w:cstheme="minorHAnsi"/>
        </w:rPr>
        <w:t xml:space="preserve"> zde provádí pouze CPU, což má za následek pomalejší změny a vyšší výpočetní náročnost</w:t>
      </w:r>
      <w:r w:rsidR="005B101F">
        <w:rPr>
          <w:rFonts w:cstheme="minorHAnsi"/>
        </w:rPr>
        <w:t>. N</w:t>
      </w:r>
      <w:r w:rsidRPr="00D20F7B">
        <w:rPr>
          <w:rFonts w:cstheme="minorHAnsi"/>
        </w:rPr>
        <w:t xml:space="preserve">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016564" w:rsidRPr="00016564">
            <w:rPr>
              <w:color w:val="000000"/>
            </w:rPr>
            <w:t>[99]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136" w:name="_Toc129100427"/>
      <w:r w:rsidRPr="00621687">
        <w:rPr>
          <w:rFonts w:asciiTheme="minorHAnsi" w:hAnsiTheme="minorHAnsi" w:cstheme="minorHAnsi"/>
          <w:shd w:val="clear" w:color="auto" w:fill="FFFFFF"/>
        </w:rPr>
        <w:t>5.2.2 WPF</w:t>
      </w:r>
      <w:bookmarkEnd w:id="136"/>
    </w:p>
    <w:p w14:paraId="6C3C628A" w14:textId="6178C4A8"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
          <w:id w:val="101467167"/>
          <w:placeholder>
            <w:docPart w:val="DefaultPlaceholder_-1854013440"/>
          </w:placeholder>
        </w:sdtPr>
        <w:sdtContent>
          <w:r w:rsidR="00016564" w:rsidRPr="00016564">
            <w:rPr>
              <w:rFonts w:cstheme="minorHAnsi"/>
              <w:color w:val="000000"/>
              <w:highlight w:val="darkCyan"/>
            </w:rPr>
            <w:t>[100]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016564" w:rsidRPr="00016564">
            <w:rPr>
              <w:color w:val="000000"/>
            </w:rPr>
            <w:t>[99]</w:t>
          </w:r>
        </w:sdtContent>
      </w:sdt>
    </w:p>
    <w:p w14:paraId="2274372C" w14:textId="56EBE170"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E3778F">
        <w:t xml:space="preserve">Obr. </w:t>
      </w:r>
      <w:r w:rsidR="00E3778F">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242761590"/>
          <w:placeholder>
            <w:docPart w:val="DefaultPlaceholder_-1854013440"/>
          </w:placeholder>
        </w:sdtPr>
        <w:sdtContent>
          <w:r w:rsidR="00016564" w:rsidRPr="00016564">
            <w:rPr>
              <w:rFonts w:cstheme="minorHAnsi"/>
              <w:color w:val="000000"/>
            </w:rPr>
            <w:t>[101]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lastRenderedPageBreak/>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1CBF037D" w:rsidR="008F5331" w:rsidRDefault="008F5331" w:rsidP="008F5331">
      <w:pPr>
        <w:pStyle w:val="Titulek"/>
        <w:ind w:left="2832" w:firstLine="708"/>
        <w:jc w:val="both"/>
        <w:rPr>
          <w:rFonts w:cstheme="minorHAnsi"/>
          <w:color w:val="00B050"/>
        </w:rPr>
      </w:pPr>
      <w:bookmarkStart w:id="137" w:name="_Ref85442384"/>
      <w:r>
        <w:t xml:space="preserve">Obr. </w:t>
      </w:r>
      <w:fldSimple w:instr=" SEQ Obrázek \* ARABIC ">
        <w:r w:rsidR="004B0EF4">
          <w:rPr>
            <w:noProof/>
          </w:rPr>
          <w:t>4</w:t>
        </w:r>
      </w:fldSimple>
      <w:bookmarkEnd w:id="13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
          <w:id w:val="1643923835"/>
          <w:placeholder>
            <w:docPart w:val="DefaultPlaceholder_-1854013440"/>
          </w:placeholder>
        </w:sdtPr>
        <w:sdtContent>
          <w:r w:rsidR="00016564" w:rsidRPr="00016564">
            <w:rPr>
              <w:i w:val="0"/>
              <w:color w:val="000000"/>
            </w:rPr>
            <w:t>[101]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138" w:name="_Toc129100428"/>
      <w:r w:rsidRPr="00FD4AB2">
        <w:rPr>
          <w:rFonts w:asciiTheme="minorHAnsi" w:hAnsiTheme="minorHAnsi" w:cstheme="minorHAnsi"/>
        </w:rPr>
        <w:t>5.3 mobilní aplikace</w:t>
      </w:r>
      <w:bookmarkEnd w:id="138"/>
    </w:p>
    <w:p w14:paraId="245FD7D1" w14:textId="0D0DC6B6"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w:t>
      </w:r>
      <w:r w:rsidR="00D87455">
        <w:rPr>
          <w:rFonts w:cstheme="minorHAnsi"/>
        </w:rPr>
        <w:t>,</w:t>
      </w:r>
      <w:r w:rsidRPr="00FD4AB2">
        <w:rPr>
          <w:rFonts w:cstheme="minorHAnsi"/>
        </w:rPr>
        <w:t xml:space="preserve">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stahoval</w:t>
      </w:r>
      <w:r w:rsidR="00A4356B">
        <w:rPr>
          <w:rFonts w:cstheme="minorHAnsi"/>
        </w:rPr>
        <w:t>y</w:t>
      </w:r>
      <w:r w:rsidR="000F0FBC" w:rsidRPr="00383178">
        <w:rPr>
          <w:rFonts w:cstheme="minorHAnsi"/>
        </w:rPr>
        <w:t xml:space="preserve">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139" w:name="_Toc129100429"/>
      <w:r w:rsidRPr="00FD4AB2">
        <w:rPr>
          <w:rFonts w:asciiTheme="minorHAnsi" w:hAnsiTheme="minorHAnsi" w:cstheme="minorHAnsi"/>
        </w:rPr>
        <w:t>5.3.1 Xamarin</w:t>
      </w:r>
      <w:bookmarkEnd w:id="139"/>
    </w:p>
    <w:p w14:paraId="0ED6474E" w14:textId="21D3491D"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1606875278"/>
          <w:placeholder>
            <w:docPart w:val="DefaultPlaceholder_-1854013440"/>
          </w:placeholder>
        </w:sdtPr>
        <w:sdtContent>
          <w:r w:rsidR="00016564" w:rsidRPr="00016564">
            <w:rPr>
              <w:rFonts w:cstheme="minorHAnsi"/>
              <w:color w:val="000000"/>
            </w:rPr>
            <w:t>[102]</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
          <w:id w:val="-925413406"/>
          <w:placeholder>
            <w:docPart w:val="DefaultPlaceholder_-1854013440"/>
          </w:placeholder>
        </w:sdtPr>
        <w:sdtContent>
          <w:r w:rsidR="00016564" w:rsidRPr="00016564">
            <w:rPr>
              <w:rFonts w:cstheme="minorHAnsi"/>
              <w:iCs/>
              <w:color w:val="000000"/>
            </w:rPr>
            <w:t>[102]</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
          <w:id w:val="1734584569"/>
          <w:placeholder>
            <w:docPart w:val="DefaultPlaceholder_-1854013440"/>
          </w:placeholder>
        </w:sdtPr>
        <w:sdtContent>
          <w:r w:rsidR="00016564" w:rsidRPr="00016564">
            <w:rPr>
              <w:rFonts w:cstheme="minorHAnsi"/>
              <w:color w:val="000000"/>
            </w:rPr>
            <w:t>[103]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
          <w:id w:val="-1098015343"/>
          <w:placeholder>
            <w:docPart w:val="DefaultPlaceholder_-1854013440"/>
          </w:placeholder>
        </w:sdtPr>
        <w:sdtContent>
          <w:r w:rsidR="00016564" w:rsidRPr="00016564">
            <w:rPr>
              <w:rFonts w:cstheme="minorHAnsi"/>
              <w:color w:val="000000"/>
            </w:rPr>
            <w:t>[104]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
          <w:id w:val="-1601332962"/>
          <w:placeholder>
            <w:docPart w:val="DefaultPlaceholder_-1854013440"/>
          </w:placeholder>
        </w:sdtPr>
        <w:sdtContent>
          <w:r w:rsidR="00016564" w:rsidRPr="00016564">
            <w:rPr>
              <w:rFonts w:cstheme="minorHAnsi"/>
              <w:color w:val="000000"/>
            </w:rPr>
            <w:t>[105]</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
          <w:id w:val="288103528"/>
          <w:placeholder>
            <w:docPart w:val="DefaultPlaceholder_-1854013440"/>
          </w:placeholder>
        </w:sdtPr>
        <w:sdtContent>
          <w:r w:rsidR="00016564" w:rsidRPr="00016564">
            <w:rPr>
              <w:rFonts w:cstheme="minorHAnsi"/>
              <w:color w:val="000000"/>
            </w:rPr>
            <w:t>[106]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knihovny napsané Objective-C,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
          <w:id w:val="-35739735"/>
          <w:placeholder>
            <w:docPart w:val="DefaultPlaceholder_-1854013440"/>
          </w:placeholder>
        </w:sdtPr>
        <w:sdtContent>
          <w:r w:rsidR="00016564" w:rsidRPr="00016564">
            <w:rPr>
              <w:rFonts w:cstheme="minorHAnsi"/>
              <w:color w:val="000000"/>
            </w:rPr>
            <w:t>[107]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
          <w:id w:val="430180163"/>
          <w:placeholder>
            <w:docPart w:val="DefaultPlaceholder_-1854013440"/>
          </w:placeholder>
        </w:sdtPr>
        <w:sdtContent>
          <w:r w:rsidR="00016564" w:rsidRPr="00016564">
            <w:rPr>
              <w:rFonts w:cstheme="minorHAnsi"/>
              <w:color w:val="000000"/>
            </w:rPr>
            <w:t>[108]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140" w:name="_Toc129100430"/>
      <w:r w:rsidRPr="00FD4AB2">
        <w:rPr>
          <w:rFonts w:asciiTheme="minorHAnsi" w:hAnsiTheme="minorHAnsi" w:cstheme="minorHAnsi"/>
        </w:rPr>
        <w:t>5.3.2 Android Studio</w:t>
      </w:r>
      <w:bookmarkEnd w:id="140"/>
    </w:p>
    <w:p w14:paraId="514741BA" w14:textId="58327E56"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
          <w:id w:val="-81690751"/>
          <w:placeholder>
            <w:docPart w:val="DefaultPlaceholder_-1854013440"/>
          </w:placeholder>
        </w:sdtPr>
        <w:sdtContent>
          <w:r w:rsidR="00016564" w:rsidRPr="00016564">
            <w:rPr>
              <w:rFonts w:cstheme="minorHAnsi"/>
              <w:color w:val="000000"/>
            </w:rPr>
            <w:t>[109]</w:t>
          </w:r>
        </w:sdtContent>
      </w:sdt>
      <w:r w:rsidRPr="00FD4AB2">
        <w:rPr>
          <w:rFonts w:cstheme="minorHAnsi"/>
        </w:rPr>
        <w:t>.</w:t>
      </w:r>
      <w:r w:rsidR="003411D4" w:rsidRPr="00FD4AB2">
        <w:rPr>
          <w:rFonts w:cstheme="minorHAnsi"/>
        </w:rPr>
        <w:t xml:space="preserve"> K dispozici jsou jazyky Java a Kotlin. Podobně jako </w:t>
      </w:r>
      <w:r w:rsidR="009127CB">
        <w:rPr>
          <w:rFonts w:cstheme="minorHAnsi"/>
        </w:rPr>
        <w:t xml:space="preserve">v případě </w:t>
      </w:r>
      <w:r w:rsidR="003411D4" w:rsidRPr="00FD4AB2">
        <w:rPr>
          <w:rFonts w:cstheme="minorHAnsi"/>
        </w:rPr>
        <w:t xml:space="preserve">Xamarin </w:t>
      </w:r>
      <w:r w:rsidR="009127CB">
        <w:rPr>
          <w:rFonts w:cstheme="minorHAnsi"/>
        </w:rPr>
        <w:t>s</w:t>
      </w:r>
      <w:r w:rsidR="003411D4" w:rsidRPr="00FD4AB2">
        <w:rPr>
          <w:rFonts w:cstheme="minorHAnsi"/>
        </w:rPr>
        <w:t>e k definici grafického rozhraní využívá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016564" w:rsidRPr="00016564">
            <w:rPr>
              <w:rFonts w:cstheme="minorHAnsi"/>
              <w:color w:val="000000"/>
            </w:rPr>
            <w:t>[110]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016564" w:rsidRPr="00016564">
            <w:rPr>
              <w:rFonts w:cstheme="minorHAnsi"/>
              <w:color w:val="000000"/>
            </w:rPr>
            <w:t>[111]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141" w:name="_Toc129100431"/>
      <w:r w:rsidRPr="007D500E">
        <w:rPr>
          <w:rFonts w:asciiTheme="minorHAnsi" w:hAnsiTheme="minorHAnsi" w:cstheme="minorHAnsi"/>
        </w:rPr>
        <w:lastRenderedPageBreak/>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141"/>
    </w:p>
    <w:p w14:paraId="77FD17D8" w14:textId="2B12355A"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53001E" w:rsidRPr="00016564">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016564" w:rsidRPr="00016564">
            <w:rPr>
              <w:color w:val="000000"/>
            </w:rPr>
            <w:t>[112]</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016564" w:rsidRPr="00016564">
            <w:rPr>
              <w:color w:val="000000"/>
            </w:rPr>
            <w:t>[113]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142" w:name="_Toc129100432"/>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14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693CE3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016564" w:rsidRPr="00016564">
            <w:rPr>
              <w:rFonts w:cstheme="minorHAnsi"/>
              <w:color w:val="000000"/>
            </w:rPr>
            <w:t>[114]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016564" w:rsidRPr="00016564">
            <w:rPr>
              <w:rFonts w:cstheme="minorHAnsi"/>
              <w:color w:val="000000"/>
            </w:rPr>
            <w:t>[114]</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016564" w:rsidRPr="00016564">
            <w:rPr>
              <w:rFonts w:cstheme="minorHAnsi"/>
              <w:color w:val="000000"/>
            </w:rPr>
            <w:t>[114]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143" w:name="_Toc129100433"/>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143"/>
    </w:p>
    <w:p w14:paraId="635C71F9" w14:textId="4CE8AE7B" w:rsidR="00F67031" w:rsidRPr="001A72A6" w:rsidRDefault="00F67031" w:rsidP="00DC1351">
      <w:pPr>
        <w:ind w:left="708" w:firstLine="708"/>
        <w:jc w:val="both"/>
        <w:rPr>
          <w:shd w:val="clear" w:color="auto" w:fill="FFFFFF"/>
        </w:rPr>
      </w:pPr>
      <w:r w:rsidRPr="00D20F7B">
        <w:rPr>
          <w:shd w:val="clear" w:color="auto" w:fill="FFFFFF"/>
        </w:rPr>
        <w:t>Unity 3D později přejmenováno jen na Unity od společnosti Unity Technologies je jedním ze dvou největších herních enginů,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016564" w:rsidRPr="00016564">
            <w:rPr>
              <w:color w:val="000000"/>
            </w:rPr>
            <w:t>[115]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016564" w:rsidRPr="00016564">
            <w:rPr>
              <w:color w:val="000000"/>
            </w:rPr>
            <w:t>[116]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016564" w:rsidRPr="00016564">
            <w:rPr>
              <w:color w:val="000000"/>
            </w:rPr>
            <w:t>[117]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016564" w:rsidRPr="00016564">
            <w:rPr>
              <w:color w:val="000000"/>
            </w:rPr>
            <w:t>[118]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016564" w:rsidRPr="00016564">
            <w:rPr>
              <w:color w:val="000000"/>
            </w:rPr>
            <w:t>[119]</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016564" w:rsidRPr="00016564">
            <w:rPr>
              <w:color w:val="000000"/>
            </w:rPr>
            <w:t>[120]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w:t>
      </w:r>
      <w:r w:rsidRPr="00D20F7B">
        <w:rPr>
          <w:shd w:val="clear" w:color="auto" w:fill="FFFFFF"/>
        </w:rPr>
        <w:lastRenderedPageBreak/>
        <w:t>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016564" w:rsidRPr="00016564">
            <w:rPr>
              <w:color w:val="000000"/>
            </w:rPr>
            <w:t>[121]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016564" w:rsidRPr="00016564">
            <w:rPr>
              <w:color w:val="000000"/>
            </w:rPr>
            <w:t>[122]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016564" w:rsidRPr="00016564">
            <w:rPr>
              <w:color w:val="000000"/>
            </w:rPr>
            <w:t>[123]</w:t>
          </w:r>
        </w:sdtContent>
      </w:sdt>
      <w:r w:rsidRPr="00D20F7B">
        <w:rPr>
          <w:shd w:val="clear" w:color="auto" w:fill="FFFFFF"/>
        </w:rPr>
        <w:t>.</w:t>
      </w:r>
    </w:p>
    <w:p w14:paraId="6C8D562A" w14:textId="76138517"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016564" w:rsidRPr="00016564">
            <w:rPr>
              <w:color w:val="000000"/>
            </w:rPr>
            <w:t>[124]</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016564" w:rsidRPr="00016564">
            <w:rPr>
              <w:color w:val="000000"/>
            </w:rPr>
            <w:t>[125]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016564" w:rsidRPr="00016564">
            <w:rPr>
              <w:color w:val="000000"/>
            </w:rPr>
            <w:t>[126]</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016564" w:rsidRPr="00016564">
            <w:rPr>
              <w:color w:val="000000"/>
            </w:rPr>
            <w:t>[127, 128]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016564" w:rsidRPr="00016564">
            <w:rPr>
              <w:color w:val="000000"/>
            </w:rPr>
            <w:t>[129, 130]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144" w:name="_Toc129100434"/>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144"/>
    </w:p>
    <w:p w14:paraId="098E7EA7" w14:textId="6C5C92D0"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016564" w:rsidRPr="00016564">
            <w:rPr>
              <w:color w:val="000000"/>
            </w:rPr>
            <w:t>[131, 132]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016564" w:rsidRPr="00016564">
            <w:rPr>
              <w:color w:val="000000"/>
            </w:rPr>
            <w:t>[133]</w:t>
          </w:r>
        </w:sdtContent>
      </w:sdt>
      <w:r w:rsidRPr="00D20F7B">
        <w:rPr>
          <w:rFonts w:cstheme="minorHAnsi"/>
        </w:rPr>
        <w:t>.</w:t>
      </w:r>
    </w:p>
    <w:p w14:paraId="11F3951E" w14:textId="22E2C416"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016564" w:rsidRPr="00016564">
            <w:rPr>
              <w:rFonts w:cstheme="minorHAnsi"/>
              <w:color w:val="000000"/>
            </w:rPr>
            <w:t>[114]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145" w:name="_Toc129100435"/>
      <w:r w:rsidRPr="00D20F7B">
        <w:rPr>
          <w:rFonts w:asciiTheme="minorHAnsi" w:hAnsiTheme="minorHAnsi" w:cstheme="minorHAnsi"/>
        </w:rPr>
        <w:lastRenderedPageBreak/>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145"/>
    </w:p>
    <w:p w14:paraId="47C5778D" w14:textId="23BA9AD7"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016564" w:rsidRPr="00016564">
            <w:rPr>
              <w:color w:val="000000"/>
            </w:rPr>
            <w:t>[134]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146" w:name="_Toc129100436"/>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146"/>
    </w:p>
    <w:p w14:paraId="6FAE1D0A" w14:textId="64C58152"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E3778F">
        <w:t xml:space="preserve">Tab. </w:t>
      </w:r>
      <w:r w:rsidR="00E3778F">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2CAD6FD0" w:rsidR="00F67031" w:rsidRPr="00621687" w:rsidRDefault="00F67031" w:rsidP="00427107">
      <w:pPr>
        <w:pStyle w:val="Titulek"/>
        <w:rPr>
          <w:rFonts w:cstheme="minorHAnsi"/>
        </w:rPr>
      </w:pPr>
      <w:bookmarkStart w:id="147" w:name="_Ref75370800"/>
      <w:r>
        <w:t xml:space="preserve">Tab. </w:t>
      </w:r>
      <w:fldSimple w:instr=" SEQ Tabulka \* ARABIC ">
        <w:r w:rsidR="00E3778F">
          <w:rPr>
            <w:noProof/>
          </w:rPr>
          <w:t>3</w:t>
        </w:r>
      </w:fldSimple>
      <w:bookmarkEnd w:id="147"/>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016564" w:rsidRPr="00016564">
            <w:rPr>
              <w:i w:val="0"/>
              <w:color w:val="000000"/>
            </w:rPr>
            <w:t>[135, 136]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016564" w:rsidRPr="00016564">
            <w:rPr>
              <w:i w:val="0"/>
              <w:color w:val="000000"/>
            </w:rPr>
            <w:t>[119, 137]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016564" w:rsidRPr="00016564">
            <w:rPr>
              <w:i w:val="0"/>
              <w:color w:val="000000"/>
            </w:rPr>
            <w:t>[134]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016564" w:rsidRPr="00016564">
            <w:rPr>
              <w:i w:val="0"/>
              <w:color w:val="000000"/>
            </w:rPr>
            <w:t>[119]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016564" w:rsidRPr="00016564">
            <w:rPr>
              <w:i w:val="0"/>
              <w:color w:val="000000"/>
            </w:rPr>
            <w:t>[138]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016564" w:rsidRPr="00016564">
            <w:rPr>
              <w:i w:val="0"/>
              <w:color w:val="000000"/>
            </w:rPr>
            <w:t>[133]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148" w:name="_Toc129100437"/>
      <w:r w:rsidRPr="00621687">
        <w:rPr>
          <w:rStyle w:val="Nadpis1Char"/>
          <w:rFonts w:asciiTheme="minorHAnsi" w:hAnsiTheme="minorHAnsi" w:cstheme="minorHAnsi"/>
        </w:rPr>
        <w:t>6. Návrh aplikačního modelu</w:t>
      </w:r>
      <w:bookmarkEnd w:id="148"/>
    </w:p>
    <w:p w14:paraId="21569E0E" w14:textId="550ED7E1"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E3778F">
        <w:t xml:space="preserve">Obr. </w:t>
      </w:r>
      <w:r w:rsidR="00E3778F">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lastRenderedPageBreak/>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51BFD32C" w:rsidR="00326B51" w:rsidRDefault="00112F07" w:rsidP="00112F07">
      <w:pPr>
        <w:pStyle w:val="Titulek"/>
        <w:rPr>
          <w:ins w:id="149" w:author="Martin Novák" w:date="2023-03-19T13:32:00Z"/>
        </w:rPr>
      </w:pPr>
      <w:bookmarkStart w:id="150" w:name="_Ref127987606"/>
      <w:r>
        <w:t xml:space="preserve">Obr. </w:t>
      </w:r>
      <w:fldSimple w:instr=" SEQ Obrázek \* ARABIC ">
        <w:r w:rsidR="004B0EF4">
          <w:rPr>
            <w:noProof/>
          </w:rPr>
          <w:t>5</w:t>
        </w:r>
      </w:fldSimple>
      <w:bookmarkEnd w:id="150"/>
      <w:r>
        <w:t xml:space="preserve"> relační diagram </w:t>
      </w:r>
      <w:r w:rsidR="005B0942">
        <w:t>postavy – vlastní</w:t>
      </w:r>
    </w:p>
    <w:p w14:paraId="34043BB6" w14:textId="041A4E64" w:rsidR="00C22C72" w:rsidRPr="00C22C72" w:rsidRDefault="00C22C72" w:rsidP="00C22C72">
      <w:pPr>
        <w:rPr>
          <w:ins w:id="151" w:author="Martin Novák" w:date="2023-03-19T13:32:00Z"/>
          <w:rPrChange w:id="152" w:author="Martin Novák" w:date="2023-03-19T13:34:00Z">
            <w:rPr>
              <w:ins w:id="153" w:author="Martin Novák" w:date="2023-03-19T13:32:00Z"/>
              <w:highlight w:val="yellow"/>
            </w:rPr>
          </w:rPrChange>
        </w:rPr>
      </w:pPr>
      <w:ins w:id="154" w:author="Martin Novák" w:date="2023-03-19T13:34:00Z">
        <w:r>
          <w:t>Za účelem snížení s</w:t>
        </w:r>
      </w:ins>
      <w:ins w:id="155" w:author="Martin Novák" w:date="2023-03-19T13:35:00Z">
        <w:r>
          <w:t>potřeby operační paměti</w:t>
        </w:r>
      </w:ins>
      <w:ins w:id="156" w:author="Martin Novák" w:date="2023-03-19T13:36:00Z">
        <w:r>
          <w:t xml:space="preserve"> je využit Game</w:t>
        </w:r>
      </w:ins>
      <w:ins w:id="157" w:author="Martin Novák" w:date="2023-03-19T13:37:00Z">
        <w:r>
          <w:t>Manager obsahující veškerá data</w:t>
        </w:r>
      </w:ins>
      <w:ins w:id="158" w:author="Martin Novák" w:date="2023-03-19T13:38:00Z">
        <w:r>
          <w:t xml:space="preserve">, která nejsou unikátní pro každou instanci </w:t>
        </w:r>
      </w:ins>
      <w:ins w:id="159" w:author="Martin Novák" w:date="2023-03-19T13:39:00Z">
        <w:r>
          <w:t>nebo je možné, že budou potřeba i mimo svůj objekt (např. poloh</w:t>
        </w:r>
      </w:ins>
      <w:ins w:id="160" w:author="Martin Novák" w:date="2023-03-19T13:40:00Z">
        <w:r>
          <w:t>y postav).</w:t>
        </w:r>
        <w:r w:rsidR="004B0EF4">
          <w:t xml:space="preserve"> Na </w:t>
        </w:r>
      </w:ins>
      <w:ins w:id="161" w:author="Martin Novák" w:date="2023-03-19T13:41:00Z">
        <w:r w:rsidR="00DD04AA">
          <w:fldChar w:fldCharType="begin"/>
        </w:r>
        <w:r w:rsidR="00DD04AA">
          <w:instrText xml:space="preserve"> REF _Ref130125708 \h </w:instrText>
        </w:r>
      </w:ins>
      <w:r w:rsidR="00DD04AA">
        <w:fldChar w:fldCharType="separate"/>
      </w:r>
      <w:ins w:id="162" w:author="Martin Novák" w:date="2023-03-19T13:41:00Z">
        <w:r w:rsidR="00DD04AA">
          <w:t xml:space="preserve">Obr. </w:t>
        </w:r>
        <w:r w:rsidR="00DD04AA">
          <w:rPr>
            <w:noProof/>
          </w:rPr>
          <w:t>6</w:t>
        </w:r>
        <w:r w:rsidR="00DD04AA">
          <w:fldChar w:fldCharType="end"/>
        </w:r>
        <w:r w:rsidR="00280A48">
          <w:t xml:space="preserve"> je nakreslen diagram</w:t>
        </w:r>
      </w:ins>
      <w:ins w:id="163" w:author="Martin Novák" w:date="2023-03-19T13:43:00Z">
        <w:r w:rsidR="00280A48">
          <w:t xml:space="preserve"> znázorňující volání GameManagera. Zelenou barvou jsou označeny stavy, kdy je volání prove</w:t>
        </w:r>
      </w:ins>
      <w:ins w:id="164" w:author="Martin Novák" w:date="2023-03-19T13:44:00Z">
        <w:r w:rsidR="00280A48">
          <w:t>deno. Prov</w:t>
        </w:r>
      </w:ins>
      <w:ins w:id="165" w:author="Martin Novák" w:date="2023-03-19T13:45:00Z">
        <w:r w:rsidR="00280A48">
          <w:t>áděné aktivity jsou vyobrazeny fialově. Modrá reprezentuje kolekce</w:t>
        </w:r>
      </w:ins>
      <w:ins w:id="166" w:author="Martin Novák" w:date="2023-03-19T13:46:00Z">
        <w:r w:rsidR="00280A48">
          <w:t xml:space="preserve"> poskytující hodnoty</w:t>
        </w:r>
      </w:ins>
      <w:ins w:id="167" w:author="Martin Novák" w:date="2023-03-19T13:48:00Z">
        <w:r w:rsidR="00280A48">
          <w:t xml:space="preserve"> potřebné k zpracování těchto požad</w:t>
        </w:r>
      </w:ins>
      <w:ins w:id="168" w:author="Martin Novák" w:date="2023-03-19T13:49:00Z">
        <w:r w:rsidR="00280A48">
          <w:t>avků.</w:t>
        </w:r>
      </w:ins>
    </w:p>
    <w:p w14:paraId="223D0D4B" w14:textId="77777777" w:rsidR="004B0EF4" w:rsidRDefault="00C22C72" w:rsidP="004B0EF4">
      <w:pPr>
        <w:keepNext/>
        <w:rPr>
          <w:ins w:id="169" w:author="Martin Novák" w:date="2023-03-19T13:40:00Z"/>
        </w:rPr>
        <w:pPrChange w:id="170" w:author="Martin Novák" w:date="2023-03-19T13:40:00Z">
          <w:pPr/>
        </w:pPrChange>
      </w:pPr>
      <w:ins w:id="171" w:author="Martin Novák" w:date="2023-03-19T13:32:00Z">
        <w:r w:rsidRPr="00C22C72">
          <w:drawing>
            <wp:inline distT="0" distB="0" distL="0" distR="0" wp14:anchorId="1C93DD69" wp14:editId="3D44A12D">
              <wp:extent cx="5760720" cy="2310765"/>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310765"/>
                      </a:xfrm>
                      <a:prstGeom prst="rect">
                        <a:avLst/>
                      </a:prstGeom>
                    </pic:spPr>
                  </pic:pic>
                </a:graphicData>
              </a:graphic>
            </wp:inline>
          </w:drawing>
        </w:r>
      </w:ins>
    </w:p>
    <w:p w14:paraId="609EBA90" w14:textId="32708190" w:rsidR="00C22C72" w:rsidRPr="00C22C72" w:rsidRDefault="004B0EF4" w:rsidP="004B0EF4">
      <w:pPr>
        <w:pStyle w:val="Titulek"/>
        <w:rPr>
          <w:highlight w:val="yellow"/>
          <w:rPrChange w:id="172" w:author="Martin Novák" w:date="2023-03-19T13:32:00Z">
            <w:rPr>
              <w:highlight w:val="yellow"/>
              <w:shd w:val="clear" w:color="auto" w:fill="FFFFFF"/>
            </w:rPr>
          </w:rPrChange>
        </w:rPr>
      </w:pPr>
      <w:bookmarkStart w:id="173" w:name="_Ref130125708"/>
      <w:ins w:id="174" w:author="Martin Novák" w:date="2023-03-19T13:40:00Z">
        <w:r>
          <w:t xml:space="preserve">Obr. </w:t>
        </w:r>
        <w:r>
          <w:fldChar w:fldCharType="begin"/>
        </w:r>
        <w:r>
          <w:instrText xml:space="preserve"> SEQ Obrázek \* ARABIC </w:instrText>
        </w:r>
      </w:ins>
      <w:r>
        <w:fldChar w:fldCharType="separate"/>
      </w:r>
      <w:ins w:id="175" w:author="Martin Novák" w:date="2023-03-19T13:40:00Z">
        <w:r>
          <w:rPr>
            <w:noProof/>
          </w:rPr>
          <w:t>6</w:t>
        </w:r>
        <w:r>
          <w:fldChar w:fldCharType="end"/>
        </w:r>
        <w:bookmarkEnd w:id="173"/>
        <w:r>
          <w:t xml:space="preserve"> diagram GameManeger-vlastní</w:t>
        </w:r>
      </w:ins>
    </w:p>
    <w:p w14:paraId="4819F971" w14:textId="4E60C88B" w:rsidR="00C03E59" w:rsidRPr="00821FA6" w:rsidDel="00644E90" w:rsidRDefault="0039715B" w:rsidP="00821FA6">
      <w:pPr>
        <w:ind w:left="360" w:firstLine="348"/>
        <w:jc w:val="both"/>
        <w:rPr>
          <w:del w:id="176" w:author="Martin Novák" w:date="2023-03-19T13:49:00Z"/>
          <w:rFonts w:cstheme="minorHAnsi"/>
          <w:color w:val="00B050"/>
          <w:shd w:val="clear" w:color="auto" w:fill="FFFFFF"/>
        </w:rPr>
      </w:pPr>
      <w:del w:id="177" w:author="Martin Novák" w:date="2023-03-19T13:49:00Z">
        <w:r w:rsidRPr="0039715B" w:rsidDel="00644E90">
          <w:rPr>
            <w:rFonts w:cstheme="minorHAnsi"/>
            <w:color w:val="00B050"/>
            <w:shd w:val="clear" w:color="auto" w:fill="FFFFFF"/>
          </w:rPr>
          <w:delText xml:space="preserve">// </w:delText>
        </w:r>
        <w:r w:rsidR="001C55A0" w:rsidDel="00644E90">
          <w:rPr>
            <w:rFonts w:cstheme="minorHAnsi"/>
            <w:color w:val="00B050"/>
            <w:shd w:val="clear" w:color="auto" w:fill="FFFFFF"/>
          </w:rPr>
          <w:delText>relační diagram, dědičnost</w:delText>
        </w:r>
        <w:r w:rsidRPr="0039715B" w:rsidDel="00644E90">
          <w:rPr>
            <w:rFonts w:cstheme="minorHAnsi"/>
            <w:color w:val="00B050"/>
            <w:shd w:val="clear" w:color="auto" w:fill="FFFFFF"/>
          </w:rPr>
          <w:delText xml:space="preserve"> + okecat</w:delText>
        </w:r>
      </w:del>
    </w:p>
    <w:p w14:paraId="55CD4A78" w14:textId="2E3FDAA9" w:rsidR="001C55A0" w:rsidRDefault="00561C65" w:rsidP="00561C65">
      <w:pPr>
        <w:pStyle w:val="Nadpis1"/>
        <w:rPr>
          <w:shd w:val="clear" w:color="auto" w:fill="FFFFFF"/>
        </w:rPr>
      </w:pPr>
      <w:bookmarkStart w:id="178" w:name="_Toc129100438"/>
      <w:r w:rsidRPr="00026347">
        <w:rPr>
          <w:shd w:val="clear" w:color="auto" w:fill="FFFFFF"/>
        </w:rPr>
        <w:t>7.</w:t>
      </w:r>
      <w:r>
        <w:rPr>
          <w:shd w:val="clear" w:color="auto" w:fill="FFFFFF"/>
        </w:rPr>
        <w:t xml:space="preserve"> </w:t>
      </w:r>
      <w:r w:rsidRPr="00561C65">
        <w:rPr>
          <w:shd w:val="clear" w:color="auto" w:fill="FFFFFF"/>
        </w:rPr>
        <w:t>Návrh vzorového řešení</w:t>
      </w:r>
      <w:bookmarkEnd w:id="178"/>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 této bakalářské práce. Druhý je Windows Forms aplikace</w:t>
      </w:r>
      <w:r w:rsidRPr="001D3DBA">
        <w:rPr>
          <w:rFonts w:cstheme="minorHAnsi"/>
          <w:i/>
          <w:iCs/>
          <w:color w:val="000000"/>
          <w:shd w:val="clear" w:color="auto" w:fill="FFFFFF"/>
        </w:rPr>
        <w:t xml:space="preserve"> TestovaniCastiKnihovny</w:t>
      </w:r>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lastRenderedPageBreak/>
        <w:t>//kod</w:t>
      </w:r>
    </w:p>
    <w:p w14:paraId="57D43A35" w14:textId="4CE95D64" w:rsidR="00CE58F8" w:rsidRDefault="00CE58F8" w:rsidP="00CE58F8">
      <w:pPr>
        <w:pStyle w:val="Nadpis2"/>
        <w:ind w:firstLine="708"/>
        <w:rPr>
          <w:shd w:val="clear" w:color="auto" w:fill="FFFFFF"/>
        </w:rPr>
      </w:pPr>
      <w:bookmarkStart w:id="179" w:name="_Toc129100439"/>
      <w:r w:rsidRPr="00026347">
        <w:rPr>
          <w:shd w:val="clear" w:color="auto" w:fill="FFFFFF"/>
        </w:rPr>
        <w:t>7.</w:t>
      </w:r>
      <w:r>
        <w:rPr>
          <w:shd w:val="clear" w:color="auto" w:fill="FFFFFF"/>
        </w:rPr>
        <w:t>1 knihovna</w:t>
      </w:r>
      <w:bookmarkEnd w:id="179"/>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Při návrhu bylo bráno v úvahu, že hra může být v konzoli, okně s dvourozměrnou grafikou, či trojrozměrném prostředí herního enginu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180" w:name="_Ref103770918"/>
      <w:bookmarkStart w:id="181" w:name="_Toc129100440"/>
      <w:r w:rsidRPr="00026347">
        <w:t>7</w:t>
      </w:r>
      <w:r w:rsidR="00AB4BCD" w:rsidRPr="00026347">
        <w:t xml:space="preserve">.1.1 </w:t>
      </w:r>
      <w:r w:rsidR="00E9240E" w:rsidRPr="00026347">
        <w:t>atributy</w:t>
      </w:r>
      <w:bookmarkEnd w:id="180"/>
      <w:bookmarkEnd w:id="181"/>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182" w:name="_Toc129100441"/>
      <w:r w:rsidRPr="00026347">
        <w:t>7</w:t>
      </w:r>
      <w:r w:rsidR="00CB6506" w:rsidRPr="00026347">
        <w:t>.1.2 buffy</w:t>
      </w:r>
      <w:bookmarkEnd w:id="182"/>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183" w:name="_Toc129100442"/>
      <w:r w:rsidRPr="00026347">
        <w:t>7</w:t>
      </w:r>
      <w:r w:rsidR="002B5D06" w:rsidRPr="00026347">
        <w:t>.1.</w:t>
      </w:r>
      <w:r w:rsidR="00D936AC" w:rsidRPr="00026347">
        <w:t>3</w:t>
      </w:r>
      <w:r w:rsidR="002B5D06" w:rsidRPr="00026347">
        <w:t xml:space="preserve"> Postavy</w:t>
      </w:r>
      <w:bookmarkEnd w:id="183"/>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w:t>
      </w:r>
      <w:r w:rsidR="00844E3E" w:rsidRPr="001D3DBA">
        <w:lastRenderedPageBreak/>
        <w:t>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0624B4F9" w14:textId="5E06C467" w:rsidR="00213B7D" w:rsidRDefault="00C03E59" w:rsidP="00925157">
      <w:pPr>
        <w:pStyle w:val="Nadpis3"/>
      </w:pPr>
      <w:bookmarkStart w:id="184" w:name="_Toc129100443"/>
      <w:r w:rsidRPr="00026347">
        <w:t>7</w:t>
      </w:r>
      <w:r w:rsidR="00925157" w:rsidRPr="00026347">
        <w:t>.1.4 Předměty</w:t>
      </w:r>
      <w:bookmarkEnd w:id="184"/>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185" w:name="_Toc129100444"/>
      <w:r w:rsidRPr="00026347">
        <w:t>7</w:t>
      </w:r>
      <w:r w:rsidR="00B4160F" w:rsidRPr="00026347">
        <w:t>.1.5 inventáře</w:t>
      </w:r>
      <w:bookmarkEnd w:id="185"/>
    </w:p>
    <w:p w14:paraId="7BE9DC62" w14:textId="68AD05E3" w:rsidR="00B4160F" w:rsidRPr="004646F7" w:rsidRDefault="00834CD5" w:rsidP="00D823AE">
      <w:pPr>
        <w:jc w:val="both"/>
      </w:pPr>
      <w:r w:rsidRPr="001D3DBA">
        <w:t xml:space="preserve">Logiku inventářů 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186" w:name="_Toc129100445"/>
      <w:r w:rsidRPr="00026347">
        <w:t>7</w:t>
      </w:r>
      <w:r w:rsidR="00803C7A" w:rsidRPr="00026347">
        <w:t>.1.6 kouzla</w:t>
      </w:r>
      <w:bookmarkEnd w:id="186"/>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7DEAC236" w14:textId="750682AA" w:rsidR="00A21C2C" w:rsidRPr="00A21C2C" w:rsidRDefault="00C03E59" w:rsidP="00A21C2C">
      <w:pPr>
        <w:pStyle w:val="Nadpis3"/>
      </w:pPr>
      <w:bookmarkStart w:id="187" w:name="_Toc129100446"/>
      <w:r w:rsidRPr="00026347">
        <w:t>7</w:t>
      </w:r>
      <w:r w:rsidR="00A21C2C" w:rsidRPr="00026347">
        <w:t>.1.7 mapa</w:t>
      </w:r>
      <w:bookmarkEnd w:id="187"/>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xml:space="preserve">, či podle </w:t>
      </w:r>
      <w:r w:rsidR="00755C04" w:rsidRPr="001D3DBA">
        <w:lastRenderedPageBreak/>
        <w:t>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188" w:name="_Toc129100447"/>
      <w:r w:rsidRPr="00026347">
        <w:t>7</w:t>
      </w:r>
      <w:r w:rsidR="00BD6C97" w:rsidRPr="00026347">
        <w:t>.6.8 úkoly</w:t>
      </w:r>
      <w:bookmarkEnd w:id="188"/>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3A8F2744" w14:textId="55CD4C20" w:rsidR="00882C40" w:rsidRDefault="00C03E59" w:rsidP="002D4783">
      <w:pPr>
        <w:pStyle w:val="Nadpis3"/>
      </w:pPr>
      <w:bookmarkStart w:id="189" w:name="_Toc129100448"/>
      <w:r w:rsidRPr="00026347">
        <w:t>7</w:t>
      </w:r>
      <w:r w:rsidR="002D4783" w:rsidRPr="00026347">
        <w:t>.1.</w:t>
      </w:r>
      <w:r w:rsidR="00BE0C3C" w:rsidRPr="00026347">
        <w:t>9</w:t>
      </w:r>
      <w:r w:rsidR="002D4783" w:rsidRPr="00026347">
        <w:t xml:space="preserve"> GameManager</w:t>
      </w:r>
      <w:bookmarkEnd w:id="189"/>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190" w:name="_Toc129100449"/>
      <w:r w:rsidRPr="00026347">
        <w:lastRenderedPageBreak/>
        <w:t>7</w:t>
      </w:r>
      <w:r w:rsidR="00BE0C3C" w:rsidRPr="00026347">
        <w:t>.1.10 nastavení</w:t>
      </w:r>
      <w:bookmarkEnd w:id="190"/>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191" w:name="_Toc129100450"/>
      <w:r w:rsidRPr="00026347">
        <w:t>7</w:t>
      </w:r>
      <w:r w:rsidR="00AB30A6" w:rsidRPr="00026347">
        <w:t xml:space="preserve">.2 </w:t>
      </w:r>
      <w:r w:rsidR="00C44197" w:rsidRPr="00026347">
        <w:t>TestovaniCastiKnihovny</w:t>
      </w:r>
      <w:bookmarkEnd w:id="191"/>
    </w:p>
    <w:p w14:paraId="5F92CC72" w14:textId="77777777" w:rsidR="00E03243" w:rsidRDefault="00E03243" w:rsidP="00E03243">
      <w:pPr>
        <w:ind w:firstLine="708"/>
        <w:jc w:val="both"/>
      </w:pPr>
      <w:r w:rsidRPr="00735B26">
        <w:t>Tato část řešení slouží k ověření základní funkcionality knihovny. Je zde ukázáno vzorové použití knihovny. Nejedná se funkční hru, ale ukázku pro programátory, kteří by chtěli knihovnu použít ve svém projektu. Pro tento účel byla zvolena Windows Forms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192" w:name="_Toc129100451"/>
      <w:r w:rsidRPr="00026347">
        <w:t>7</w:t>
      </w:r>
      <w:r w:rsidR="0069559A" w:rsidRPr="00026347">
        <w:t>.2.1</w:t>
      </w:r>
      <w:r w:rsidR="00555477" w:rsidRPr="00026347">
        <w:t xml:space="preserve"> okno</w:t>
      </w:r>
      <w:r w:rsidR="0069559A" w:rsidRPr="00026347">
        <w:t xml:space="preserve"> Form1</w:t>
      </w:r>
      <w:bookmarkEnd w:id="192"/>
    </w:p>
    <w:p w14:paraId="49140DA0" w14:textId="1F44D97D" w:rsidR="0069559A" w:rsidRDefault="0069559A" w:rsidP="0069559A">
      <w:pPr>
        <w:ind w:left="708" w:firstLine="708"/>
        <w:jc w:val="both"/>
      </w:pPr>
      <w:r w:rsidRPr="00735B26">
        <w:t xml:space="preserve">Na </w:t>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E3778F">
        <w:t xml:space="preserve">Obr. </w:t>
      </w:r>
      <w:r w:rsidR="00E3778F">
        <w:rPr>
          <w:noProof/>
        </w:rPr>
        <w:t>6</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8A5FCF">
        <w:t>funkčnost</w:t>
      </w:r>
      <w:r w:rsidR="00F81C8E">
        <w:t xml:space="preserve"> </w:t>
      </w:r>
      <w:r w:rsidR="00133D64" w:rsidRPr="00735B26">
        <w:t>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3679" cy="2309095"/>
                    </a:xfrm>
                    <a:prstGeom prst="rect">
                      <a:avLst/>
                    </a:prstGeom>
                  </pic:spPr>
                </pic:pic>
              </a:graphicData>
            </a:graphic>
          </wp:inline>
        </w:drawing>
      </w:r>
    </w:p>
    <w:p w14:paraId="4D7B251F" w14:textId="5C3E2DC9" w:rsidR="0069559A" w:rsidRPr="0069559A" w:rsidRDefault="0069559A" w:rsidP="0069559A">
      <w:pPr>
        <w:pStyle w:val="Titulek"/>
      </w:pPr>
      <w:bookmarkStart w:id="193" w:name="_Ref124797379"/>
      <w:bookmarkStart w:id="194" w:name="_Ref124797370"/>
      <w:r>
        <w:t xml:space="preserve">Obr. </w:t>
      </w:r>
      <w:fldSimple w:instr=" SEQ Obrázek \* ARABIC ">
        <w:ins w:id="195" w:author="Martin Novák" w:date="2023-03-19T13:40:00Z">
          <w:r w:rsidR="004B0EF4">
            <w:rPr>
              <w:noProof/>
            </w:rPr>
            <w:t>7</w:t>
          </w:r>
        </w:ins>
        <w:del w:id="196" w:author="Martin Novák" w:date="2023-03-19T13:40:00Z">
          <w:r w:rsidR="00D907AA" w:rsidDel="004B0EF4">
            <w:rPr>
              <w:noProof/>
            </w:rPr>
            <w:delText>6</w:delText>
          </w:r>
        </w:del>
      </w:fldSimple>
      <w:bookmarkEnd w:id="193"/>
      <w:r>
        <w:t xml:space="preserve"> </w:t>
      </w:r>
      <w:r w:rsidR="008D047E">
        <w:t xml:space="preserve">okno </w:t>
      </w:r>
      <w:r>
        <w:t>Form1-vlastní</w:t>
      </w:r>
      <w:bookmarkEnd w:id="194"/>
    </w:p>
    <w:p w14:paraId="659485D2" w14:textId="5CE8A6FB" w:rsidR="0069559A" w:rsidRDefault="00C77786" w:rsidP="00237525">
      <w:pPr>
        <w:pStyle w:val="Nadpis3"/>
      </w:pPr>
      <w:bookmarkStart w:id="197" w:name="_Toc129100452"/>
      <w:r w:rsidRPr="00026347">
        <w:t>7</w:t>
      </w:r>
      <w:r w:rsidR="00237525" w:rsidRPr="00026347">
        <w:t>.2.2</w:t>
      </w:r>
      <w:r w:rsidR="00D62635" w:rsidRPr="00026347">
        <w:t xml:space="preserve"> okno VypisPostava</w:t>
      </w:r>
      <w:bookmarkEnd w:id="197"/>
    </w:p>
    <w:p w14:paraId="594E4DC1" w14:textId="40226EEF"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E3778F">
        <w:t xml:space="preserve">Obr. </w:t>
      </w:r>
      <w:r w:rsidR="00E3778F">
        <w:rPr>
          <w:noProof/>
        </w:rPr>
        <w:t>7</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557" cy="1788198"/>
                    </a:xfrm>
                    <a:prstGeom prst="rect">
                      <a:avLst/>
                    </a:prstGeom>
                  </pic:spPr>
                </pic:pic>
              </a:graphicData>
            </a:graphic>
          </wp:inline>
        </w:drawing>
      </w:r>
    </w:p>
    <w:p w14:paraId="286093A4" w14:textId="72B9F40E" w:rsidR="00237525" w:rsidRDefault="00237525" w:rsidP="00237525">
      <w:pPr>
        <w:pStyle w:val="Titulek"/>
      </w:pPr>
      <w:bookmarkStart w:id="198" w:name="_Ref124798461"/>
      <w:r>
        <w:t xml:space="preserve">Obr. </w:t>
      </w:r>
      <w:fldSimple w:instr=" SEQ Obrázek \* ARABIC ">
        <w:ins w:id="199" w:author="Martin Novák" w:date="2023-03-19T13:40:00Z">
          <w:r w:rsidR="004B0EF4">
            <w:rPr>
              <w:noProof/>
            </w:rPr>
            <w:t>8</w:t>
          </w:r>
        </w:ins>
        <w:del w:id="200" w:author="Martin Novák" w:date="2023-03-19T13:40:00Z">
          <w:r w:rsidR="00D907AA" w:rsidDel="004B0EF4">
            <w:rPr>
              <w:noProof/>
            </w:rPr>
            <w:delText>7</w:delText>
          </w:r>
        </w:del>
      </w:fldSimple>
      <w:bookmarkEnd w:id="198"/>
      <w:r>
        <w:t xml:space="preserve"> </w:t>
      </w:r>
      <w:r w:rsidR="008D047E">
        <w:t xml:space="preserve">okno </w:t>
      </w:r>
      <w:r>
        <w:t>VypisPostava-vlastní</w:t>
      </w:r>
    </w:p>
    <w:p w14:paraId="0A856BFA" w14:textId="0D968717" w:rsidR="00237525" w:rsidRDefault="00C77786" w:rsidP="007F1C5C">
      <w:pPr>
        <w:pStyle w:val="Nadpis3"/>
      </w:pPr>
      <w:bookmarkStart w:id="201" w:name="_Toc129100453"/>
      <w:r w:rsidRPr="00026347">
        <w:t>7</w:t>
      </w:r>
      <w:r w:rsidR="007F1C5C" w:rsidRPr="00026347">
        <w:t>.2.3 okno Combat</w:t>
      </w:r>
      <w:bookmarkEnd w:id="201"/>
    </w:p>
    <w:p w14:paraId="24D35D43" w14:textId="39F01B14"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E3778F">
        <w:t xml:space="preserve">Obr. </w:t>
      </w:r>
      <w:r w:rsidR="00E3778F">
        <w:rPr>
          <w:noProof/>
        </w:rPr>
        <w:t>8</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23461" cy="1998311"/>
                    </a:xfrm>
                    <a:prstGeom prst="rect">
                      <a:avLst/>
                    </a:prstGeom>
                  </pic:spPr>
                </pic:pic>
              </a:graphicData>
            </a:graphic>
          </wp:inline>
        </w:drawing>
      </w:r>
    </w:p>
    <w:p w14:paraId="17DA3AB7" w14:textId="5A4AE41C" w:rsidR="007F1C5C" w:rsidRPr="007F1C5C" w:rsidRDefault="007F1C5C" w:rsidP="007F1C5C">
      <w:pPr>
        <w:pStyle w:val="Titulek"/>
      </w:pPr>
      <w:bookmarkStart w:id="202" w:name="_Ref124799884"/>
      <w:r>
        <w:t xml:space="preserve">Obr. </w:t>
      </w:r>
      <w:fldSimple w:instr=" SEQ Obrázek \* ARABIC ">
        <w:ins w:id="203" w:author="Martin Novák" w:date="2023-03-19T13:40:00Z">
          <w:r w:rsidR="004B0EF4">
            <w:rPr>
              <w:noProof/>
            </w:rPr>
            <w:t>9</w:t>
          </w:r>
        </w:ins>
        <w:del w:id="204" w:author="Martin Novák" w:date="2023-03-19T13:40:00Z">
          <w:r w:rsidR="00D907AA" w:rsidDel="004B0EF4">
            <w:rPr>
              <w:noProof/>
            </w:rPr>
            <w:delText>8</w:delText>
          </w:r>
        </w:del>
      </w:fldSimple>
      <w:bookmarkEnd w:id="202"/>
      <w:r>
        <w:t xml:space="preserve"> </w:t>
      </w:r>
      <w:r w:rsidR="008D047E">
        <w:t xml:space="preserve">okno </w:t>
      </w:r>
      <w:r>
        <w:t>Combat-vlastní</w:t>
      </w:r>
    </w:p>
    <w:p w14:paraId="05B80103" w14:textId="5ECD05BC" w:rsidR="00237525" w:rsidRDefault="00C77786" w:rsidP="00185E5F">
      <w:pPr>
        <w:pStyle w:val="Nadpis3"/>
      </w:pPr>
      <w:bookmarkStart w:id="205" w:name="_Toc129100454"/>
      <w:r w:rsidRPr="00026347">
        <w:t>7</w:t>
      </w:r>
      <w:r w:rsidR="00185E5F" w:rsidRPr="00026347">
        <w:t>.2.4 okno BuffForm</w:t>
      </w:r>
      <w:bookmarkEnd w:id="205"/>
    </w:p>
    <w:p w14:paraId="620BAD4B" w14:textId="643E017B" w:rsidR="00185E5F" w:rsidRPr="00185E5F" w:rsidRDefault="00C07201" w:rsidP="00965C00">
      <w:pPr>
        <w:jc w:val="both"/>
      </w:pPr>
      <w:r w:rsidRPr="00275F66">
        <w:t>Okno BuffForm (</w:t>
      </w:r>
      <w:r w:rsidR="00E3778F">
        <w:fldChar w:fldCharType="begin"/>
      </w:r>
      <w:r w:rsidR="00E3778F">
        <w:instrText xml:space="preserve"> REF _Ref128410514 \h </w:instrText>
      </w:r>
      <w:r w:rsidR="00E3778F">
        <w:fldChar w:fldCharType="separate"/>
      </w:r>
      <w:r w:rsidR="00E3778F">
        <w:t xml:space="preserve">Obr. </w:t>
      </w:r>
      <w:r w:rsidR="00E3778F">
        <w:rPr>
          <w:noProof/>
        </w:rPr>
        <w:t>9</w:t>
      </w:r>
      <w:r w:rsidR="00E3778F">
        <w:fldChar w:fldCharType="end"/>
      </w:r>
      <w:r w:rsidRPr="00275F66">
        <w:t>) slouží k otestování přetrvávajících efektů. Stejně jako v případě Combat se vlevo nachází výpis postavy a další kolo je spouštěno tlačítkem. Vpravo je seznam aktuálně působících efektů</w:t>
      </w:r>
      <w:r w:rsidR="00965C00" w:rsidRPr="00275F66">
        <w:t>, kde je u každého napsán jeho typ, ovlivňovaný atribut, hodnota změny a jak dlouh</w:t>
      </w:r>
      <w:r w:rsidR="0059530C" w:rsidRPr="00275F66">
        <w:t>o</w:t>
      </w:r>
      <w:r w:rsidR="00965C00" w:rsidRPr="00275F66">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0824" cy="1930474"/>
                    </a:xfrm>
                    <a:prstGeom prst="rect">
                      <a:avLst/>
                    </a:prstGeom>
                  </pic:spPr>
                </pic:pic>
              </a:graphicData>
            </a:graphic>
          </wp:inline>
        </w:drawing>
      </w:r>
    </w:p>
    <w:p w14:paraId="3C503958" w14:textId="254687E6" w:rsidR="00185E5F" w:rsidRPr="00185E5F" w:rsidRDefault="00185E5F" w:rsidP="00185E5F">
      <w:pPr>
        <w:pStyle w:val="Titulek"/>
      </w:pPr>
      <w:bookmarkStart w:id="206" w:name="_Ref128410514"/>
      <w:r>
        <w:t xml:space="preserve">Obr. </w:t>
      </w:r>
      <w:fldSimple w:instr=" SEQ Obrázek \* ARABIC ">
        <w:ins w:id="207" w:author="Martin Novák" w:date="2023-03-19T13:40:00Z">
          <w:r w:rsidR="004B0EF4">
            <w:rPr>
              <w:noProof/>
            </w:rPr>
            <w:t>10</w:t>
          </w:r>
        </w:ins>
        <w:del w:id="208" w:author="Martin Novák" w:date="2023-03-19T13:40:00Z">
          <w:r w:rsidR="00D907AA" w:rsidDel="004B0EF4">
            <w:rPr>
              <w:noProof/>
            </w:rPr>
            <w:delText>9</w:delText>
          </w:r>
        </w:del>
      </w:fldSimple>
      <w:bookmarkEnd w:id="206"/>
      <w:r>
        <w:t xml:space="preserve"> okno BuffForm-vlastní</w:t>
      </w:r>
    </w:p>
    <w:p w14:paraId="3DB6C94E" w14:textId="186FD567" w:rsidR="00237525" w:rsidRPr="00026347" w:rsidRDefault="00C77786" w:rsidP="00417082">
      <w:pPr>
        <w:pStyle w:val="Nadpis3"/>
      </w:pPr>
      <w:bookmarkStart w:id="209" w:name="_Toc129100455"/>
      <w:r w:rsidRPr="00026347">
        <w:t>7</w:t>
      </w:r>
      <w:r w:rsidR="00417082" w:rsidRPr="00026347">
        <w:t>.2.5 okno InventarForm</w:t>
      </w:r>
      <w:bookmarkEnd w:id="209"/>
    </w:p>
    <w:p w14:paraId="46BC392E" w14:textId="52DC6AD3" w:rsidR="00417082" w:rsidRDefault="005A7027" w:rsidP="00287973">
      <w:pPr>
        <w:jc w:val="both"/>
      </w:pPr>
      <w:r w:rsidRPr="00756220">
        <w:t xml:space="preserve">Na </w:t>
      </w:r>
      <w:r w:rsidRPr="00756220">
        <w:fldChar w:fldCharType="begin"/>
      </w:r>
      <w:r w:rsidRPr="00756220">
        <w:instrText xml:space="preserve"> REF _Ref128413124 \h </w:instrText>
      </w:r>
      <w:r w:rsidR="00B55257" w:rsidRPr="00756220">
        <w:instrText xml:space="preserve"> \* MERGEFORMAT </w:instrText>
      </w:r>
      <w:r w:rsidRPr="00756220">
        <w:fldChar w:fldCharType="separate"/>
      </w:r>
      <w:r w:rsidR="00E3778F">
        <w:t xml:space="preserve">Obr. </w:t>
      </w:r>
      <w:r w:rsidR="00E3778F">
        <w:rPr>
          <w:noProof/>
        </w:rPr>
        <w:t>10</w:t>
      </w:r>
      <w:r w:rsidRPr="00756220">
        <w:fldChar w:fldCharType="end"/>
      </w:r>
      <w:r w:rsidRPr="00756220">
        <w:t xml:space="preserve"> jsou ukázány dvě možné varianty okna InventarForm.</w:t>
      </w:r>
      <w:r w:rsidR="00EF2F21" w:rsidRPr="00756220">
        <w:t xml:space="preserve"> </w:t>
      </w:r>
      <w:r w:rsidR="00287973" w:rsidRPr="00756220">
        <w:t>V levé části okna se nachází tři předměty, které je možné do inventáře</w:t>
      </w:r>
      <w:r w:rsidR="000368ED" w:rsidRPr="00756220">
        <w:t xml:space="preserve"> přidat</w:t>
      </w:r>
      <w:r w:rsidR="00287973" w:rsidRPr="00756220">
        <w:t xml:space="preserve">, a v pravé se je vyobrazení těch, které již byli sebrány. </w:t>
      </w:r>
      <w:r w:rsidR="00EF2F21" w:rsidRPr="00756220">
        <w:t>Obrázek a) představuje variantu, kdy je kapacita i</w:t>
      </w:r>
      <w:r w:rsidR="00287973" w:rsidRPr="00756220">
        <w:t>nventáře omezena počtem předmětů</w:t>
      </w:r>
      <w:r w:rsidR="004541E9" w:rsidRPr="00756220">
        <w:t>.</w:t>
      </w:r>
      <w:r w:rsidR="00287973" w:rsidRPr="00756220">
        <w:t xml:space="preserve"> </w:t>
      </w:r>
      <w:r w:rsidR="004541E9" w:rsidRPr="00756220">
        <w:t>Některých předmětů je možné sebrat více, aniž by to mělo vliv zbývající kapacitu. Tyto předměty se přidávají do stejného políčka</w:t>
      </w:r>
      <w:r w:rsidR="00080012" w:rsidRPr="00756220">
        <w:t xml:space="preserve"> a velikost této hromady je ukázána číslem v levém horním rohu. </w:t>
      </w:r>
      <w:r w:rsidR="004541E9" w:rsidRPr="00756220">
        <w:t>N</w:t>
      </w:r>
      <w:r w:rsidR="00287973" w:rsidRPr="00756220">
        <w:t xml:space="preserve">a obrázku b) je </w:t>
      </w:r>
      <w:r w:rsidR="000368ED" w:rsidRPr="00756220">
        <w:t>výsek obrazovky, jak se liší pravá část okna, v případě omezení kapacity pomocí celkové hmotnosti sebraných předmětů.</w:t>
      </w:r>
      <w:r w:rsidR="0081024C" w:rsidRPr="00756220">
        <w:t xml:space="preserve"> Zaplněnost inventáře je napsána v</w:t>
      </w:r>
      <w:r w:rsidR="00425808">
        <w:t>e</w:t>
      </w:r>
      <w:r w:rsidR="0081024C" w:rsidRPr="00756220">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49FE9C67" w:rsidR="0012288F" w:rsidRDefault="005A7027" w:rsidP="005A7027">
      <w:pPr>
        <w:pStyle w:val="Titulek"/>
      </w:pPr>
      <w:bookmarkStart w:id="210" w:name="_Ref128413124"/>
      <w:r>
        <w:t xml:space="preserve">Obr. </w:t>
      </w:r>
      <w:fldSimple w:instr=" SEQ Obrázek \* ARABIC ">
        <w:ins w:id="211" w:author="Martin Novák" w:date="2023-03-19T13:40:00Z">
          <w:r w:rsidR="004B0EF4">
            <w:rPr>
              <w:noProof/>
            </w:rPr>
            <w:t>11</w:t>
          </w:r>
        </w:ins>
        <w:del w:id="212" w:author="Martin Novák" w:date="2023-03-19T13:40:00Z">
          <w:r w:rsidR="00D907AA" w:rsidDel="004B0EF4">
            <w:rPr>
              <w:noProof/>
            </w:rPr>
            <w:delText>10</w:delText>
          </w:r>
        </w:del>
      </w:fldSimple>
      <w:bookmarkEnd w:id="210"/>
      <w:r>
        <w:t xml:space="preserve"> okno InventarForm v početní a hmotnostní variantě-vlastní</w:t>
      </w:r>
    </w:p>
    <w:p w14:paraId="66685981" w14:textId="6A3A7293" w:rsidR="00417082" w:rsidRDefault="00C77786" w:rsidP="00417082">
      <w:pPr>
        <w:pStyle w:val="Nadpis3"/>
      </w:pPr>
      <w:bookmarkStart w:id="213" w:name="_Toc129100456"/>
      <w:r w:rsidRPr="00026347">
        <w:t>7</w:t>
      </w:r>
      <w:r w:rsidR="00417082" w:rsidRPr="00026347">
        <w:t>.2.6 okn</w:t>
      </w:r>
      <w:r w:rsidR="00C31739">
        <w:t>a</w:t>
      </w:r>
      <w:r w:rsidR="00417082" w:rsidRPr="00026347">
        <w:t xml:space="preserve"> ChunkForm</w:t>
      </w:r>
      <w:r w:rsidR="00C31739">
        <w:t xml:space="preserve"> a MapaForm</w:t>
      </w:r>
      <w:bookmarkEnd w:id="213"/>
    </w:p>
    <w:p w14:paraId="5F6F82D3" w14:textId="5581F4FD" w:rsidR="007E3A5C" w:rsidRPr="00CD0B32" w:rsidRDefault="00471789" w:rsidP="00471789">
      <w:pPr>
        <w:jc w:val="both"/>
      </w:pPr>
      <w:r w:rsidRPr="00CD0B32">
        <w:fldChar w:fldCharType="begin"/>
      </w:r>
      <w:r w:rsidRPr="00CD0B32">
        <w:instrText xml:space="preserve"> REF _Ref128417280 \h </w:instrText>
      </w:r>
      <w:r w:rsidR="00467315" w:rsidRPr="00CD0B32">
        <w:instrText xml:space="preserve"> \* MERGEFORMAT </w:instrText>
      </w:r>
      <w:r w:rsidRPr="00CD0B32">
        <w:fldChar w:fldCharType="separate"/>
      </w:r>
      <w:r w:rsidR="00E3778F">
        <w:t xml:space="preserve">Obr. </w:t>
      </w:r>
      <w:r w:rsidR="00E3778F">
        <w:rPr>
          <w:noProof/>
        </w:rPr>
        <w:t>11</w:t>
      </w:r>
      <w:r w:rsidRPr="00CD0B32">
        <w:fldChar w:fldCharType="end"/>
      </w:r>
      <w:r w:rsidRPr="00CD0B32">
        <w:t xml:space="preserve"> ukazuje ChunkForm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CD0B32">
        <w:t xml:space="preserve">Podobnou funkci má také MapaForm, avšak s tím rozdílem, že negeneruje pouze jeden blok, ale mřížku pět na pět, což znamená šest set dvacet pět </w:t>
      </w:r>
      <w:r w:rsidR="00AB65B7" w:rsidRPr="00CD0B32">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56627" cy="1535305"/>
                    </a:xfrm>
                    <a:prstGeom prst="rect">
                      <a:avLst/>
                    </a:prstGeom>
                  </pic:spPr>
                </pic:pic>
              </a:graphicData>
            </a:graphic>
          </wp:inline>
        </w:drawing>
      </w:r>
    </w:p>
    <w:p w14:paraId="0B11F9F2" w14:textId="1BD40AD5" w:rsidR="00417082" w:rsidRPr="00026347" w:rsidRDefault="007E3A5C" w:rsidP="00C31739">
      <w:pPr>
        <w:pStyle w:val="Titulek"/>
      </w:pPr>
      <w:bookmarkStart w:id="214" w:name="_Ref128417280"/>
      <w:r>
        <w:t xml:space="preserve">Obr. </w:t>
      </w:r>
      <w:fldSimple w:instr=" SEQ Obrázek \* ARABIC ">
        <w:ins w:id="215" w:author="Martin Novák" w:date="2023-03-19T13:40:00Z">
          <w:r w:rsidR="004B0EF4">
            <w:rPr>
              <w:noProof/>
            </w:rPr>
            <w:t>12</w:t>
          </w:r>
        </w:ins>
        <w:del w:id="216" w:author="Martin Novák" w:date="2023-03-19T13:40:00Z">
          <w:r w:rsidR="00D907AA" w:rsidDel="004B0EF4">
            <w:rPr>
              <w:noProof/>
            </w:rPr>
            <w:delText>11</w:delText>
          </w:r>
        </w:del>
      </w:fldSimple>
      <w:bookmarkEnd w:id="214"/>
      <w:r>
        <w:t xml:space="preserve"> okno ChunkForm-vlastní</w:t>
      </w:r>
    </w:p>
    <w:p w14:paraId="7FAEB0E8" w14:textId="1A437535" w:rsidR="00417082" w:rsidRPr="00026347" w:rsidRDefault="00C77786" w:rsidP="00417082">
      <w:pPr>
        <w:pStyle w:val="Nadpis3"/>
      </w:pPr>
      <w:bookmarkStart w:id="217" w:name="_Toc129100457"/>
      <w:r w:rsidRPr="00026347">
        <w:t>7</w:t>
      </w:r>
      <w:r w:rsidR="00417082" w:rsidRPr="00026347">
        <w:t>.2.7 okno UkolForm</w:t>
      </w:r>
      <w:bookmarkEnd w:id="217"/>
    </w:p>
    <w:p w14:paraId="733A18E2" w14:textId="7B90E036" w:rsidR="00417082" w:rsidRDefault="00757705" w:rsidP="00E06608">
      <w:pPr>
        <w:jc w:val="both"/>
      </w:pPr>
      <w:r w:rsidRPr="00525F39">
        <w:fldChar w:fldCharType="begin"/>
      </w:r>
      <w:r w:rsidRPr="00525F39">
        <w:instrText xml:space="preserve"> REF _Ref128418537 \h </w:instrText>
      </w:r>
      <w:r w:rsidR="00E06608" w:rsidRPr="00525F39">
        <w:instrText xml:space="preserve"> \* MERGEFORMAT </w:instrText>
      </w:r>
      <w:r w:rsidRPr="00525F39">
        <w:fldChar w:fldCharType="separate"/>
      </w:r>
      <w:r w:rsidR="00E3778F">
        <w:t xml:space="preserve">Obr. </w:t>
      </w:r>
      <w:r w:rsidR="00E3778F">
        <w:rPr>
          <w:noProof/>
        </w:rPr>
        <w:t>12</w:t>
      </w:r>
      <w:r w:rsidRPr="00525F39">
        <w:fldChar w:fldCharType="end"/>
      </w:r>
      <w:r w:rsidRPr="00525F39">
        <w:t xml:space="preserve"> vyobrazuje okno UkolForm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525F39">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0000" cy="2160000"/>
                    </a:xfrm>
                    <a:prstGeom prst="rect">
                      <a:avLst/>
                    </a:prstGeom>
                  </pic:spPr>
                </pic:pic>
              </a:graphicData>
            </a:graphic>
          </wp:inline>
        </w:drawing>
      </w:r>
    </w:p>
    <w:p w14:paraId="6DB5E4CC" w14:textId="17467A69" w:rsidR="00467315" w:rsidRPr="00026347" w:rsidRDefault="00A9126E" w:rsidP="00A9126E">
      <w:pPr>
        <w:pStyle w:val="Titulek"/>
      </w:pPr>
      <w:bookmarkStart w:id="218" w:name="_Ref128418537"/>
      <w:r>
        <w:t xml:space="preserve">Obr. </w:t>
      </w:r>
      <w:fldSimple w:instr=" SEQ Obrázek \* ARABIC ">
        <w:ins w:id="219" w:author="Martin Novák" w:date="2023-03-19T13:40:00Z">
          <w:r w:rsidR="004B0EF4">
            <w:rPr>
              <w:noProof/>
            </w:rPr>
            <w:t>13</w:t>
          </w:r>
        </w:ins>
        <w:del w:id="220" w:author="Martin Novák" w:date="2023-03-19T13:40:00Z">
          <w:r w:rsidR="00D907AA" w:rsidDel="004B0EF4">
            <w:rPr>
              <w:noProof/>
            </w:rPr>
            <w:delText>12</w:delText>
          </w:r>
        </w:del>
      </w:fldSimple>
      <w:bookmarkEnd w:id="218"/>
      <w:r w:rsidR="00F01FF8">
        <w:t xml:space="preserve"> okno</w:t>
      </w:r>
      <w:r>
        <w:t xml:space="preserve"> UkolForm-vlastní</w:t>
      </w:r>
    </w:p>
    <w:p w14:paraId="343CE1F3" w14:textId="4958CE7C" w:rsidR="00417082" w:rsidRDefault="00C77786" w:rsidP="00417082">
      <w:pPr>
        <w:pStyle w:val="Nadpis3"/>
      </w:pPr>
      <w:bookmarkStart w:id="221" w:name="_Toc129100458"/>
      <w:r w:rsidRPr="00026347">
        <w:t>7</w:t>
      </w:r>
      <w:r w:rsidR="00417082" w:rsidRPr="00026347">
        <w:t>.2.8 okno NastaveniForm</w:t>
      </w:r>
      <w:bookmarkEnd w:id="221"/>
    </w:p>
    <w:p w14:paraId="6EF63C1E" w14:textId="0095A5BA" w:rsidR="00F01FF8" w:rsidRPr="00F01FF8" w:rsidRDefault="00675849" w:rsidP="00F01FF8">
      <w:r w:rsidRPr="00AB6BED">
        <w:t>Okno NastaveniForm (</w:t>
      </w:r>
      <w:r w:rsidR="00551A1B" w:rsidRPr="00AB6BED">
        <w:fldChar w:fldCharType="begin"/>
      </w:r>
      <w:r w:rsidR="00551A1B" w:rsidRPr="00AB6BED">
        <w:instrText xml:space="preserve"> REF _Ref128468001 \h </w:instrText>
      </w:r>
      <w:r w:rsidR="00F11833" w:rsidRPr="00AB6BED">
        <w:instrText xml:space="preserve"> \* MERGEFORMAT </w:instrText>
      </w:r>
      <w:r w:rsidR="00551A1B" w:rsidRPr="00AB6BED">
        <w:fldChar w:fldCharType="separate"/>
      </w:r>
      <w:r w:rsidR="00E3778F">
        <w:t xml:space="preserve">Obr. </w:t>
      </w:r>
      <w:r w:rsidR="00E3778F">
        <w:rPr>
          <w:noProof/>
        </w:rPr>
        <w:t>13</w:t>
      </w:r>
      <w:r w:rsidR="00551A1B" w:rsidRPr="00AB6BED">
        <w:fldChar w:fldCharType="end"/>
      </w:r>
      <w:r w:rsidRPr="00AB6BED">
        <w:t>) slo</w:t>
      </w:r>
      <w:r w:rsidR="00551A1B" w:rsidRPr="00AB6BED">
        <w:t>u</w:t>
      </w:r>
      <w:r w:rsidRPr="00AB6BED">
        <w:t>ží k výpisu a otestování globálního nastavení</w:t>
      </w:r>
      <w:r w:rsidR="00944E00" w:rsidRPr="00AB6BED">
        <w:t xml:space="preserve"> obsaženém v sigleton instanci potomka třídy GameManager</w:t>
      </w:r>
      <w:r w:rsidR="00551A1B" w:rsidRPr="00AB6BED">
        <w:t>, které využívají všechna okna otevíraná pomocí tlačítek v pravém bloku úvodní obrazovky.</w:t>
      </w:r>
      <w:r w:rsidR="00930407" w:rsidRPr="00AB6BED">
        <w:t xml:space="preserve"> Nastavení ovládání a grafiky je možné vyzkoušet na obrázku </w:t>
      </w:r>
      <w:r w:rsidR="00C855F4" w:rsidRPr="00AB6BED">
        <w:t>vpravo</w:t>
      </w:r>
      <w:r w:rsidR="00930407" w:rsidRPr="00AB6BED">
        <w:t>, který má stanovený rozměr a příslušnými klávesami je možné s ním pohybovat.</w:t>
      </w:r>
      <w:r w:rsidR="00076F7F" w:rsidRPr="00AB6BED">
        <w:t xml:space="preserve"> Nastavení mapy je využito při generování v okně GMMapaForm a určuje rozměry mřížky bloků, které tvoří mapu, a lokací v každém tomto bloku. Dále určuje</w:t>
      </w:r>
      <w:r w:rsidR="005A2FA8" w:rsidRPr="00AB6BED">
        <w:t>,</w:t>
      </w:r>
      <w:r w:rsidR="00076F7F" w:rsidRPr="00AB6BED">
        <w:t xml:space="preserve"> do jaké polohy je umístěna startovní lokace, podle které je generován zbytek mapy.</w:t>
      </w:r>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7919" cy="1911673"/>
                    </a:xfrm>
                    <a:prstGeom prst="rect">
                      <a:avLst/>
                    </a:prstGeom>
                  </pic:spPr>
                </pic:pic>
              </a:graphicData>
            </a:graphic>
          </wp:inline>
        </w:drawing>
      </w:r>
    </w:p>
    <w:p w14:paraId="45DB76BE" w14:textId="4CE28157" w:rsidR="00417082" w:rsidRPr="00026347" w:rsidRDefault="00F01FF8" w:rsidP="00F01FF8">
      <w:pPr>
        <w:pStyle w:val="Titulek"/>
      </w:pPr>
      <w:bookmarkStart w:id="222" w:name="_Ref128468001"/>
      <w:r>
        <w:t>Obr</w:t>
      </w:r>
      <w:r w:rsidR="00675849">
        <w:t>.</w:t>
      </w:r>
      <w:r>
        <w:t xml:space="preserve"> </w:t>
      </w:r>
      <w:fldSimple w:instr=" SEQ Obrázek \* ARABIC ">
        <w:ins w:id="223" w:author="Martin Novák" w:date="2023-03-19T13:40:00Z">
          <w:r w:rsidR="004B0EF4">
            <w:rPr>
              <w:noProof/>
            </w:rPr>
            <w:t>14</w:t>
          </w:r>
        </w:ins>
        <w:del w:id="224" w:author="Martin Novák" w:date="2023-03-19T13:40:00Z">
          <w:r w:rsidR="00D907AA" w:rsidDel="004B0EF4">
            <w:rPr>
              <w:noProof/>
            </w:rPr>
            <w:delText>13</w:delText>
          </w:r>
        </w:del>
      </w:fldSimple>
      <w:bookmarkEnd w:id="222"/>
      <w:r>
        <w:t xml:space="preserve"> okno NastaveniForm-vlastní</w:t>
      </w:r>
    </w:p>
    <w:p w14:paraId="4EEF6293" w14:textId="37C8A479" w:rsidR="00E02B9D" w:rsidRPr="00026347" w:rsidRDefault="00C77786" w:rsidP="00E02B9D">
      <w:pPr>
        <w:pStyle w:val="Nadpis3"/>
      </w:pPr>
      <w:bookmarkStart w:id="225" w:name="_Toc129100459"/>
      <w:r w:rsidRPr="00026347">
        <w:t>7</w:t>
      </w:r>
      <w:r w:rsidR="00E02B9D" w:rsidRPr="00026347">
        <w:t xml:space="preserve">.2.9 okno </w:t>
      </w:r>
      <w:r w:rsidR="003F6983" w:rsidRPr="00026347">
        <w:t>GMMapaForm</w:t>
      </w:r>
      <w:bookmarkEnd w:id="225"/>
    </w:p>
    <w:p w14:paraId="6370B8EF" w14:textId="60480345" w:rsidR="00E02B9D" w:rsidRDefault="005A2FA8" w:rsidP="00E02B9D">
      <w:r w:rsidRPr="000B4A8E">
        <w:t xml:space="preserve">Na </w:t>
      </w:r>
      <w:r w:rsidRPr="000B4A8E">
        <w:fldChar w:fldCharType="begin"/>
      </w:r>
      <w:r w:rsidRPr="000B4A8E">
        <w:instrText xml:space="preserve"> REF _Ref128488987 \h </w:instrText>
      </w:r>
      <w:r w:rsidR="001A0502" w:rsidRPr="000B4A8E">
        <w:instrText xml:space="preserve"> \* MERGEFORMAT </w:instrText>
      </w:r>
      <w:r w:rsidRPr="000B4A8E">
        <w:fldChar w:fldCharType="separate"/>
      </w:r>
      <w:r w:rsidR="00E3778F">
        <w:t xml:space="preserve">Obr. </w:t>
      </w:r>
      <w:r w:rsidR="00E3778F">
        <w:rPr>
          <w:noProof/>
        </w:rPr>
        <w:t>14</w:t>
      </w:r>
      <w:r w:rsidRPr="000B4A8E">
        <w:fldChar w:fldCharType="end"/>
      </w:r>
      <w:r w:rsidRPr="000B4A8E">
        <w:t xml:space="preserve"> je ukázáno okno GMMapaForm</w:t>
      </w:r>
      <w:r w:rsidR="003F6983" w:rsidRPr="000B4A8E">
        <w:t>,</w:t>
      </w:r>
      <w:r w:rsidRPr="000B4A8E">
        <w:t xml:space="preserve"> které</w:t>
      </w:r>
      <w:r w:rsidR="003F6983" w:rsidRPr="000B4A8E">
        <w:t xml:space="preserve"> obdobně jako MapaForm generuje mapu, avšak </w:t>
      </w:r>
      <w:r w:rsidR="00696144" w:rsidRPr="000B4A8E">
        <w:t>v tomto případě se více podobá skutečnému použ</w:t>
      </w:r>
      <w:r w:rsidR="00944E00" w:rsidRPr="000B4A8E">
        <w:t>i</w:t>
      </w:r>
      <w:r w:rsidR="00696144" w:rsidRPr="000B4A8E">
        <w:t>tí.</w:t>
      </w:r>
      <w:r w:rsidR="00944E00" w:rsidRPr="000B4A8E">
        <w:t xml:space="preserve"> Jak již bylo zmíněno v kapitole 7.2.8 rozměry nejsou dány napevno kódem, ale jsou nastaveny v</w:t>
      </w:r>
      <w:r w:rsidR="00FF07E7" w:rsidRPr="000B4A8E">
        <w:t> </w:t>
      </w:r>
      <w:r w:rsidR="00944E00" w:rsidRPr="000B4A8E">
        <w:t>GameManegerovi</w:t>
      </w:r>
      <w:r w:rsidR="00FF07E7" w:rsidRPr="000B4A8E">
        <w:t>. Hlavním a na první pohled viditelným rozdílem je, že po otevření okna mapa není vygenerována celá, ale jsou zobrazeny jen bloky v okruhu startovní pozice. Na této pozice se také nachází červený čtverec reprezentující hráče. Ten se pohybuje pomocí kláves nastavených pro pohyb (viz kap</w:t>
      </w:r>
      <w:r w:rsidR="007964D6" w:rsidRPr="000B4A8E">
        <w:t>.</w:t>
      </w:r>
      <w:r w:rsidR="00FF07E7" w:rsidRPr="000B4A8E">
        <w:t xml:space="preserve"> 7.2.8) a přejde-li do sousedního bloku, j</w:t>
      </w:r>
      <w:r w:rsidR="00D52F0F" w:rsidRPr="000B4A8E">
        <w:t>sou</w:t>
      </w:r>
      <w:r w:rsidR="00FF07E7" w:rsidRPr="000B4A8E">
        <w:t xml:space="preserve"> vygenerován</w:t>
      </w:r>
      <w:r w:rsidR="00D52F0F" w:rsidRPr="000B4A8E">
        <w:t>y sousední bloky.</w:t>
      </w:r>
    </w:p>
    <w:p w14:paraId="70A52163" w14:textId="77777777" w:rsidR="005A2FA8" w:rsidRDefault="005A2FA8" w:rsidP="000B4A8E">
      <w:pPr>
        <w:keepNext/>
      </w:pPr>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25528" cy="2516432"/>
                    </a:xfrm>
                    <a:prstGeom prst="rect">
                      <a:avLst/>
                    </a:prstGeom>
                  </pic:spPr>
                </pic:pic>
              </a:graphicData>
            </a:graphic>
          </wp:inline>
        </w:drawing>
      </w:r>
    </w:p>
    <w:p w14:paraId="44F964CB" w14:textId="5428E5C2" w:rsidR="005A2FA8" w:rsidRPr="00026347" w:rsidRDefault="005A2FA8" w:rsidP="000B4A8E">
      <w:pPr>
        <w:pStyle w:val="Titulek"/>
      </w:pPr>
      <w:bookmarkStart w:id="226" w:name="_Ref128488987"/>
      <w:r>
        <w:t xml:space="preserve">Obr. </w:t>
      </w:r>
      <w:fldSimple w:instr=" SEQ Obrázek \* ARABIC ">
        <w:ins w:id="227" w:author="Martin Novák" w:date="2023-03-19T13:40:00Z">
          <w:r w:rsidR="004B0EF4">
            <w:rPr>
              <w:noProof/>
            </w:rPr>
            <w:t>15</w:t>
          </w:r>
        </w:ins>
        <w:del w:id="228" w:author="Martin Novák" w:date="2023-03-19T13:40:00Z">
          <w:r w:rsidR="00D907AA" w:rsidDel="004B0EF4">
            <w:rPr>
              <w:noProof/>
            </w:rPr>
            <w:delText>14</w:delText>
          </w:r>
        </w:del>
      </w:fldSimple>
      <w:bookmarkEnd w:id="226"/>
      <w:r>
        <w:t xml:space="preserve"> okno GMMapaForm-vlastní</w:t>
      </w:r>
    </w:p>
    <w:p w14:paraId="4B9600D4" w14:textId="17FA3D3D" w:rsidR="00E02B9D" w:rsidRPr="00026347" w:rsidRDefault="00C77786" w:rsidP="00E02B9D">
      <w:pPr>
        <w:pStyle w:val="Nadpis3"/>
      </w:pPr>
      <w:bookmarkStart w:id="229" w:name="_Toc129100460"/>
      <w:r w:rsidRPr="00026347">
        <w:t>7</w:t>
      </w:r>
      <w:r w:rsidR="00E02B9D" w:rsidRPr="00026347">
        <w:t xml:space="preserve">.2.10 okno </w:t>
      </w:r>
      <w:r w:rsidR="003F6983">
        <w:t>GMPostavyForm</w:t>
      </w:r>
      <w:bookmarkEnd w:id="229"/>
      <w:r w:rsidR="003F6983">
        <w:t xml:space="preserve"> </w:t>
      </w:r>
    </w:p>
    <w:p w14:paraId="0F05CA46" w14:textId="19A1D3C8" w:rsidR="00E02B9D" w:rsidRPr="00026347" w:rsidRDefault="00B33767" w:rsidP="00B831C5">
      <w:pPr>
        <w:jc w:val="both"/>
      </w:pPr>
      <w:r>
        <w:t xml:space="preserve">Ačkoliv na první pohled toto okno vypadá stejně jako </w:t>
      </w:r>
      <w:r w:rsidRPr="00B831C5">
        <w:rPr>
          <w:i/>
          <w:iCs/>
        </w:rPr>
        <w:t>VypisPostava</w:t>
      </w:r>
      <w:r>
        <w:t>, tak logika na pozadí je odlišná.</w:t>
      </w:r>
      <w:r w:rsidR="00CF7FCA">
        <w:t xml:space="preserve"> Postavy nejsou vytvářeny přímo kódem na pozadí tohoto okna, ale je zavolána</w:t>
      </w:r>
      <w:r w:rsidR="0021250C">
        <w:t xml:space="preserve"> metoda v gamemanegeru, již je předán seznam skupin Statů, které má nově vytvořená postava mít.</w:t>
      </w:r>
    </w:p>
    <w:p w14:paraId="2E749CE8" w14:textId="7C2DAB64" w:rsidR="00E02B9D" w:rsidRDefault="00C77786" w:rsidP="00E02B9D">
      <w:pPr>
        <w:pStyle w:val="Nadpis3"/>
      </w:pPr>
      <w:bookmarkStart w:id="230" w:name="_Toc129100461"/>
      <w:r w:rsidRPr="00026347">
        <w:t>7</w:t>
      </w:r>
      <w:r w:rsidR="00E02B9D" w:rsidRPr="00026347">
        <w:t>.2.11 okno GMUkl</w:t>
      </w:r>
      <w:r w:rsidR="00EF5148">
        <w:t>a</w:t>
      </w:r>
      <w:r w:rsidR="00E02B9D" w:rsidRPr="00026347">
        <w:t>daniForm</w:t>
      </w:r>
      <w:bookmarkEnd w:id="230"/>
    </w:p>
    <w:p w14:paraId="2E97579E" w14:textId="7625E511" w:rsidR="0039715B" w:rsidRDefault="00EF5148" w:rsidP="00B831C5">
      <w:pPr>
        <w:jc w:val="both"/>
        <w:rPr>
          <w:rFonts w:cstheme="minorHAnsi"/>
          <w:color w:val="000000"/>
          <w:sz w:val="20"/>
          <w:szCs w:val="20"/>
          <w:shd w:val="clear" w:color="auto" w:fill="FFFFFF"/>
        </w:rPr>
      </w:pPr>
      <w:r>
        <w:rPr>
          <w:rFonts w:cstheme="minorHAnsi"/>
          <w:color w:val="000000"/>
          <w:sz w:val="20"/>
          <w:szCs w:val="20"/>
          <w:shd w:val="clear" w:color="auto" w:fill="FFFFFF"/>
        </w:rPr>
        <w:t xml:space="preserve">Na </w:t>
      </w:r>
      <w:r>
        <w:rPr>
          <w:rFonts w:cstheme="minorHAnsi"/>
          <w:color w:val="000000"/>
          <w:sz w:val="20"/>
          <w:szCs w:val="20"/>
          <w:shd w:val="clear" w:color="auto" w:fill="FFFFFF"/>
        </w:rPr>
        <w:fldChar w:fldCharType="begin"/>
      </w:r>
      <w:r>
        <w:rPr>
          <w:rFonts w:cstheme="minorHAnsi"/>
          <w:color w:val="000000"/>
          <w:sz w:val="20"/>
          <w:szCs w:val="20"/>
          <w:shd w:val="clear" w:color="auto" w:fill="FFFFFF"/>
        </w:rPr>
        <w:instrText xml:space="preserve"> REF _Ref129108504 \h </w:instrText>
      </w:r>
      <w:r>
        <w:rPr>
          <w:rFonts w:cstheme="minorHAnsi"/>
          <w:color w:val="000000"/>
          <w:sz w:val="20"/>
          <w:szCs w:val="20"/>
          <w:shd w:val="clear" w:color="auto" w:fill="FFFFFF"/>
        </w:rPr>
      </w:r>
      <w:r>
        <w:rPr>
          <w:rFonts w:cstheme="minorHAnsi"/>
          <w:color w:val="000000"/>
          <w:sz w:val="20"/>
          <w:szCs w:val="20"/>
          <w:shd w:val="clear" w:color="auto" w:fill="FFFFFF"/>
        </w:rPr>
        <w:fldChar w:fldCharType="separate"/>
      </w:r>
      <w:r>
        <w:t xml:space="preserve">Obr. </w:t>
      </w:r>
      <w:r>
        <w:rPr>
          <w:noProof/>
        </w:rPr>
        <w:t>15</w:t>
      </w:r>
      <w:r>
        <w:rPr>
          <w:rFonts w:cstheme="minorHAnsi"/>
          <w:color w:val="000000"/>
          <w:sz w:val="20"/>
          <w:szCs w:val="20"/>
          <w:shd w:val="clear" w:color="auto" w:fill="FFFFFF"/>
        </w:rPr>
        <w:fldChar w:fldCharType="end"/>
      </w:r>
      <w:r>
        <w:rPr>
          <w:rFonts w:cstheme="minorHAnsi"/>
          <w:color w:val="000000"/>
          <w:sz w:val="20"/>
          <w:szCs w:val="20"/>
          <w:shd w:val="clear" w:color="auto" w:fill="FFFFFF"/>
        </w:rPr>
        <w:t xml:space="preserve"> je vidět</w:t>
      </w:r>
      <w:r w:rsidR="00A0006B">
        <w:rPr>
          <w:rFonts w:cstheme="minorHAnsi"/>
          <w:color w:val="000000"/>
          <w:sz w:val="20"/>
          <w:szCs w:val="20"/>
          <w:shd w:val="clear" w:color="auto" w:fill="FFFFFF"/>
        </w:rPr>
        <w:t xml:space="preserve"> okno sloužící k otestování funkčnosti ukládání a načítání rozehrané hry. Při kliknutí na tlačítko </w:t>
      </w:r>
      <w:r w:rsidR="00A0006B" w:rsidRPr="00B831C5">
        <w:rPr>
          <w:rFonts w:cstheme="minorHAnsi"/>
          <w:i/>
          <w:iCs/>
          <w:color w:val="000000"/>
          <w:sz w:val="20"/>
          <w:szCs w:val="20"/>
          <w:shd w:val="clear" w:color="auto" w:fill="FFFFFF"/>
        </w:rPr>
        <w:t>uloz</w:t>
      </w:r>
      <w:r w:rsidR="00A0006B">
        <w:rPr>
          <w:rFonts w:cstheme="minorHAnsi"/>
          <w:color w:val="000000"/>
          <w:sz w:val="20"/>
          <w:szCs w:val="20"/>
          <w:shd w:val="clear" w:color="auto" w:fill="FFFFFF"/>
        </w:rPr>
        <w:t xml:space="preserve"> je vytvořena nová hra obsahující vygenerovanou mapu, dvě hráčovi a jednu nehratelnou postavu</w:t>
      </w:r>
      <w:r w:rsidR="003B306A">
        <w:rPr>
          <w:rFonts w:cstheme="minorHAnsi"/>
          <w:color w:val="000000"/>
          <w:sz w:val="20"/>
          <w:szCs w:val="20"/>
          <w:shd w:val="clear" w:color="auto" w:fill="FFFFFF"/>
        </w:rPr>
        <w:t>.</w:t>
      </w:r>
      <w:r w:rsidR="006E2214">
        <w:rPr>
          <w:rFonts w:cstheme="minorHAnsi"/>
          <w:color w:val="000000"/>
          <w:sz w:val="20"/>
          <w:szCs w:val="20"/>
          <w:shd w:val="clear" w:color="auto" w:fill="FFFFFF"/>
        </w:rPr>
        <w:t xml:space="preserve"> Po uložení či načtení jsou tyto údaje zobrazeny, čímž je umožněno překontrolovat jejich shodnost.  </w:t>
      </w:r>
      <w:r w:rsidR="00194C78">
        <w:rPr>
          <w:rFonts w:cstheme="minorHAnsi"/>
          <w:color w:val="000000"/>
          <w:sz w:val="20"/>
          <w:szCs w:val="20"/>
          <w:shd w:val="clear" w:color="auto" w:fill="FFFFFF"/>
        </w:rPr>
        <w:t xml:space="preserve">Aby šlo tuto operaci opakovat bez neustálého zavírání a </w:t>
      </w:r>
      <w:r w:rsidR="00D515A1">
        <w:rPr>
          <w:rFonts w:cstheme="minorHAnsi"/>
          <w:color w:val="000000"/>
          <w:sz w:val="20"/>
          <w:szCs w:val="20"/>
          <w:shd w:val="clear" w:color="auto" w:fill="FFFFFF"/>
        </w:rPr>
        <w:t xml:space="preserve">znovu </w:t>
      </w:r>
      <w:r w:rsidR="00194C78">
        <w:rPr>
          <w:rFonts w:cstheme="minorHAnsi"/>
          <w:color w:val="000000"/>
          <w:sz w:val="20"/>
          <w:szCs w:val="20"/>
          <w:shd w:val="clear" w:color="auto" w:fill="FFFFFF"/>
        </w:rPr>
        <w:t>otevírání okna</w:t>
      </w:r>
      <w:r w:rsidR="00D515A1">
        <w:rPr>
          <w:rFonts w:cstheme="minorHAnsi"/>
          <w:color w:val="000000"/>
          <w:sz w:val="20"/>
          <w:szCs w:val="20"/>
          <w:shd w:val="clear" w:color="auto" w:fill="FFFFFF"/>
        </w:rPr>
        <w:t xml:space="preserve"> jsou pro každé uložení vytvořeny nové údaje místo využití již existujících.</w:t>
      </w:r>
    </w:p>
    <w:p w14:paraId="53AF9FC7" w14:textId="77777777" w:rsidR="00D907AA" w:rsidRDefault="00D907AA" w:rsidP="00B831C5">
      <w:pPr>
        <w:keepNext/>
      </w:pPr>
      <w:r>
        <w:rPr>
          <w:noProof/>
        </w:rPr>
        <w:lastRenderedPageBreak/>
        <w:drawing>
          <wp:inline distT="0" distB="0" distL="0" distR="0" wp14:anchorId="14BF73B4" wp14:editId="404E69EA">
            <wp:extent cx="2647950" cy="1750122"/>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48061" cy="1750196"/>
                    </a:xfrm>
                    <a:prstGeom prst="rect">
                      <a:avLst/>
                    </a:prstGeom>
                  </pic:spPr>
                </pic:pic>
              </a:graphicData>
            </a:graphic>
          </wp:inline>
        </w:drawing>
      </w:r>
    </w:p>
    <w:p w14:paraId="2107C9DC" w14:textId="3DA1DF9E" w:rsidR="00D907AA" w:rsidRPr="00621687" w:rsidRDefault="00D907AA" w:rsidP="00B831C5">
      <w:pPr>
        <w:pStyle w:val="Titulek"/>
        <w:rPr>
          <w:rFonts w:cstheme="minorHAnsi"/>
          <w:color w:val="000000"/>
          <w:sz w:val="20"/>
          <w:szCs w:val="20"/>
          <w:shd w:val="clear" w:color="auto" w:fill="FFFFFF"/>
        </w:rPr>
      </w:pPr>
      <w:bookmarkStart w:id="231" w:name="_Ref129108504"/>
      <w:r>
        <w:t>Obr</w:t>
      </w:r>
      <w:r w:rsidR="007B1788">
        <w:t>.</w:t>
      </w:r>
      <w:r>
        <w:t xml:space="preserve"> </w:t>
      </w:r>
      <w:fldSimple w:instr=" SEQ Obrázek \* ARABIC ">
        <w:ins w:id="232" w:author="Martin Novák" w:date="2023-03-19T13:40:00Z">
          <w:r w:rsidR="004B0EF4">
            <w:rPr>
              <w:noProof/>
            </w:rPr>
            <w:t>16</w:t>
          </w:r>
        </w:ins>
        <w:del w:id="233" w:author="Martin Novák" w:date="2023-03-19T13:40:00Z">
          <w:r w:rsidDel="004B0EF4">
            <w:rPr>
              <w:noProof/>
            </w:rPr>
            <w:delText>15</w:delText>
          </w:r>
        </w:del>
      </w:fldSimple>
      <w:bookmarkEnd w:id="231"/>
      <w:r>
        <w:t xml:space="preserve"> okno </w:t>
      </w:r>
      <w:r w:rsidR="00455CB2">
        <w:t>GMUkladaniForm – vlastní</w:t>
      </w:r>
    </w:p>
    <w:p w14:paraId="74AE5E83" w14:textId="716F197D" w:rsidR="00FB4E78" w:rsidRDefault="00F67031" w:rsidP="00C85D30">
      <w:pPr>
        <w:ind w:left="360"/>
        <w:rPr>
          <w:rFonts w:cstheme="minorHAnsi"/>
          <w:color w:val="000000"/>
          <w:sz w:val="20"/>
          <w:szCs w:val="20"/>
          <w:shd w:val="clear" w:color="auto" w:fill="FFFFFF"/>
        </w:rPr>
      </w:pPr>
      <w:bookmarkStart w:id="234" w:name="_Toc129100462"/>
      <w:r w:rsidRPr="00621687">
        <w:rPr>
          <w:rStyle w:val="Nadpis1Char"/>
          <w:rFonts w:asciiTheme="minorHAnsi" w:hAnsiTheme="minorHAnsi" w:cstheme="minorHAnsi"/>
        </w:rPr>
        <w:t>8. Zhodnocení realizace aplikace</w:t>
      </w:r>
      <w:bookmarkEnd w:id="234"/>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235" w:name="_Toc129100463"/>
      <w:r w:rsidRPr="00621687">
        <w:rPr>
          <w:rFonts w:asciiTheme="minorHAnsi" w:hAnsiTheme="minorHAnsi" w:cstheme="minorHAnsi"/>
          <w:shd w:val="clear" w:color="auto" w:fill="FFFFFF"/>
        </w:rPr>
        <w:t>9. Závěr</w:t>
      </w:r>
      <w:bookmarkEnd w:id="235"/>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5"/>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236" w:name="_Toc129100464"/>
      <w:r>
        <w:lastRenderedPageBreak/>
        <w:t>Použité zdroje</w:t>
      </w:r>
      <w:bookmarkEnd w:id="236"/>
    </w:p>
    <w:p w14:paraId="232FB7DF" w14:textId="77777777" w:rsidR="004F0CEF" w:rsidRPr="004F0CEF" w:rsidRDefault="004F0CEF" w:rsidP="004F0CEF"/>
    <w:sdt>
      <w:sdtPr>
        <w:tag w:val="MENDELEY_BIBLIOGRAPHY"/>
        <w:id w:val="650411180"/>
        <w:placeholder>
          <w:docPart w:val="DefaultPlaceholder_-1854013440"/>
        </w:placeholder>
      </w:sdtPr>
      <w:sdtContent>
        <w:p w14:paraId="133BF363" w14:textId="77777777" w:rsidR="00016564" w:rsidRDefault="00016564">
          <w:pPr>
            <w:autoSpaceDE w:val="0"/>
            <w:autoSpaceDN w:val="0"/>
            <w:ind w:hanging="640"/>
            <w:divId w:val="538976575"/>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7DF4E9C3" w14:textId="77777777" w:rsidR="00016564" w:rsidRDefault="00016564">
          <w:pPr>
            <w:autoSpaceDE w:val="0"/>
            <w:autoSpaceDN w:val="0"/>
            <w:ind w:hanging="640"/>
            <w:divId w:val="200935883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37B8E503" w14:textId="77777777" w:rsidR="00016564" w:rsidRDefault="00016564">
          <w:pPr>
            <w:autoSpaceDE w:val="0"/>
            <w:autoSpaceDN w:val="0"/>
            <w:ind w:hanging="640"/>
            <w:divId w:val="1564755740"/>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4B3671A4" w14:textId="77777777" w:rsidR="00016564" w:rsidRDefault="00016564">
          <w:pPr>
            <w:autoSpaceDE w:val="0"/>
            <w:autoSpaceDN w:val="0"/>
            <w:ind w:hanging="640"/>
            <w:divId w:val="492374966"/>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02B27A59" w14:textId="77777777" w:rsidR="00016564" w:rsidRDefault="00016564">
          <w:pPr>
            <w:autoSpaceDE w:val="0"/>
            <w:autoSpaceDN w:val="0"/>
            <w:ind w:hanging="640"/>
            <w:divId w:val="1180582166"/>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140C4CAD" w14:textId="77777777" w:rsidR="00016564" w:rsidRDefault="00016564">
          <w:pPr>
            <w:autoSpaceDE w:val="0"/>
            <w:autoSpaceDN w:val="0"/>
            <w:ind w:hanging="640"/>
            <w:divId w:val="91828499"/>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36E64000" w14:textId="77777777" w:rsidR="00016564" w:rsidRDefault="00016564">
          <w:pPr>
            <w:autoSpaceDE w:val="0"/>
            <w:autoSpaceDN w:val="0"/>
            <w:ind w:hanging="640"/>
            <w:divId w:val="974483678"/>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3A31FE7E" w14:textId="77777777" w:rsidR="00016564" w:rsidRDefault="00016564">
          <w:pPr>
            <w:autoSpaceDE w:val="0"/>
            <w:autoSpaceDN w:val="0"/>
            <w:ind w:hanging="640"/>
            <w:divId w:val="604733056"/>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2AFCEDFC" w14:textId="77777777" w:rsidR="00016564" w:rsidRDefault="00016564">
          <w:pPr>
            <w:autoSpaceDE w:val="0"/>
            <w:autoSpaceDN w:val="0"/>
            <w:ind w:hanging="640"/>
            <w:divId w:val="752893134"/>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44429797" w14:textId="77777777" w:rsidR="00016564" w:rsidRDefault="00016564">
          <w:pPr>
            <w:autoSpaceDE w:val="0"/>
            <w:autoSpaceDN w:val="0"/>
            <w:ind w:hanging="640"/>
            <w:divId w:val="1027557249"/>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49BE5ACA" w14:textId="77777777" w:rsidR="00016564" w:rsidRDefault="00016564">
          <w:pPr>
            <w:autoSpaceDE w:val="0"/>
            <w:autoSpaceDN w:val="0"/>
            <w:ind w:hanging="640"/>
            <w:divId w:val="1184130091"/>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26ADD68B" w14:textId="77777777" w:rsidR="00016564" w:rsidRDefault="00016564">
          <w:pPr>
            <w:autoSpaceDE w:val="0"/>
            <w:autoSpaceDN w:val="0"/>
            <w:ind w:hanging="640"/>
            <w:divId w:val="1702585492"/>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760C6032" w14:textId="77777777" w:rsidR="00016564" w:rsidRDefault="00016564">
          <w:pPr>
            <w:autoSpaceDE w:val="0"/>
            <w:autoSpaceDN w:val="0"/>
            <w:ind w:hanging="640"/>
            <w:divId w:val="583223815"/>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53D345DD" w14:textId="77777777" w:rsidR="00016564" w:rsidRDefault="00016564">
          <w:pPr>
            <w:autoSpaceDE w:val="0"/>
            <w:autoSpaceDN w:val="0"/>
            <w:ind w:hanging="640"/>
            <w:divId w:val="326370263"/>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6B2C181C" w14:textId="77777777" w:rsidR="00016564" w:rsidRDefault="00016564">
          <w:pPr>
            <w:autoSpaceDE w:val="0"/>
            <w:autoSpaceDN w:val="0"/>
            <w:ind w:hanging="640"/>
            <w:divId w:val="1396009034"/>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15A5C86F" w14:textId="77777777" w:rsidR="00016564" w:rsidRDefault="00016564">
          <w:pPr>
            <w:autoSpaceDE w:val="0"/>
            <w:autoSpaceDN w:val="0"/>
            <w:ind w:hanging="640"/>
            <w:divId w:val="1934044328"/>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14071149" w14:textId="77777777" w:rsidR="00016564" w:rsidRDefault="00016564">
          <w:pPr>
            <w:autoSpaceDE w:val="0"/>
            <w:autoSpaceDN w:val="0"/>
            <w:ind w:hanging="640"/>
            <w:divId w:val="1198588927"/>
            <w:rPr>
              <w:rFonts w:eastAsia="Times New Roman"/>
            </w:rPr>
          </w:pPr>
          <w:r>
            <w:rPr>
              <w:rFonts w:eastAsia="Times New Roman"/>
            </w:rPr>
            <w:lastRenderedPageBreak/>
            <w:t xml:space="preserve">[17] </w:t>
          </w:r>
          <w:r>
            <w:rPr>
              <w:rFonts w:eastAsia="Times New Roman"/>
            </w:rPr>
            <w:tab/>
            <w:t xml:space="preserve">ORACLE. </w:t>
          </w:r>
          <w:r>
            <w:rPr>
              <w:rFonts w:eastAsia="Times New Roman"/>
              <w:i/>
              <w:iCs/>
            </w:rPr>
            <w:t>The Java Language Environment</w:t>
          </w:r>
          <w:r>
            <w:rPr>
              <w:rFonts w:eastAsia="Times New Roman"/>
            </w:rPr>
            <w:t xml:space="preserve"> [online]. [vid. 2023-02-10]. Dostupné z: https://www.oracle.com/java/technologies/introduction-to-java.html</w:t>
          </w:r>
        </w:p>
        <w:p w14:paraId="6E2ED184" w14:textId="77777777" w:rsidR="00016564" w:rsidRDefault="00016564">
          <w:pPr>
            <w:autoSpaceDE w:val="0"/>
            <w:autoSpaceDN w:val="0"/>
            <w:ind w:hanging="640"/>
            <w:divId w:val="1690065001"/>
            <w:rPr>
              <w:rFonts w:eastAsia="Times New Roman"/>
            </w:rPr>
          </w:pPr>
          <w:r>
            <w:rPr>
              <w:rFonts w:eastAsia="Times New Roman"/>
            </w:rPr>
            <w:t xml:space="preserve">[18]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1528B768" w14:textId="77777777" w:rsidR="00016564" w:rsidRDefault="00016564">
          <w:pPr>
            <w:autoSpaceDE w:val="0"/>
            <w:autoSpaceDN w:val="0"/>
            <w:ind w:hanging="640"/>
            <w:divId w:val="1375539891"/>
            <w:rPr>
              <w:rFonts w:eastAsia="Times New Roman"/>
            </w:rPr>
          </w:pPr>
          <w:r>
            <w:rPr>
              <w:rFonts w:eastAsia="Times New Roman"/>
            </w:rPr>
            <w:t xml:space="preserve">[19]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5610CD66" w14:textId="77777777" w:rsidR="00016564" w:rsidRDefault="00016564">
          <w:pPr>
            <w:autoSpaceDE w:val="0"/>
            <w:autoSpaceDN w:val="0"/>
            <w:ind w:hanging="640"/>
            <w:divId w:val="1566182360"/>
            <w:rPr>
              <w:rFonts w:eastAsia="Times New Roman"/>
            </w:rPr>
          </w:pPr>
          <w:r>
            <w:rPr>
              <w:rFonts w:eastAsia="Times New Roman"/>
            </w:rPr>
            <w:t xml:space="preserve">[20]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5DA499DF" w14:textId="77777777" w:rsidR="00016564" w:rsidRDefault="00016564">
          <w:pPr>
            <w:autoSpaceDE w:val="0"/>
            <w:autoSpaceDN w:val="0"/>
            <w:ind w:hanging="640"/>
            <w:divId w:val="1979337301"/>
            <w:rPr>
              <w:rFonts w:eastAsia="Times New Roman"/>
            </w:rPr>
          </w:pPr>
          <w:r>
            <w:rPr>
              <w:rFonts w:eastAsia="Times New Roman"/>
            </w:rPr>
            <w:t xml:space="preserve">[21]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0EAFD55C" w14:textId="77777777" w:rsidR="00016564" w:rsidRDefault="00016564">
          <w:pPr>
            <w:autoSpaceDE w:val="0"/>
            <w:autoSpaceDN w:val="0"/>
            <w:ind w:hanging="640"/>
            <w:divId w:val="1287546899"/>
            <w:rPr>
              <w:rFonts w:eastAsia="Times New Roman"/>
            </w:rPr>
          </w:pPr>
          <w:r>
            <w:rPr>
              <w:rFonts w:eastAsia="Times New Roman"/>
            </w:rPr>
            <w:t xml:space="preserve">[22]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0A98D9A1" w14:textId="77777777" w:rsidR="00016564" w:rsidRDefault="00016564">
          <w:pPr>
            <w:autoSpaceDE w:val="0"/>
            <w:autoSpaceDN w:val="0"/>
            <w:ind w:hanging="640"/>
            <w:divId w:val="1134451178"/>
            <w:rPr>
              <w:rFonts w:eastAsia="Times New Roman"/>
            </w:rPr>
          </w:pPr>
          <w:r>
            <w:rPr>
              <w:rFonts w:eastAsia="Times New Roman"/>
            </w:rPr>
            <w:t xml:space="preserve">[23]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24E1B99A" w14:textId="77777777" w:rsidR="00016564" w:rsidRDefault="00016564">
          <w:pPr>
            <w:autoSpaceDE w:val="0"/>
            <w:autoSpaceDN w:val="0"/>
            <w:ind w:hanging="640"/>
            <w:divId w:val="2055545037"/>
            <w:rPr>
              <w:rFonts w:eastAsia="Times New Roman"/>
            </w:rPr>
          </w:pPr>
          <w:r>
            <w:rPr>
              <w:rFonts w:eastAsia="Times New Roman"/>
            </w:rPr>
            <w:t xml:space="preserve">[24]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029A00B2" w14:textId="77777777" w:rsidR="00016564" w:rsidRDefault="00016564">
          <w:pPr>
            <w:autoSpaceDE w:val="0"/>
            <w:autoSpaceDN w:val="0"/>
            <w:ind w:hanging="640"/>
            <w:divId w:val="1812744724"/>
            <w:rPr>
              <w:rFonts w:eastAsia="Times New Roman"/>
            </w:rPr>
          </w:pPr>
          <w:r>
            <w:rPr>
              <w:rFonts w:eastAsia="Times New Roman"/>
            </w:rPr>
            <w:t xml:space="preserve">[25]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69196588" w14:textId="77777777" w:rsidR="00016564" w:rsidRDefault="00016564">
          <w:pPr>
            <w:autoSpaceDE w:val="0"/>
            <w:autoSpaceDN w:val="0"/>
            <w:ind w:hanging="640"/>
            <w:divId w:val="2039426398"/>
            <w:rPr>
              <w:rFonts w:eastAsia="Times New Roman"/>
            </w:rPr>
          </w:pPr>
          <w:r>
            <w:rPr>
              <w:rFonts w:eastAsia="Times New Roman"/>
            </w:rPr>
            <w:t xml:space="preserve">[26]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0E590D72" w14:textId="77777777" w:rsidR="00016564" w:rsidRDefault="00016564">
          <w:pPr>
            <w:autoSpaceDE w:val="0"/>
            <w:autoSpaceDN w:val="0"/>
            <w:ind w:hanging="640"/>
            <w:divId w:val="193275268"/>
            <w:rPr>
              <w:rFonts w:eastAsia="Times New Roman"/>
            </w:rPr>
          </w:pPr>
          <w:r>
            <w:rPr>
              <w:rFonts w:eastAsia="Times New Roman"/>
            </w:rPr>
            <w:t xml:space="preserve">[27]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09657C46" w14:textId="77777777" w:rsidR="00016564" w:rsidRDefault="00016564">
          <w:pPr>
            <w:autoSpaceDE w:val="0"/>
            <w:autoSpaceDN w:val="0"/>
            <w:ind w:hanging="640"/>
            <w:divId w:val="1032850671"/>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155D4334" w14:textId="77777777" w:rsidR="00016564" w:rsidRDefault="00016564">
          <w:pPr>
            <w:autoSpaceDE w:val="0"/>
            <w:autoSpaceDN w:val="0"/>
            <w:ind w:hanging="640"/>
            <w:divId w:val="781613268"/>
            <w:rPr>
              <w:rFonts w:eastAsia="Times New Roman"/>
            </w:rPr>
          </w:pPr>
          <w:r>
            <w:rPr>
              <w:rFonts w:eastAsia="Times New Roman"/>
            </w:rPr>
            <w:t xml:space="preserve">[29]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5E7D717" w14:textId="77777777" w:rsidR="00016564" w:rsidRDefault="00016564">
          <w:pPr>
            <w:autoSpaceDE w:val="0"/>
            <w:autoSpaceDN w:val="0"/>
            <w:ind w:hanging="640"/>
            <w:divId w:val="297493951"/>
            <w:rPr>
              <w:rFonts w:eastAsia="Times New Roman"/>
            </w:rPr>
          </w:pPr>
          <w:r>
            <w:rPr>
              <w:rFonts w:eastAsia="Times New Roman"/>
            </w:rPr>
            <w:t>[30]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1A3365D9" w14:textId="77777777" w:rsidR="00016564" w:rsidRDefault="00016564">
          <w:pPr>
            <w:autoSpaceDE w:val="0"/>
            <w:autoSpaceDN w:val="0"/>
            <w:ind w:hanging="640"/>
            <w:divId w:val="2127312578"/>
            <w:rPr>
              <w:rFonts w:eastAsia="Times New Roman"/>
            </w:rPr>
          </w:pPr>
          <w:r>
            <w:rPr>
              <w:rFonts w:eastAsia="Times New Roman"/>
            </w:rPr>
            <w:t xml:space="preserve">[31] </w:t>
          </w:r>
          <w:r>
            <w:rPr>
              <w:rFonts w:eastAsia="Times New Roman"/>
            </w:rPr>
            <w:tab/>
          </w:r>
          <w:r>
            <w:rPr>
              <w:rFonts w:eastAsia="Times New Roman"/>
              <w:i/>
              <w:iCs/>
            </w:rPr>
            <w:t>ReadyToRun deployment overview - .NET | Microsoft Learn</w:t>
          </w:r>
          <w:r>
            <w:rPr>
              <w:rFonts w:eastAsia="Times New Roman"/>
            </w:rPr>
            <w:t xml:space="preserve"> [online]. [vid. 2023-02-07]. Dostupné z: https://learn.microsoft.com/en-us/dotnet/core/deploying/ready-to-run</w:t>
          </w:r>
        </w:p>
        <w:p w14:paraId="40D6FD2A" w14:textId="77777777" w:rsidR="00016564" w:rsidRDefault="00016564">
          <w:pPr>
            <w:autoSpaceDE w:val="0"/>
            <w:autoSpaceDN w:val="0"/>
            <w:ind w:hanging="640"/>
            <w:divId w:val="1533347894"/>
            <w:rPr>
              <w:rFonts w:eastAsia="Times New Roman"/>
            </w:rPr>
          </w:pPr>
          <w:r>
            <w:rPr>
              <w:rFonts w:eastAsia="Times New Roman"/>
            </w:rPr>
            <w:t xml:space="preserve">[32] </w:t>
          </w:r>
          <w:r>
            <w:rPr>
              <w:rFonts w:eastAsia="Times New Roman"/>
            </w:rPr>
            <w:tab/>
            <w:t>RICHARD LANDER. Conversation about crossgen2 - .NET Blog. .</w:t>
          </w:r>
          <w:r>
            <w:rPr>
              <w:rFonts w:eastAsia="Times New Roman"/>
              <w:i/>
              <w:iCs/>
            </w:rPr>
            <w:t>NET Blog</w:t>
          </w:r>
          <w:r>
            <w:rPr>
              <w:rFonts w:eastAsia="Times New Roman"/>
            </w:rPr>
            <w:t xml:space="preserve"> [online]. 2021 [vid. 2023-02-07]. Dostupné z: https://devblogs.microsoft.com/dotnet/conversation-about-crossgen2/</w:t>
          </w:r>
        </w:p>
        <w:p w14:paraId="12BB0B1A" w14:textId="77777777" w:rsidR="00016564" w:rsidRDefault="00016564">
          <w:pPr>
            <w:autoSpaceDE w:val="0"/>
            <w:autoSpaceDN w:val="0"/>
            <w:ind w:hanging="640"/>
            <w:divId w:val="89855139"/>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2CA5ABEE" w14:textId="77777777" w:rsidR="00016564" w:rsidRDefault="00016564">
          <w:pPr>
            <w:autoSpaceDE w:val="0"/>
            <w:autoSpaceDN w:val="0"/>
            <w:ind w:hanging="640"/>
            <w:divId w:val="1050806086"/>
            <w:rPr>
              <w:rFonts w:eastAsia="Times New Roman"/>
            </w:rPr>
          </w:pPr>
          <w:r>
            <w:rPr>
              <w:rFonts w:eastAsia="Times New Roman"/>
            </w:rPr>
            <w:t xml:space="preserve">[34] </w:t>
          </w:r>
          <w:r>
            <w:rPr>
              <w:rFonts w:eastAsia="Times New Roman"/>
            </w:rPr>
            <w:tab/>
            <w:t>MICROSOFT. .</w:t>
          </w:r>
          <w:r>
            <w:rPr>
              <w:rFonts w:eastAsia="Times New Roman"/>
              <w:i/>
              <w:iCs/>
            </w:rPr>
            <w:t>NET Glossary | Microsoft Learn</w:t>
          </w:r>
          <w:r>
            <w:rPr>
              <w:rFonts w:eastAsia="Times New Roman"/>
            </w:rPr>
            <w:t xml:space="preserve"> [online]. [vid. 2023-01-29]. Dostupné z: https://learn.microsoft.com/en-us/dotnet/standard/glossary#implementation-of-net</w:t>
          </w:r>
        </w:p>
        <w:p w14:paraId="6AC187E0" w14:textId="77777777" w:rsidR="00016564" w:rsidRDefault="00016564">
          <w:pPr>
            <w:autoSpaceDE w:val="0"/>
            <w:autoSpaceDN w:val="0"/>
            <w:ind w:hanging="640"/>
            <w:divId w:val="547035094"/>
            <w:rPr>
              <w:rFonts w:eastAsia="Times New Roman"/>
            </w:rPr>
          </w:pPr>
          <w:r>
            <w:rPr>
              <w:rFonts w:eastAsia="Times New Roman"/>
            </w:rPr>
            <w:t xml:space="preserve">[35]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1D8681FB" w14:textId="77777777" w:rsidR="00016564" w:rsidRDefault="00016564">
          <w:pPr>
            <w:autoSpaceDE w:val="0"/>
            <w:autoSpaceDN w:val="0"/>
            <w:ind w:hanging="640"/>
            <w:divId w:val="223637136"/>
            <w:rPr>
              <w:rFonts w:eastAsia="Times New Roman"/>
            </w:rPr>
          </w:pPr>
          <w:r>
            <w:rPr>
              <w:rFonts w:eastAsia="Times New Roman"/>
            </w:rPr>
            <w:t xml:space="preserve">[36]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4C353959" w14:textId="77777777" w:rsidR="00016564" w:rsidRDefault="00016564">
          <w:pPr>
            <w:autoSpaceDE w:val="0"/>
            <w:autoSpaceDN w:val="0"/>
            <w:ind w:hanging="640"/>
            <w:divId w:val="754087411"/>
            <w:rPr>
              <w:rFonts w:eastAsia="Times New Roman"/>
            </w:rPr>
          </w:pPr>
          <w:r>
            <w:rPr>
              <w:rFonts w:eastAsia="Times New Roman"/>
            </w:rPr>
            <w:t xml:space="preserve">[37]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30E5E9E5" w14:textId="77777777" w:rsidR="00016564" w:rsidRDefault="00016564">
          <w:pPr>
            <w:autoSpaceDE w:val="0"/>
            <w:autoSpaceDN w:val="0"/>
            <w:ind w:hanging="640"/>
            <w:divId w:val="422915652"/>
            <w:rPr>
              <w:rFonts w:eastAsia="Times New Roman"/>
            </w:rPr>
          </w:pPr>
          <w:r>
            <w:rPr>
              <w:rFonts w:eastAsia="Times New Roman"/>
            </w:rPr>
            <w:t xml:space="preserve">[38]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7F4AB281" w14:textId="77777777" w:rsidR="00016564" w:rsidRDefault="00016564">
          <w:pPr>
            <w:autoSpaceDE w:val="0"/>
            <w:autoSpaceDN w:val="0"/>
            <w:ind w:hanging="640"/>
            <w:divId w:val="1964076663"/>
            <w:rPr>
              <w:rFonts w:eastAsia="Times New Roman"/>
            </w:rPr>
          </w:pPr>
          <w:r>
            <w:rPr>
              <w:rFonts w:eastAsia="Times New Roman"/>
            </w:rPr>
            <w:t>[39]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6FAF0788" w14:textId="77777777" w:rsidR="00016564" w:rsidRDefault="00016564">
          <w:pPr>
            <w:autoSpaceDE w:val="0"/>
            <w:autoSpaceDN w:val="0"/>
            <w:ind w:hanging="640"/>
            <w:divId w:val="2108846453"/>
            <w:rPr>
              <w:rFonts w:eastAsia="Times New Roman"/>
            </w:rPr>
          </w:pPr>
          <w:r>
            <w:rPr>
              <w:rFonts w:eastAsia="Times New Roman"/>
            </w:rPr>
            <w:t xml:space="preserve">[40]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28C0D23C" w14:textId="77777777" w:rsidR="00016564" w:rsidRDefault="00016564">
          <w:pPr>
            <w:autoSpaceDE w:val="0"/>
            <w:autoSpaceDN w:val="0"/>
            <w:ind w:hanging="640"/>
            <w:divId w:val="1351562957"/>
            <w:rPr>
              <w:rFonts w:eastAsia="Times New Roman"/>
            </w:rPr>
          </w:pPr>
          <w:r>
            <w:rPr>
              <w:rFonts w:eastAsia="Times New Roman"/>
            </w:rPr>
            <w:t xml:space="preserve">[41]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084E1BF2" w14:textId="77777777" w:rsidR="00016564" w:rsidRDefault="00016564">
          <w:pPr>
            <w:autoSpaceDE w:val="0"/>
            <w:autoSpaceDN w:val="0"/>
            <w:ind w:hanging="640"/>
            <w:divId w:val="1867715005"/>
            <w:rPr>
              <w:rFonts w:eastAsia="Times New Roman"/>
            </w:rPr>
          </w:pPr>
          <w:r>
            <w:rPr>
              <w:rFonts w:eastAsia="Times New Roman"/>
            </w:rPr>
            <w:t xml:space="preserve">[42]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3792C5B7" w14:textId="77777777" w:rsidR="00016564" w:rsidRDefault="00016564">
          <w:pPr>
            <w:autoSpaceDE w:val="0"/>
            <w:autoSpaceDN w:val="0"/>
            <w:ind w:hanging="640"/>
            <w:divId w:val="386729077"/>
            <w:rPr>
              <w:rFonts w:eastAsia="Times New Roman"/>
            </w:rPr>
          </w:pPr>
          <w:r>
            <w:rPr>
              <w:rFonts w:eastAsia="Times New Roman"/>
            </w:rPr>
            <w:t xml:space="preserve">[43]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4B7DD2B" w14:textId="77777777" w:rsidR="00016564" w:rsidRDefault="00016564">
          <w:pPr>
            <w:autoSpaceDE w:val="0"/>
            <w:autoSpaceDN w:val="0"/>
            <w:ind w:hanging="640"/>
            <w:divId w:val="1979527397"/>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6CAC6C5F" w14:textId="77777777" w:rsidR="00016564" w:rsidRDefault="00016564">
          <w:pPr>
            <w:autoSpaceDE w:val="0"/>
            <w:autoSpaceDN w:val="0"/>
            <w:ind w:hanging="640"/>
            <w:divId w:val="1167210247"/>
            <w:rPr>
              <w:rFonts w:eastAsia="Times New Roman"/>
            </w:rPr>
          </w:pPr>
          <w:r>
            <w:rPr>
              <w:rFonts w:eastAsia="Times New Roman"/>
            </w:rPr>
            <w:t xml:space="preserve">[45]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2DC669BB" w14:textId="77777777" w:rsidR="00016564" w:rsidRDefault="00016564">
          <w:pPr>
            <w:autoSpaceDE w:val="0"/>
            <w:autoSpaceDN w:val="0"/>
            <w:ind w:hanging="640"/>
            <w:divId w:val="839588676"/>
            <w:rPr>
              <w:rFonts w:eastAsia="Times New Roman"/>
            </w:rPr>
          </w:pPr>
          <w:r>
            <w:rPr>
              <w:rFonts w:eastAsia="Times New Roman"/>
            </w:rPr>
            <w:t xml:space="preserve">[46]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2FD2F018" w14:textId="77777777" w:rsidR="00016564" w:rsidRDefault="00016564">
          <w:pPr>
            <w:autoSpaceDE w:val="0"/>
            <w:autoSpaceDN w:val="0"/>
            <w:ind w:hanging="640"/>
            <w:divId w:val="372923777"/>
            <w:rPr>
              <w:rFonts w:eastAsia="Times New Roman"/>
            </w:rPr>
          </w:pPr>
          <w:r>
            <w:rPr>
              <w:rFonts w:eastAsia="Times New Roman"/>
            </w:rPr>
            <w:t xml:space="preserve">[47]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4A51954C" w14:textId="77777777" w:rsidR="00016564" w:rsidRDefault="00016564">
          <w:pPr>
            <w:autoSpaceDE w:val="0"/>
            <w:autoSpaceDN w:val="0"/>
            <w:ind w:hanging="640"/>
            <w:divId w:val="1385565529"/>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36D95083" w14:textId="77777777" w:rsidR="00016564" w:rsidRDefault="00016564">
          <w:pPr>
            <w:autoSpaceDE w:val="0"/>
            <w:autoSpaceDN w:val="0"/>
            <w:ind w:hanging="640"/>
            <w:divId w:val="428500684"/>
            <w:rPr>
              <w:rFonts w:eastAsia="Times New Roman"/>
            </w:rPr>
          </w:pPr>
          <w:r>
            <w:rPr>
              <w:rFonts w:eastAsia="Times New Roman"/>
            </w:rPr>
            <w:t xml:space="preserve">[49]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49F28B81" w14:textId="77777777" w:rsidR="00016564" w:rsidRDefault="00016564">
          <w:pPr>
            <w:autoSpaceDE w:val="0"/>
            <w:autoSpaceDN w:val="0"/>
            <w:ind w:hanging="640"/>
            <w:divId w:val="1453981722"/>
            <w:rPr>
              <w:rFonts w:eastAsia="Times New Roman"/>
            </w:rPr>
          </w:pPr>
          <w:r>
            <w:rPr>
              <w:rFonts w:eastAsia="Times New Roman"/>
            </w:rPr>
            <w:t xml:space="preserve">[50]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78DEAC80" w14:textId="77777777" w:rsidR="00016564" w:rsidRDefault="00016564">
          <w:pPr>
            <w:autoSpaceDE w:val="0"/>
            <w:autoSpaceDN w:val="0"/>
            <w:ind w:hanging="640"/>
            <w:divId w:val="1893232040"/>
            <w:rPr>
              <w:rFonts w:eastAsia="Times New Roman"/>
            </w:rPr>
          </w:pPr>
          <w:r>
            <w:rPr>
              <w:rFonts w:eastAsia="Times New Roman"/>
            </w:rPr>
            <w:t xml:space="preserve">[51]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118CA623" w14:textId="77777777" w:rsidR="00016564" w:rsidRDefault="00016564">
          <w:pPr>
            <w:autoSpaceDE w:val="0"/>
            <w:autoSpaceDN w:val="0"/>
            <w:ind w:hanging="640"/>
            <w:divId w:val="1699888814"/>
            <w:rPr>
              <w:rFonts w:eastAsia="Times New Roman"/>
            </w:rPr>
          </w:pPr>
          <w:r>
            <w:rPr>
              <w:rFonts w:eastAsia="Times New Roman"/>
            </w:rPr>
            <w:t xml:space="preserve">[52]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5BCE351A" w14:textId="77777777" w:rsidR="00016564" w:rsidRDefault="00016564">
          <w:pPr>
            <w:autoSpaceDE w:val="0"/>
            <w:autoSpaceDN w:val="0"/>
            <w:ind w:hanging="640"/>
            <w:divId w:val="1083255293"/>
            <w:rPr>
              <w:rFonts w:eastAsia="Times New Roman"/>
            </w:rPr>
          </w:pPr>
          <w:r>
            <w:rPr>
              <w:rFonts w:eastAsia="Times New Roman"/>
            </w:rPr>
            <w:t xml:space="preserve">[53]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10D7FC9E" w14:textId="77777777" w:rsidR="00016564" w:rsidRDefault="00016564">
          <w:pPr>
            <w:autoSpaceDE w:val="0"/>
            <w:autoSpaceDN w:val="0"/>
            <w:ind w:hanging="640"/>
            <w:divId w:val="1900626094"/>
            <w:rPr>
              <w:rFonts w:eastAsia="Times New Roman"/>
            </w:rPr>
          </w:pPr>
          <w:r>
            <w:rPr>
              <w:rFonts w:eastAsia="Times New Roman"/>
            </w:rPr>
            <w:t xml:space="preserve">[54]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4902E887" w14:textId="77777777" w:rsidR="00016564" w:rsidRDefault="00016564">
          <w:pPr>
            <w:autoSpaceDE w:val="0"/>
            <w:autoSpaceDN w:val="0"/>
            <w:ind w:hanging="640"/>
            <w:divId w:val="1651708514"/>
            <w:rPr>
              <w:rFonts w:eastAsia="Times New Roman"/>
            </w:rPr>
          </w:pPr>
          <w:r>
            <w:rPr>
              <w:rFonts w:eastAsia="Times New Roman"/>
            </w:rPr>
            <w:t xml:space="preserve">[55]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0F9F668D" w14:textId="77777777" w:rsidR="00016564" w:rsidRDefault="00016564">
          <w:pPr>
            <w:autoSpaceDE w:val="0"/>
            <w:autoSpaceDN w:val="0"/>
            <w:ind w:hanging="640"/>
            <w:divId w:val="945964921"/>
            <w:rPr>
              <w:rFonts w:eastAsia="Times New Roman"/>
            </w:rPr>
          </w:pPr>
          <w:r>
            <w:rPr>
              <w:rFonts w:eastAsia="Times New Roman"/>
            </w:rPr>
            <w:t xml:space="preserve">[56]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712DEB16" w14:textId="77777777" w:rsidR="00016564" w:rsidRDefault="00016564">
          <w:pPr>
            <w:autoSpaceDE w:val="0"/>
            <w:autoSpaceDN w:val="0"/>
            <w:ind w:hanging="640"/>
            <w:divId w:val="446046528"/>
            <w:rPr>
              <w:rFonts w:eastAsia="Times New Roman"/>
            </w:rPr>
          </w:pPr>
          <w:r>
            <w:rPr>
              <w:rFonts w:eastAsia="Times New Roman"/>
            </w:rPr>
            <w:t xml:space="preserve">[57]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09A0B038" w14:textId="77777777" w:rsidR="00016564" w:rsidRDefault="00016564">
          <w:pPr>
            <w:autoSpaceDE w:val="0"/>
            <w:autoSpaceDN w:val="0"/>
            <w:ind w:hanging="640"/>
            <w:divId w:val="711539961"/>
            <w:rPr>
              <w:rFonts w:eastAsia="Times New Roman"/>
            </w:rPr>
          </w:pPr>
          <w:r>
            <w:rPr>
              <w:rFonts w:eastAsia="Times New Roman"/>
            </w:rPr>
            <w:t xml:space="preserve">[58]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74950651" w14:textId="77777777" w:rsidR="00016564" w:rsidRDefault="00016564">
          <w:pPr>
            <w:autoSpaceDE w:val="0"/>
            <w:autoSpaceDN w:val="0"/>
            <w:ind w:hanging="640"/>
            <w:divId w:val="898634804"/>
            <w:rPr>
              <w:rFonts w:eastAsia="Times New Roman"/>
            </w:rPr>
          </w:pPr>
          <w:r>
            <w:rPr>
              <w:rFonts w:eastAsia="Times New Roman"/>
            </w:rPr>
            <w:t xml:space="preserve">[59]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1420578D" w14:textId="77777777" w:rsidR="00016564" w:rsidRDefault="00016564">
          <w:pPr>
            <w:autoSpaceDE w:val="0"/>
            <w:autoSpaceDN w:val="0"/>
            <w:ind w:hanging="640"/>
            <w:divId w:val="250697243"/>
            <w:rPr>
              <w:rFonts w:eastAsia="Times New Roman"/>
            </w:rPr>
          </w:pPr>
          <w:r>
            <w:rPr>
              <w:rFonts w:eastAsia="Times New Roman"/>
            </w:rPr>
            <w:t xml:space="preserve">[60]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37CB7518" w14:textId="77777777" w:rsidR="00016564" w:rsidRDefault="00016564">
          <w:pPr>
            <w:autoSpaceDE w:val="0"/>
            <w:autoSpaceDN w:val="0"/>
            <w:ind w:hanging="640"/>
            <w:divId w:val="1598712005"/>
            <w:rPr>
              <w:rFonts w:eastAsia="Times New Roman"/>
            </w:rPr>
          </w:pPr>
          <w:r>
            <w:rPr>
              <w:rFonts w:eastAsia="Times New Roman"/>
            </w:rPr>
            <w:t xml:space="preserve">[61]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1357EE64" w14:textId="77777777" w:rsidR="00016564" w:rsidRDefault="00016564">
          <w:pPr>
            <w:autoSpaceDE w:val="0"/>
            <w:autoSpaceDN w:val="0"/>
            <w:ind w:hanging="640"/>
            <w:divId w:val="122575902"/>
            <w:rPr>
              <w:rFonts w:eastAsia="Times New Roman"/>
            </w:rPr>
          </w:pPr>
          <w:r>
            <w:rPr>
              <w:rFonts w:eastAsia="Times New Roman"/>
            </w:rPr>
            <w:t xml:space="preserve">[62]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2F612F8C" w14:textId="77777777" w:rsidR="00016564" w:rsidRDefault="00016564">
          <w:pPr>
            <w:autoSpaceDE w:val="0"/>
            <w:autoSpaceDN w:val="0"/>
            <w:ind w:hanging="640"/>
            <w:divId w:val="58554748"/>
            <w:rPr>
              <w:rFonts w:eastAsia="Times New Roman"/>
            </w:rPr>
          </w:pPr>
          <w:r>
            <w:rPr>
              <w:rFonts w:eastAsia="Times New Roman"/>
            </w:rPr>
            <w:lastRenderedPageBreak/>
            <w:t xml:space="preserve">[63]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3E69D0B2" w14:textId="77777777" w:rsidR="00016564" w:rsidRDefault="00016564">
          <w:pPr>
            <w:autoSpaceDE w:val="0"/>
            <w:autoSpaceDN w:val="0"/>
            <w:ind w:hanging="640"/>
            <w:divId w:val="750394924"/>
            <w:rPr>
              <w:rFonts w:eastAsia="Times New Roman"/>
            </w:rPr>
          </w:pPr>
          <w:r>
            <w:rPr>
              <w:rFonts w:eastAsia="Times New Roman"/>
            </w:rPr>
            <w:t xml:space="preserve">[64]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7C781766" w14:textId="77777777" w:rsidR="00016564" w:rsidRDefault="00016564">
          <w:pPr>
            <w:autoSpaceDE w:val="0"/>
            <w:autoSpaceDN w:val="0"/>
            <w:ind w:hanging="640"/>
            <w:divId w:val="75639363"/>
            <w:rPr>
              <w:rFonts w:eastAsia="Times New Roman"/>
            </w:rPr>
          </w:pPr>
          <w:r>
            <w:rPr>
              <w:rFonts w:eastAsia="Times New Roman"/>
            </w:rPr>
            <w:t xml:space="preserve">[65]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2626A2FC" w14:textId="77777777" w:rsidR="00016564" w:rsidRDefault="00016564">
          <w:pPr>
            <w:autoSpaceDE w:val="0"/>
            <w:autoSpaceDN w:val="0"/>
            <w:ind w:hanging="640"/>
            <w:divId w:val="1672947687"/>
            <w:rPr>
              <w:rFonts w:eastAsia="Times New Roman"/>
            </w:rPr>
          </w:pPr>
          <w:r>
            <w:rPr>
              <w:rFonts w:eastAsia="Times New Roman"/>
            </w:rPr>
            <w:t xml:space="preserve">[66]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33476BFF" w14:textId="77777777" w:rsidR="00016564" w:rsidRDefault="00016564">
          <w:pPr>
            <w:autoSpaceDE w:val="0"/>
            <w:autoSpaceDN w:val="0"/>
            <w:ind w:hanging="640"/>
            <w:divId w:val="1862550747"/>
            <w:rPr>
              <w:rFonts w:eastAsia="Times New Roman"/>
            </w:rPr>
          </w:pPr>
          <w:r>
            <w:rPr>
              <w:rFonts w:eastAsia="Times New Roman"/>
            </w:rPr>
            <w:t xml:space="preserve">[67]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606F64B" w14:textId="77777777" w:rsidR="00016564" w:rsidRDefault="00016564">
          <w:pPr>
            <w:autoSpaceDE w:val="0"/>
            <w:autoSpaceDN w:val="0"/>
            <w:ind w:hanging="640"/>
            <w:divId w:val="458840081"/>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64238139" w14:textId="77777777" w:rsidR="00016564" w:rsidRDefault="00016564">
          <w:pPr>
            <w:autoSpaceDE w:val="0"/>
            <w:autoSpaceDN w:val="0"/>
            <w:ind w:hanging="640"/>
            <w:divId w:val="660933550"/>
            <w:rPr>
              <w:rFonts w:eastAsia="Times New Roman"/>
            </w:rPr>
          </w:pPr>
          <w:r>
            <w:rPr>
              <w:rFonts w:eastAsia="Times New Roman"/>
            </w:rPr>
            <w:t xml:space="preserve">[69]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412149B7" w14:textId="77777777" w:rsidR="00016564" w:rsidRDefault="00016564">
          <w:pPr>
            <w:autoSpaceDE w:val="0"/>
            <w:autoSpaceDN w:val="0"/>
            <w:ind w:hanging="640"/>
            <w:divId w:val="427846403"/>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3515BB70" w14:textId="77777777" w:rsidR="00016564" w:rsidRDefault="00016564">
          <w:pPr>
            <w:autoSpaceDE w:val="0"/>
            <w:autoSpaceDN w:val="0"/>
            <w:ind w:hanging="640"/>
            <w:divId w:val="1903443634"/>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1DC475E1" w14:textId="77777777" w:rsidR="00016564" w:rsidRDefault="00016564">
          <w:pPr>
            <w:autoSpaceDE w:val="0"/>
            <w:autoSpaceDN w:val="0"/>
            <w:ind w:hanging="640"/>
            <w:divId w:val="1144279322"/>
            <w:rPr>
              <w:rFonts w:eastAsia="Times New Roman"/>
            </w:rPr>
          </w:pPr>
          <w:r>
            <w:rPr>
              <w:rFonts w:eastAsia="Times New Roman"/>
            </w:rPr>
            <w:t xml:space="preserve">[72]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14EB0970" w14:textId="77777777" w:rsidR="00016564" w:rsidRDefault="00016564">
          <w:pPr>
            <w:autoSpaceDE w:val="0"/>
            <w:autoSpaceDN w:val="0"/>
            <w:ind w:hanging="640"/>
            <w:divId w:val="1791781822"/>
            <w:rPr>
              <w:rFonts w:eastAsia="Times New Roman"/>
            </w:rPr>
          </w:pPr>
          <w:r>
            <w:rPr>
              <w:rFonts w:eastAsia="Times New Roman"/>
            </w:rPr>
            <w:t xml:space="preserve">[73]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17D5D938" w14:textId="77777777" w:rsidR="00016564" w:rsidRDefault="00016564">
          <w:pPr>
            <w:autoSpaceDE w:val="0"/>
            <w:autoSpaceDN w:val="0"/>
            <w:ind w:hanging="640"/>
            <w:divId w:val="2123642244"/>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01FAF06C" w14:textId="77777777" w:rsidR="00016564" w:rsidRDefault="00016564">
          <w:pPr>
            <w:autoSpaceDE w:val="0"/>
            <w:autoSpaceDN w:val="0"/>
            <w:ind w:hanging="640"/>
            <w:divId w:val="807281207"/>
            <w:rPr>
              <w:rFonts w:eastAsia="Times New Roman"/>
            </w:rPr>
          </w:pPr>
          <w:r>
            <w:rPr>
              <w:rFonts w:eastAsia="Times New Roman"/>
            </w:rPr>
            <w:t xml:space="preserve">[75]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12E5FFC2" w14:textId="77777777" w:rsidR="00016564" w:rsidRDefault="00016564">
          <w:pPr>
            <w:autoSpaceDE w:val="0"/>
            <w:autoSpaceDN w:val="0"/>
            <w:ind w:hanging="640"/>
            <w:divId w:val="669328614"/>
            <w:rPr>
              <w:rFonts w:eastAsia="Times New Roman"/>
            </w:rPr>
          </w:pPr>
          <w:r>
            <w:rPr>
              <w:rFonts w:eastAsia="Times New Roman"/>
            </w:rPr>
            <w:t xml:space="preserve">[76]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1C916283" w14:textId="77777777" w:rsidR="00016564" w:rsidRDefault="00016564">
          <w:pPr>
            <w:autoSpaceDE w:val="0"/>
            <w:autoSpaceDN w:val="0"/>
            <w:ind w:hanging="640"/>
            <w:divId w:val="686954738"/>
            <w:rPr>
              <w:rFonts w:eastAsia="Times New Roman"/>
            </w:rPr>
          </w:pPr>
          <w:r>
            <w:rPr>
              <w:rFonts w:eastAsia="Times New Roman"/>
            </w:rPr>
            <w:t xml:space="preserve">[77]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107D0C71" w14:textId="77777777" w:rsidR="00016564" w:rsidRDefault="00016564">
          <w:pPr>
            <w:autoSpaceDE w:val="0"/>
            <w:autoSpaceDN w:val="0"/>
            <w:ind w:hanging="640"/>
            <w:divId w:val="58990713"/>
            <w:rPr>
              <w:rFonts w:eastAsia="Times New Roman"/>
            </w:rPr>
          </w:pPr>
          <w:r>
            <w:rPr>
              <w:rFonts w:eastAsia="Times New Roman"/>
            </w:rPr>
            <w:t xml:space="preserve">[78]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2852FE27" w14:textId="77777777" w:rsidR="00016564" w:rsidRDefault="00016564">
          <w:pPr>
            <w:autoSpaceDE w:val="0"/>
            <w:autoSpaceDN w:val="0"/>
            <w:ind w:hanging="640"/>
            <w:divId w:val="1150295131"/>
            <w:rPr>
              <w:rFonts w:eastAsia="Times New Roman"/>
            </w:rPr>
          </w:pPr>
          <w:r>
            <w:rPr>
              <w:rFonts w:eastAsia="Times New Roman"/>
            </w:rPr>
            <w:t xml:space="preserve">[79]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12ECF35D" w14:textId="77777777" w:rsidR="00016564" w:rsidRDefault="00016564">
          <w:pPr>
            <w:autoSpaceDE w:val="0"/>
            <w:autoSpaceDN w:val="0"/>
            <w:ind w:hanging="640"/>
            <w:divId w:val="1669098181"/>
            <w:rPr>
              <w:rFonts w:eastAsia="Times New Roman"/>
            </w:rPr>
          </w:pPr>
          <w:r>
            <w:rPr>
              <w:rFonts w:eastAsia="Times New Roman"/>
            </w:rPr>
            <w:t xml:space="preserve">[80]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2740FE6B" w14:textId="77777777" w:rsidR="00016564" w:rsidRDefault="00016564">
          <w:pPr>
            <w:autoSpaceDE w:val="0"/>
            <w:autoSpaceDN w:val="0"/>
            <w:ind w:hanging="640"/>
            <w:divId w:val="649141226"/>
            <w:rPr>
              <w:rFonts w:eastAsia="Times New Roman"/>
            </w:rPr>
          </w:pPr>
          <w:r>
            <w:rPr>
              <w:rFonts w:eastAsia="Times New Roman"/>
            </w:rPr>
            <w:lastRenderedPageBreak/>
            <w:t xml:space="preserve">[81]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036D1B3A" w14:textId="77777777" w:rsidR="00016564" w:rsidRDefault="00016564">
          <w:pPr>
            <w:autoSpaceDE w:val="0"/>
            <w:autoSpaceDN w:val="0"/>
            <w:ind w:hanging="640"/>
            <w:divId w:val="1675299342"/>
            <w:rPr>
              <w:rFonts w:eastAsia="Times New Roman"/>
            </w:rPr>
          </w:pPr>
          <w:r>
            <w:rPr>
              <w:rFonts w:eastAsia="Times New Roman"/>
            </w:rPr>
            <w:t xml:space="preserve">[82]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0BBA3712" w14:textId="77777777" w:rsidR="00016564" w:rsidRDefault="00016564">
          <w:pPr>
            <w:autoSpaceDE w:val="0"/>
            <w:autoSpaceDN w:val="0"/>
            <w:ind w:hanging="640"/>
            <w:divId w:val="1072116646"/>
            <w:rPr>
              <w:rFonts w:eastAsia="Times New Roman"/>
            </w:rPr>
          </w:pPr>
          <w:r>
            <w:rPr>
              <w:rFonts w:eastAsia="Times New Roman"/>
            </w:rPr>
            <w:t xml:space="preserve">[83]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01DF6D75" w14:textId="77777777" w:rsidR="00016564" w:rsidRDefault="00016564">
          <w:pPr>
            <w:autoSpaceDE w:val="0"/>
            <w:autoSpaceDN w:val="0"/>
            <w:ind w:hanging="640"/>
            <w:divId w:val="2050445623"/>
            <w:rPr>
              <w:rFonts w:eastAsia="Times New Roman"/>
            </w:rPr>
          </w:pPr>
          <w:r>
            <w:rPr>
              <w:rFonts w:eastAsia="Times New Roman"/>
            </w:rPr>
            <w:t xml:space="preserve">[84]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7376D2A7" w14:textId="77777777" w:rsidR="00016564" w:rsidRDefault="00016564">
          <w:pPr>
            <w:autoSpaceDE w:val="0"/>
            <w:autoSpaceDN w:val="0"/>
            <w:ind w:hanging="640"/>
            <w:divId w:val="1492941147"/>
            <w:rPr>
              <w:rFonts w:eastAsia="Times New Roman"/>
            </w:rPr>
          </w:pPr>
          <w:r>
            <w:rPr>
              <w:rFonts w:eastAsia="Times New Roman"/>
            </w:rPr>
            <w:t xml:space="preserve">[85]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307C56DE" w14:textId="77777777" w:rsidR="00016564" w:rsidRDefault="00016564">
          <w:pPr>
            <w:autoSpaceDE w:val="0"/>
            <w:autoSpaceDN w:val="0"/>
            <w:ind w:hanging="640"/>
            <w:divId w:val="1352802810"/>
            <w:rPr>
              <w:rFonts w:eastAsia="Times New Roman"/>
            </w:rPr>
          </w:pPr>
          <w:r>
            <w:rPr>
              <w:rFonts w:eastAsia="Times New Roman"/>
            </w:rPr>
            <w:t xml:space="preserve">[86]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2D1D5958" w14:textId="77777777" w:rsidR="00016564" w:rsidRDefault="00016564">
          <w:pPr>
            <w:autoSpaceDE w:val="0"/>
            <w:autoSpaceDN w:val="0"/>
            <w:ind w:hanging="640"/>
            <w:divId w:val="1996448756"/>
            <w:rPr>
              <w:rFonts w:eastAsia="Times New Roman"/>
            </w:rPr>
          </w:pPr>
          <w:r>
            <w:rPr>
              <w:rFonts w:eastAsia="Times New Roman"/>
            </w:rPr>
            <w:t xml:space="preserve">[87] </w:t>
          </w:r>
          <w:r>
            <w:rPr>
              <w:rFonts w:eastAsia="Times New Roman"/>
            </w:rPr>
            <w:tab/>
          </w:r>
          <w:r>
            <w:rPr>
              <w:rFonts w:eastAsia="Times New Roman"/>
              <w:i/>
              <w:iCs/>
            </w:rPr>
            <w:t>Civilization V | Homepage</w:t>
          </w:r>
          <w:r>
            <w:rPr>
              <w:rFonts w:eastAsia="Times New Roman"/>
            </w:rPr>
            <w:t xml:space="preserve"> [online]. [vid. 2023-03-17]. Dostupné z: https://civilization.com/civilization-5/</w:t>
          </w:r>
        </w:p>
        <w:p w14:paraId="59F93E83" w14:textId="77777777" w:rsidR="00016564" w:rsidRDefault="00016564">
          <w:pPr>
            <w:autoSpaceDE w:val="0"/>
            <w:autoSpaceDN w:val="0"/>
            <w:ind w:hanging="640"/>
            <w:divId w:val="1012994671"/>
            <w:rPr>
              <w:rFonts w:eastAsia="Times New Roman"/>
            </w:rPr>
          </w:pPr>
          <w:r>
            <w:rPr>
              <w:rFonts w:eastAsia="Times New Roman"/>
            </w:rPr>
            <w:t xml:space="preserve">[88] </w:t>
          </w:r>
          <w:r>
            <w:rPr>
              <w:rFonts w:eastAsia="Times New Roman"/>
            </w:rPr>
            <w:tab/>
          </w:r>
          <w:r>
            <w:rPr>
              <w:rFonts w:eastAsia="Times New Roman"/>
              <w:i/>
              <w:iCs/>
            </w:rPr>
            <w:t>Age of Empires Franchise - Official Web Site</w:t>
          </w:r>
          <w:r>
            <w:rPr>
              <w:rFonts w:eastAsia="Times New Roman"/>
            </w:rPr>
            <w:t xml:space="preserve"> [online]. [vid. 2023-03-17]. Dostupné z: https://www.ageofempires.com/</w:t>
          </w:r>
        </w:p>
        <w:p w14:paraId="49E0149C" w14:textId="77777777" w:rsidR="00016564" w:rsidRDefault="00016564">
          <w:pPr>
            <w:autoSpaceDE w:val="0"/>
            <w:autoSpaceDN w:val="0"/>
            <w:ind w:hanging="640"/>
            <w:divId w:val="992485396"/>
            <w:rPr>
              <w:rFonts w:eastAsia="Times New Roman"/>
            </w:rPr>
          </w:pPr>
          <w:r>
            <w:rPr>
              <w:rFonts w:eastAsia="Times New Roman"/>
            </w:rPr>
            <w:t xml:space="preserve">[89] </w:t>
          </w:r>
          <w:r>
            <w:rPr>
              <w:rFonts w:eastAsia="Times New Roman"/>
            </w:rPr>
            <w:tab/>
          </w:r>
          <w:r>
            <w:rPr>
              <w:rFonts w:eastAsia="Times New Roman"/>
              <w:i/>
              <w:iCs/>
            </w:rPr>
            <w:t>Cities: Skylines - Paradox Interactive</w:t>
          </w:r>
          <w:r>
            <w:rPr>
              <w:rFonts w:eastAsia="Times New Roman"/>
            </w:rPr>
            <w:t xml:space="preserve"> [online]. [vid. 2023-03-17]. Dostupné z: https://www.paradoxinteractive.com/games/cities-skylines/about</w:t>
          </w:r>
        </w:p>
        <w:p w14:paraId="34838987" w14:textId="77777777" w:rsidR="00016564" w:rsidRDefault="00016564">
          <w:pPr>
            <w:autoSpaceDE w:val="0"/>
            <w:autoSpaceDN w:val="0"/>
            <w:ind w:hanging="640"/>
            <w:divId w:val="958490033"/>
            <w:rPr>
              <w:rFonts w:eastAsia="Times New Roman"/>
            </w:rPr>
          </w:pPr>
          <w:r>
            <w:rPr>
              <w:rFonts w:eastAsia="Times New Roman"/>
            </w:rPr>
            <w:t xml:space="preserve">[90] </w:t>
          </w:r>
          <w:r>
            <w:rPr>
              <w:rFonts w:eastAsia="Times New Roman"/>
            </w:rPr>
            <w:tab/>
          </w:r>
          <w:r>
            <w:rPr>
              <w:rFonts w:eastAsia="Times New Roman"/>
              <w:i/>
              <w:iCs/>
            </w:rPr>
            <w:t>RollerCoaster Tycoon: Deluxe - RollerCoaster Tycoon - The Ultimate Theme park Sim</w:t>
          </w:r>
          <w:r>
            <w:rPr>
              <w:rFonts w:eastAsia="Times New Roman"/>
            </w:rPr>
            <w:t xml:space="preserve"> [online]. [vid. 2023-03-17]. Dostupné z: https://www.rollercoastertycoon.com/rollercoaster-tycoon-deluxe/</w:t>
          </w:r>
        </w:p>
        <w:p w14:paraId="353FC640" w14:textId="77777777" w:rsidR="00016564" w:rsidRDefault="00016564">
          <w:pPr>
            <w:autoSpaceDE w:val="0"/>
            <w:autoSpaceDN w:val="0"/>
            <w:ind w:hanging="640"/>
            <w:divId w:val="1356735801"/>
            <w:rPr>
              <w:rFonts w:eastAsia="Times New Roman"/>
            </w:rPr>
          </w:pPr>
          <w:r>
            <w:rPr>
              <w:rFonts w:eastAsia="Times New Roman"/>
            </w:rPr>
            <w:t xml:space="preserve">[91]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6AA566A8" w14:textId="77777777" w:rsidR="00016564" w:rsidRDefault="00016564">
          <w:pPr>
            <w:autoSpaceDE w:val="0"/>
            <w:autoSpaceDN w:val="0"/>
            <w:ind w:hanging="640"/>
            <w:divId w:val="435249419"/>
            <w:rPr>
              <w:rFonts w:eastAsia="Times New Roman"/>
            </w:rPr>
          </w:pPr>
          <w:r>
            <w:rPr>
              <w:rFonts w:eastAsia="Times New Roman"/>
            </w:rPr>
            <w:t xml:space="preserve">[92] </w:t>
          </w:r>
          <w:r>
            <w:rPr>
              <w:rFonts w:eastAsia="Times New Roman"/>
            </w:rPr>
            <w:tab/>
          </w:r>
          <w:r>
            <w:rPr>
              <w:rFonts w:eastAsia="Times New Roman"/>
              <w:i/>
              <w:iCs/>
            </w:rPr>
            <w:t>DiRT Rally - The official game site</w:t>
          </w:r>
          <w:r>
            <w:rPr>
              <w:rFonts w:eastAsia="Times New Roman"/>
            </w:rPr>
            <w:t xml:space="preserve"> [online]. [vid. 2023-03-18]. Dostupné z: https://dirtgame.com/dirtrally/us/home</w:t>
          </w:r>
        </w:p>
        <w:p w14:paraId="666019F7" w14:textId="77777777" w:rsidR="00016564" w:rsidRDefault="00016564">
          <w:pPr>
            <w:autoSpaceDE w:val="0"/>
            <w:autoSpaceDN w:val="0"/>
            <w:ind w:hanging="640"/>
            <w:divId w:val="1987271972"/>
            <w:rPr>
              <w:rFonts w:eastAsia="Times New Roman"/>
            </w:rPr>
          </w:pPr>
          <w:r>
            <w:rPr>
              <w:rFonts w:eastAsia="Times New Roman"/>
            </w:rPr>
            <w:t xml:space="preserve">[93] </w:t>
          </w:r>
          <w:r>
            <w:rPr>
              <w:rFonts w:eastAsia="Times New Roman"/>
            </w:rPr>
            <w:tab/>
          </w:r>
          <w:r>
            <w:rPr>
              <w:rFonts w:eastAsia="Times New Roman"/>
              <w:i/>
              <w:iCs/>
            </w:rPr>
            <w:t>Need for Speed Video Games - Official EA Site</w:t>
          </w:r>
          <w:r>
            <w:rPr>
              <w:rFonts w:eastAsia="Times New Roman"/>
            </w:rPr>
            <w:t xml:space="preserve"> [online]. [vid. 2023-03-18]. Dostupné z: https://www.ea.com/games/need-for-speed</w:t>
          </w:r>
        </w:p>
        <w:p w14:paraId="0FD0F7E5" w14:textId="77777777" w:rsidR="00016564" w:rsidRDefault="00016564">
          <w:pPr>
            <w:autoSpaceDE w:val="0"/>
            <w:autoSpaceDN w:val="0"/>
            <w:ind w:hanging="640"/>
            <w:divId w:val="1458598059"/>
            <w:rPr>
              <w:rFonts w:eastAsia="Times New Roman"/>
            </w:rPr>
          </w:pPr>
          <w:r>
            <w:rPr>
              <w:rFonts w:eastAsia="Times New Roman"/>
            </w:rPr>
            <w:t xml:space="preserve">[94] </w:t>
          </w:r>
          <w:r>
            <w:rPr>
              <w:rFonts w:eastAsia="Times New Roman"/>
            </w:rPr>
            <w:tab/>
          </w:r>
          <w:r>
            <w:rPr>
              <w:rFonts w:eastAsia="Times New Roman"/>
              <w:i/>
              <w:iCs/>
            </w:rPr>
            <w:t>Home - Redout 2 - The Fastest Racing Game in the Universe</w:t>
          </w:r>
          <w:r>
            <w:rPr>
              <w:rFonts w:eastAsia="Times New Roman"/>
            </w:rPr>
            <w:t xml:space="preserve"> [online]. [vid. 2023-03-18]. Dostupné z: https://redout.games/redout2/</w:t>
          </w:r>
        </w:p>
        <w:p w14:paraId="5EC2B387" w14:textId="77777777" w:rsidR="00016564" w:rsidRDefault="00016564">
          <w:pPr>
            <w:autoSpaceDE w:val="0"/>
            <w:autoSpaceDN w:val="0"/>
            <w:ind w:hanging="640"/>
            <w:divId w:val="139854241"/>
            <w:rPr>
              <w:rFonts w:eastAsia="Times New Roman"/>
            </w:rPr>
          </w:pPr>
          <w:r>
            <w:rPr>
              <w:rFonts w:eastAsia="Times New Roman"/>
            </w:rPr>
            <w:t xml:space="preserve">[95] </w:t>
          </w:r>
          <w:r>
            <w:rPr>
              <w:rFonts w:eastAsia="Times New Roman"/>
            </w:rPr>
            <w:tab/>
          </w:r>
          <w:r>
            <w:rPr>
              <w:rFonts w:eastAsia="Times New Roman"/>
              <w:i/>
              <w:iCs/>
            </w:rPr>
            <w:t>Bugbear Entertainment | Drive hard</w:t>
          </w:r>
          <w:r>
            <w:rPr>
              <w:rFonts w:eastAsia="Times New Roman"/>
            </w:rPr>
            <w:t xml:space="preserve"> [online]. [vid. 2023-03-18]. Dostupné z: https://bugbeargames.com/</w:t>
          </w:r>
        </w:p>
        <w:p w14:paraId="6E6E29BE" w14:textId="77777777" w:rsidR="00016564" w:rsidRDefault="00016564">
          <w:pPr>
            <w:autoSpaceDE w:val="0"/>
            <w:autoSpaceDN w:val="0"/>
            <w:ind w:hanging="640"/>
            <w:divId w:val="316614446"/>
            <w:rPr>
              <w:rFonts w:eastAsia="Times New Roman"/>
            </w:rPr>
          </w:pPr>
          <w:r>
            <w:rPr>
              <w:rFonts w:eastAsia="Times New Roman"/>
            </w:rPr>
            <w:t xml:space="preserve">[96] </w:t>
          </w:r>
          <w:r>
            <w:rPr>
              <w:rFonts w:eastAsia="Times New Roman"/>
            </w:rPr>
            <w:tab/>
          </w:r>
          <w:r>
            <w:rPr>
              <w:rFonts w:eastAsia="Times New Roman"/>
              <w:i/>
              <w:iCs/>
            </w:rPr>
            <w:t>Asphalt 9: Legends - Arcade Racing | Asphalt Legends</w:t>
          </w:r>
          <w:r>
            <w:rPr>
              <w:rFonts w:eastAsia="Times New Roman"/>
            </w:rPr>
            <w:t xml:space="preserve"> [online]. [vid. 2023-03-18]. Dostupné z: https://asphaltlegends.com/</w:t>
          </w:r>
        </w:p>
        <w:p w14:paraId="134446DA" w14:textId="77777777" w:rsidR="00016564" w:rsidRDefault="00016564">
          <w:pPr>
            <w:autoSpaceDE w:val="0"/>
            <w:autoSpaceDN w:val="0"/>
            <w:ind w:hanging="640"/>
            <w:divId w:val="631861400"/>
            <w:rPr>
              <w:rFonts w:eastAsia="Times New Roman"/>
            </w:rPr>
          </w:pPr>
          <w:r>
            <w:rPr>
              <w:rFonts w:eastAsia="Times New Roman"/>
            </w:rPr>
            <w:t xml:space="preserve">[97]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3D5ED12B" w14:textId="77777777" w:rsidR="00016564" w:rsidRDefault="00016564">
          <w:pPr>
            <w:autoSpaceDE w:val="0"/>
            <w:autoSpaceDN w:val="0"/>
            <w:ind w:hanging="640"/>
            <w:divId w:val="260646470"/>
            <w:rPr>
              <w:rFonts w:eastAsia="Times New Roman"/>
            </w:rPr>
          </w:pPr>
          <w:r>
            <w:rPr>
              <w:rFonts w:eastAsia="Times New Roman"/>
            </w:rPr>
            <w:t xml:space="preserve">[98] </w:t>
          </w:r>
          <w:r>
            <w:rPr>
              <w:rFonts w:eastAsia="Times New Roman"/>
            </w:rPr>
            <w:tab/>
            <w:t xml:space="preserve">INDIAN. </w:t>
          </w:r>
          <w:r>
            <w:rPr>
              <w:rFonts w:eastAsia="Times New Roman"/>
              <w:i/>
              <w:iCs/>
            </w:rPr>
            <w:t>Wreckfest - Recenze - YouTube</w:t>
          </w:r>
          <w:r>
            <w:rPr>
              <w:rFonts w:eastAsia="Times New Roman"/>
            </w:rPr>
            <w:t xml:space="preserve"> [online]. [vid. 2023-03-18]. Dostupné z: https://www.youtube.com/watch?v=3_3nvi1vsZ4</w:t>
          </w:r>
        </w:p>
        <w:p w14:paraId="798B2C65" w14:textId="77777777" w:rsidR="00016564" w:rsidRDefault="00016564">
          <w:pPr>
            <w:autoSpaceDE w:val="0"/>
            <w:autoSpaceDN w:val="0"/>
            <w:ind w:hanging="640"/>
            <w:divId w:val="1884638235"/>
            <w:rPr>
              <w:rFonts w:eastAsia="Times New Roman"/>
            </w:rPr>
          </w:pPr>
          <w:r>
            <w:rPr>
              <w:rFonts w:eastAsia="Times New Roman"/>
            </w:rPr>
            <w:lastRenderedPageBreak/>
            <w:t xml:space="preserve">[99]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6B330D5C" w14:textId="77777777" w:rsidR="00016564" w:rsidRDefault="00016564">
          <w:pPr>
            <w:autoSpaceDE w:val="0"/>
            <w:autoSpaceDN w:val="0"/>
            <w:ind w:hanging="640"/>
            <w:divId w:val="935358858"/>
            <w:rPr>
              <w:rFonts w:eastAsia="Times New Roman"/>
            </w:rPr>
          </w:pPr>
          <w:r>
            <w:rPr>
              <w:rFonts w:eastAsia="Times New Roman"/>
            </w:rPr>
            <w:t xml:space="preserve">[100]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20946734" w14:textId="77777777" w:rsidR="00016564" w:rsidRDefault="00016564">
          <w:pPr>
            <w:autoSpaceDE w:val="0"/>
            <w:autoSpaceDN w:val="0"/>
            <w:ind w:hanging="640"/>
            <w:divId w:val="1520200715"/>
            <w:rPr>
              <w:rFonts w:eastAsia="Times New Roman"/>
            </w:rPr>
          </w:pPr>
          <w:r>
            <w:rPr>
              <w:rFonts w:eastAsia="Times New Roman"/>
            </w:rPr>
            <w:t xml:space="preserve">[101]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7847F534" w14:textId="77777777" w:rsidR="00016564" w:rsidRDefault="00016564">
          <w:pPr>
            <w:autoSpaceDE w:val="0"/>
            <w:autoSpaceDN w:val="0"/>
            <w:ind w:hanging="640"/>
            <w:divId w:val="437335826"/>
            <w:rPr>
              <w:rFonts w:eastAsia="Times New Roman"/>
            </w:rPr>
          </w:pPr>
          <w:r>
            <w:rPr>
              <w:rFonts w:eastAsia="Times New Roman"/>
            </w:rPr>
            <w:t xml:space="preserve">[102]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7B96B862" w14:textId="77777777" w:rsidR="00016564" w:rsidRDefault="00016564">
          <w:pPr>
            <w:autoSpaceDE w:val="0"/>
            <w:autoSpaceDN w:val="0"/>
            <w:ind w:hanging="640"/>
            <w:divId w:val="881012850"/>
            <w:rPr>
              <w:rFonts w:eastAsia="Times New Roman"/>
            </w:rPr>
          </w:pPr>
          <w:r>
            <w:rPr>
              <w:rFonts w:eastAsia="Times New Roman"/>
            </w:rPr>
            <w:t xml:space="preserve">[103]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602C8867" w14:textId="77777777" w:rsidR="00016564" w:rsidRDefault="00016564">
          <w:pPr>
            <w:autoSpaceDE w:val="0"/>
            <w:autoSpaceDN w:val="0"/>
            <w:ind w:hanging="640"/>
            <w:divId w:val="314728913"/>
            <w:rPr>
              <w:rFonts w:eastAsia="Times New Roman"/>
            </w:rPr>
          </w:pPr>
          <w:r>
            <w:rPr>
              <w:rFonts w:eastAsia="Times New Roman"/>
            </w:rPr>
            <w:t xml:space="preserve">[104]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2779BA8D" w14:textId="77777777" w:rsidR="00016564" w:rsidRDefault="00016564">
          <w:pPr>
            <w:autoSpaceDE w:val="0"/>
            <w:autoSpaceDN w:val="0"/>
            <w:ind w:hanging="640"/>
            <w:divId w:val="770394752"/>
            <w:rPr>
              <w:rFonts w:eastAsia="Times New Roman"/>
            </w:rPr>
          </w:pPr>
          <w:r>
            <w:rPr>
              <w:rFonts w:eastAsia="Times New Roman"/>
            </w:rPr>
            <w:t xml:space="preserve">[105]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03F6729E" w14:textId="77777777" w:rsidR="00016564" w:rsidRDefault="00016564">
          <w:pPr>
            <w:autoSpaceDE w:val="0"/>
            <w:autoSpaceDN w:val="0"/>
            <w:ind w:hanging="640"/>
            <w:divId w:val="930354998"/>
            <w:rPr>
              <w:rFonts w:eastAsia="Times New Roman"/>
            </w:rPr>
          </w:pPr>
          <w:r>
            <w:rPr>
              <w:rFonts w:eastAsia="Times New Roman"/>
            </w:rPr>
            <w:t xml:space="preserve">[106]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2097BE23" w14:textId="77777777" w:rsidR="00016564" w:rsidRDefault="00016564">
          <w:pPr>
            <w:autoSpaceDE w:val="0"/>
            <w:autoSpaceDN w:val="0"/>
            <w:ind w:hanging="640"/>
            <w:divId w:val="2044986050"/>
            <w:rPr>
              <w:rFonts w:eastAsia="Times New Roman"/>
            </w:rPr>
          </w:pPr>
          <w:r>
            <w:rPr>
              <w:rFonts w:eastAsia="Times New Roman"/>
            </w:rPr>
            <w:t xml:space="preserve">[107]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78661B07" w14:textId="77777777" w:rsidR="00016564" w:rsidRDefault="00016564">
          <w:pPr>
            <w:autoSpaceDE w:val="0"/>
            <w:autoSpaceDN w:val="0"/>
            <w:ind w:hanging="640"/>
            <w:divId w:val="1233812264"/>
            <w:rPr>
              <w:rFonts w:eastAsia="Times New Roman"/>
            </w:rPr>
          </w:pPr>
          <w:r>
            <w:rPr>
              <w:rFonts w:eastAsia="Times New Roman"/>
            </w:rPr>
            <w:t xml:space="preserve">[108]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0027E557" w14:textId="77777777" w:rsidR="00016564" w:rsidRDefault="00016564">
          <w:pPr>
            <w:autoSpaceDE w:val="0"/>
            <w:autoSpaceDN w:val="0"/>
            <w:ind w:hanging="640"/>
            <w:divId w:val="1736048737"/>
            <w:rPr>
              <w:rFonts w:eastAsia="Times New Roman"/>
            </w:rPr>
          </w:pPr>
          <w:r>
            <w:rPr>
              <w:rFonts w:eastAsia="Times New Roman"/>
            </w:rPr>
            <w:t xml:space="preserve">[109]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1595EF95" w14:textId="77777777" w:rsidR="00016564" w:rsidRDefault="00016564">
          <w:pPr>
            <w:autoSpaceDE w:val="0"/>
            <w:autoSpaceDN w:val="0"/>
            <w:ind w:hanging="640"/>
            <w:divId w:val="345988606"/>
            <w:rPr>
              <w:rFonts w:eastAsia="Times New Roman"/>
            </w:rPr>
          </w:pPr>
          <w:r>
            <w:rPr>
              <w:rFonts w:eastAsia="Times New Roman"/>
            </w:rPr>
            <w:t xml:space="preserve">[110]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3414EAB7" w14:textId="77777777" w:rsidR="00016564" w:rsidRDefault="00016564">
          <w:pPr>
            <w:autoSpaceDE w:val="0"/>
            <w:autoSpaceDN w:val="0"/>
            <w:ind w:hanging="640"/>
            <w:divId w:val="2120373822"/>
            <w:rPr>
              <w:rFonts w:eastAsia="Times New Roman"/>
            </w:rPr>
          </w:pPr>
          <w:r>
            <w:rPr>
              <w:rFonts w:eastAsia="Times New Roman"/>
            </w:rPr>
            <w:t xml:space="preserve">[111]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217D508C" w14:textId="77777777" w:rsidR="00016564" w:rsidRDefault="00016564">
          <w:pPr>
            <w:autoSpaceDE w:val="0"/>
            <w:autoSpaceDN w:val="0"/>
            <w:ind w:hanging="640"/>
            <w:divId w:val="403993800"/>
            <w:rPr>
              <w:rFonts w:eastAsia="Times New Roman"/>
            </w:rPr>
          </w:pPr>
          <w:r>
            <w:rPr>
              <w:rFonts w:eastAsia="Times New Roman"/>
            </w:rPr>
            <w:t>[112]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5F87BD49" w14:textId="77777777" w:rsidR="00016564" w:rsidRDefault="00016564">
          <w:pPr>
            <w:autoSpaceDE w:val="0"/>
            <w:autoSpaceDN w:val="0"/>
            <w:ind w:hanging="640"/>
            <w:divId w:val="1041709449"/>
            <w:rPr>
              <w:rFonts w:eastAsia="Times New Roman"/>
            </w:rPr>
          </w:pPr>
          <w:r>
            <w:rPr>
              <w:rFonts w:eastAsia="Times New Roman"/>
            </w:rPr>
            <w:t xml:space="preserve">[113]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75757CB9" w14:textId="77777777" w:rsidR="00016564" w:rsidRDefault="00016564">
          <w:pPr>
            <w:autoSpaceDE w:val="0"/>
            <w:autoSpaceDN w:val="0"/>
            <w:ind w:hanging="640"/>
            <w:divId w:val="1390571279"/>
            <w:rPr>
              <w:rFonts w:eastAsia="Times New Roman"/>
            </w:rPr>
          </w:pPr>
          <w:r>
            <w:rPr>
              <w:rFonts w:eastAsia="Times New Roman"/>
            </w:rPr>
            <w:t xml:space="preserve">[114]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373EB1EE" w14:textId="77777777" w:rsidR="00016564" w:rsidRDefault="00016564">
          <w:pPr>
            <w:autoSpaceDE w:val="0"/>
            <w:autoSpaceDN w:val="0"/>
            <w:ind w:hanging="640"/>
            <w:divId w:val="1194878942"/>
            <w:rPr>
              <w:rFonts w:eastAsia="Times New Roman"/>
            </w:rPr>
          </w:pPr>
          <w:r>
            <w:rPr>
              <w:rFonts w:eastAsia="Times New Roman"/>
            </w:rPr>
            <w:lastRenderedPageBreak/>
            <w:t xml:space="preserve">[115]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7B3CC083" w14:textId="77777777" w:rsidR="00016564" w:rsidRDefault="00016564">
          <w:pPr>
            <w:autoSpaceDE w:val="0"/>
            <w:autoSpaceDN w:val="0"/>
            <w:ind w:hanging="640"/>
            <w:divId w:val="1548759449"/>
            <w:rPr>
              <w:rFonts w:eastAsia="Times New Roman"/>
            </w:rPr>
          </w:pPr>
          <w:r>
            <w:rPr>
              <w:rFonts w:eastAsia="Times New Roman"/>
            </w:rPr>
            <w:t xml:space="preserve">[116]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64B2659D" w14:textId="77777777" w:rsidR="00016564" w:rsidRDefault="00016564">
          <w:pPr>
            <w:autoSpaceDE w:val="0"/>
            <w:autoSpaceDN w:val="0"/>
            <w:ind w:hanging="640"/>
            <w:divId w:val="1229807822"/>
            <w:rPr>
              <w:rFonts w:eastAsia="Times New Roman"/>
            </w:rPr>
          </w:pPr>
          <w:r>
            <w:rPr>
              <w:rFonts w:eastAsia="Times New Roman"/>
            </w:rPr>
            <w:t xml:space="preserve">[117]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2AF113F9" w14:textId="77777777" w:rsidR="00016564" w:rsidRDefault="00016564">
          <w:pPr>
            <w:autoSpaceDE w:val="0"/>
            <w:autoSpaceDN w:val="0"/>
            <w:ind w:hanging="640"/>
            <w:divId w:val="1823614607"/>
            <w:rPr>
              <w:rFonts w:eastAsia="Times New Roman"/>
            </w:rPr>
          </w:pPr>
          <w:r>
            <w:rPr>
              <w:rFonts w:eastAsia="Times New Roman"/>
            </w:rPr>
            <w:t xml:space="preserve">[118]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7D980C6C" w14:textId="77777777" w:rsidR="00016564" w:rsidRDefault="00016564">
          <w:pPr>
            <w:autoSpaceDE w:val="0"/>
            <w:autoSpaceDN w:val="0"/>
            <w:ind w:hanging="640"/>
            <w:divId w:val="1139611261"/>
            <w:rPr>
              <w:rFonts w:eastAsia="Times New Roman"/>
            </w:rPr>
          </w:pPr>
          <w:r>
            <w:rPr>
              <w:rFonts w:eastAsia="Times New Roman"/>
            </w:rPr>
            <w:t xml:space="preserve">[119]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4D218AB0" w14:textId="77777777" w:rsidR="00016564" w:rsidRDefault="00016564">
          <w:pPr>
            <w:autoSpaceDE w:val="0"/>
            <w:autoSpaceDN w:val="0"/>
            <w:ind w:hanging="640"/>
            <w:divId w:val="1380284514"/>
            <w:rPr>
              <w:rFonts w:eastAsia="Times New Roman"/>
            </w:rPr>
          </w:pPr>
          <w:r>
            <w:rPr>
              <w:rFonts w:eastAsia="Times New Roman"/>
            </w:rPr>
            <w:t xml:space="preserve">[120]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1AD25ABB" w14:textId="77777777" w:rsidR="00016564" w:rsidRDefault="00016564">
          <w:pPr>
            <w:autoSpaceDE w:val="0"/>
            <w:autoSpaceDN w:val="0"/>
            <w:ind w:hanging="640"/>
            <w:divId w:val="2095710454"/>
            <w:rPr>
              <w:rFonts w:eastAsia="Times New Roman"/>
            </w:rPr>
          </w:pPr>
          <w:r>
            <w:rPr>
              <w:rFonts w:eastAsia="Times New Roman"/>
            </w:rPr>
            <w:t xml:space="preserve">[121]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12EF74C7" w14:textId="77777777" w:rsidR="00016564" w:rsidRDefault="00016564">
          <w:pPr>
            <w:autoSpaceDE w:val="0"/>
            <w:autoSpaceDN w:val="0"/>
            <w:ind w:hanging="640"/>
            <w:divId w:val="1837919320"/>
            <w:rPr>
              <w:rFonts w:eastAsia="Times New Roman"/>
            </w:rPr>
          </w:pPr>
          <w:r>
            <w:rPr>
              <w:rFonts w:eastAsia="Times New Roman"/>
            </w:rPr>
            <w:t xml:space="preserve">[122]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075FBCA8" w14:textId="77777777" w:rsidR="00016564" w:rsidRDefault="00016564">
          <w:pPr>
            <w:autoSpaceDE w:val="0"/>
            <w:autoSpaceDN w:val="0"/>
            <w:ind w:hanging="640"/>
            <w:divId w:val="467747587"/>
            <w:rPr>
              <w:rFonts w:eastAsia="Times New Roman"/>
            </w:rPr>
          </w:pPr>
          <w:r>
            <w:rPr>
              <w:rFonts w:eastAsia="Times New Roman"/>
            </w:rPr>
            <w:t xml:space="preserve">[123]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7ED51BA5" w14:textId="77777777" w:rsidR="00016564" w:rsidRDefault="00016564">
          <w:pPr>
            <w:autoSpaceDE w:val="0"/>
            <w:autoSpaceDN w:val="0"/>
            <w:ind w:hanging="640"/>
            <w:divId w:val="1731224774"/>
            <w:rPr>
              <w:rFonts w:eastAsia="Times New Roman"/>
            </w:rPr>
          </w:pPr>
          <w:r>
            <w:rPr>
              <w:rFonts w:eastAsia="Times New Roman"/>
            </w:rPr>
            <w:t xml:space="preserve">[124]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509285FF" w14:textId="77777777" w:rsidR="00016564" w:rsidRDefault="00016564">
          <w:pPr>
            <w:autoSpaceDE w:val="0"/>
            <w:autoSpaceDN w:val="0"/>
            <w:ind w:hanging="640"/>
            <w:divId w:val="471219511"/>
            <w:rPr>
              <w:rFonts w:eastAsia="Times New Roman"/>
            </w:rPr>
          </w:pPr>
          <w:r>
            <w:rPr>
              <w:rFonts w:eastAsia="Times New Roman"/>
            </w:rPr>
            <w:t xml:space="preserve">[125]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202B679F" w14:textId="77777777" w:rsidR="00016564" w:rsidRDefault="00016564">
          <w:pPr>
            <w:autoSpaceDE w:val="0"/>
            <w:autoSpaceDN w:val="0"/>
            <w:ind w:hanging="640"/>
            <w:divId w:val="2106730238"/>
            <w:rPr>
              <w:rFonts w:eastAsia="Times New Roman"/>
            </w:rPr>
          </w:pPr>
          <w:r>
            <w:rPr>
              <w:rFonts w:eastAsia="Times New Roman"/>
            </w:rPr>
            <w:t xml:space="preserve">[126]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3C330C63" w14:textId="77777777" w:rsidR="00016564" w:rsidRDefault="00016564">
          <w:pPr>
            <w:autoSpaceDE w:val="0"/>
            <w:autoSpaceDN w:val="0"/>
            <w:ind w:hanging="640"/>
            <w:divId w:val="2105881073"/>
            <w:rPr>
              <w:rFonts w:eastAsia="Times New Roman"/>
            </w:rPr>
          </w:pPr>
          <w:r>
            <w:rPr>
              <w:rFonts w:eastAsia="Times New Roman"/>
            </w:rPr>
            <w:t xml:space="preserve">[127]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0D6F12B3" w14:textId="77777777" w:rsidR="00016564" w:rsidRDefault="00016564">
          <w:pPr>
            <w:autoSpaceDE w:val="0"/>
            <w:autoSpaceDN w:val="0"/>
            <w:ind w:hanging="640"/>
            <w:divId w:val="115608359"/>
            <w:rPr>
              <w:rFonts w:eastAsia="Times New Roman"/>
            </w:rPr>
          </w:pPr>
          <w:r>
            <w:rPr>
              <w:rFonts w:eastAsia="Times New Roman"/>
            </w:rPr>
            <w:t xml:space="preserve">[128]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792D239B" w14:textId="77777777" w:rsidR="00016564" w:rsidRDefault="00016564">
          <w:pPr>
            <w:autoSpaceDE w:val="0"/>
            <w:autoSpaceDN w:val="0"/>
            <w:ind w:hanging="640"/>
            <w:divId w:val="1586302491"/>
            <w:rPr>
              <w:rFonts w:eastAsia="Times New Roman"/>
            </w:rPr>
          </w:pPr>
          <w:r>
            <w:rPr>
              <w:rFonts w:eastAsia="Times New Roman"/>
            </w:rPr>
            <w:t xml:space="preserve">[129]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53BBF58E" w14:textId="77777777" w:rsidR="00016564" w:rsidRDefault="00016564">
          <w:pPr>
            <w:autoSpaceDE w:val="0"/>
            <w:autoSpaceDN w:val="0"/>
            <w:ind w:hanging="640"/>
            <w:divId w:val="555967455"/>
            <w:rPr>
              <w:rFonts w:eastAsia="Times New Roman"/>
            </w:rPr>
          </w:pPr>
          <w:r>
            <w:rPr>
              <w:rFonts w:eastAsia="Times New Roman"/>
            </w:rPr>
            <w:t xml:space="preserve">[130]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6CC8395A" w14:textId="77777777" w:rsidR="00016564" w:rsidRDefault="00016564">
          <w:pPr>
            <w:autoSpaceDE w:val="0"/>
            <w:autoSpaceDN w:val="0"/>
            <w:ind w:hanging="640"/>
            <w:divId w:val="215823490"/>
            <w:rPr>
              <w:rFonts w:eastAsia="Times New Roman"/>
            </w:rPr>
          </w:pPr>
          <w:r>
            <w:rPr>
              <w:rFonts w:eastAsia="Times New Roman"/>
            </w:rPr>
            <w:lastRenderedPageBreak/>
            <w:t xml:space="preserve">[131]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584D19B2" w14:textId="77777777" w:rsidR="00016564" w:rsidRDefault="00016564">
          <w:pPr>
            <w:autoSpaceDE w:val="0"/>
            <w:autoSpaceDN w:val="0"/>
            <w:ind w:hanging="640"/>
            <w:divId w:val="103044333"/>
            <w:rPr>
              <w:rFonts w:eastAsia="Times New Roman"/>
            </w:rPr>
          </w:pPr>
          <w:r>
            <w:rPr>
              <w:rFonts w:eastAsia="Times New Roman"/>
            </w:rPr>
            <w:t xml:space="preserve">[132]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20DFA000" w14:textId="77777777" w:rsidR="00016564" w:rsidRDefault="00016564">
          <w:pPr>
            <w:autoSpaceDE w:val="0"/>
            <w:autoSpaceDN w:val="0"/>
            <w:ind w:hanging="640"/>
            <w:divId w:val="924000033"/>
            <w:rPr>
              <w:rFonts w:eastAsia="Times New Roman"/>
            </w:rPr>
          </w:pPr>
          <w:r>
            <w:rPr>
              <w:rFonts w:eastAsia="Times New Roman"/>
            </w:rPr>
            <w:t xml:space="preserve">[133]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3E09EDC7" w14:textId="77777777" w:rsidR="00016564" w:rsidRDefault="00016564">
          <w:pPr>
            <w:autoSpaceDE w:val="0"/>
            <w:autoSpaceDN w:val="0"/>
            <w:ind w:hanging="640"/>
            <w:divId w:val="952398405"/>
            <w:rPr>
              <w:rFonts w:eastAsia="Times New Roman"/>
            </w:rPr>
          </w:pPr>
          <w:r>
            <w:rPr>
              <w:rFonts w:eastAsia="Times New Roman"/>
            </w:rPr>
            <w:t xml:space="preserve">[134]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1DF3B39A" w14:textId="77777777" w:rsidR="00016564" w:rsidRDefault="00016564">
          <w:pPr>
            <w:autoSpaceDE w:val="0"/>
            <w:autoSpaceDN w:val="0"/>
            <w:ind w:hanging="640"/>
            <w:divId w:val="1965312066"/>
            <w:rPr>
              <w:rFonts w:eastAsia="Times New Roman"/>
            </w:rPr>
          </w:pPr>
          <w:r>
            <w:rPr>
              <w:rFonts w:eastAsia="Times New Roman"/>
            </w:rPr>
            <w:t xml:space="preserve">[135]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293DD94A" w14:textId="77777777" w:rsidR="00016564" w:rsidRDefault="00016564">
          <w:pPr>
            <w:autoSpaceDE w:val="0"/>
            <w:autoSpaceDN w:val="0"/>
            <w:ind w:hanging="640"/>
            <w:divId w:val="936013079"/>
            <w:rPr>
              <w:rFonts w:eastAsia="Times New Roman"/>
            </w:rPr>
          </w:pPr>
          <w:r>
            <w:rPr>
              <w:rFonts w:eastAsia="Times New Roman"/>
            </w:rPr>
            <w:t xml:space="preserve">[136]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44C5A427" w14:textId="77777777" w:rsidR="00016564" w:rsidRDefault="00016564">
          <w:pPr>
            <w:autoSpaceDE w:val="0"/>
            <w:autoSpaceDN w:val="0"/>
            <w:ind w:hanging="640"/>
            <w:divId w:val="851917596"/>
            <w:rPr>
              <w:rFonts w:eastAsia="Times New Roman"/>
            </w:rPr>
          </w:pPr>
          <w:r>
            <w:rPr>
              <w:rFonts w:eastAsia="Times New Roman"/>
            </w:rPr>
            <w:t xml:space="preserve">[137]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6D3755D0" w14:textId="77777777" w:rsidR="00016564" w:rsidRDefault="00016564">
          <w:pPr>
            <w:autoSpaceDE w:val="0"/>
            <w:autoSpaceDN w:val="0"/>
            <w:ind w:hanging="640"/>
            <w:divId w:val="1188521094"/>
            <w:rPr>
              <w:rFonts w:eastAsia="Times New Roman"/>
            </w:rPr>
          </w:pPr>
          <w:r>
            <w:rPr>
              <w:rFonts w:eastAsia="Times New Roman"/>
            </w:rPr>
            <w:t xml:space="preserve">[138]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558B925A" w:rsidR="00F67031" w:rsidRDefault="00016564">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9A8D1D" w14:textId="77777777" w:rsidR="00A508BD" w:rsidRDefault="00A508BD" w:rsidP="00891BAF">
      <w:pPr>
        <w:spacing w:after="0" w:line="240" w:lineRule="auto"/>
      </w:pPr>
      <w:r>
        <w:separator/>
      </w:r>
    </w:p>
  </w:endnote>
  <w:endnote w:type="continuationSeparator" w:id="0">
    <w:p w14:paraId="61CE0F5A" w14:textId="77777777" w:rsidR="00A508BD" w:rsidRDefault="00A508BD"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C68A9" w14:textId="77777777" w:rsidR="00A508BD" w:rsidRDefault="00A508BD" w:rsidP="00891BAF">
      <w:pPr>
        <w:spacing w:after="0" w:line="240" w:lineRule="auto"/>
      </w:pPr>
      <w:r>
        <w:separator/>
      </w:r>
    </w:p>
  </w:footnote>
  <w:footnote w:type="continuationSeparator" w:id="0">
    <w:p w14:paraId="19AB311F" w14:textId="77777777" w:rsidR="00A508BD" w:rsidRDefault="00A508BD"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1C43"/>
    <w:rsid w:val="000026FE"/>
    <w:rsid w:val="00003D66"/>
    <w:rsid w:val="00006C90"/>
    <w:rsid w:val="00007E69"/>
    <w:rsid w:val="000101B9"/>
    <w:rsid w:val="000103BF"/>
    <w:rsid w:val="0001063D"/>
    <w:rsid w:val="00013200"/>
    <w:rsid w:val="00013516"/>
    <w:rsid w:val="0001501F"/>
    <w:rsid w:val="0001511A"/>
    <w:rsid w:val="000156CD"/>
    <w:rsid w:val="00016564"/>
    <w:rsid w:val="000170B1"/>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6F31"/>
    <w:rsid w:val="00037D57"/>
    <w:rsid w:val="000407F5"/>
    <w:rsid w:val="00041243"/>
    <w:rsid w:val="00042F38"/>
    <w:rsid w:val="000448DF"/>
    <w:rsid w:val="000452F9"/>
    <w:rsid w:val="00045607"/>
    <w:rsid w:val="000474BA"/>
    <w:rsid w:val="00050C7F"/>
    <w:rsid w:val="00052A95"/>
    <w:rsid w:val="00053849"/>
    <w:rsid w:val="00053E2D"/>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A7D06"/>
    <w:rsid w:val="000B1594"/>
    <w:rsid w:val="000B21ED"/>
    <w:rsid w:val="000B3187"/>
    <w:rsid w:val="000B4A03"/>
    <w:rsid w:val="000B4A8E"/>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037"/>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17CB0"/>
    <w:rsid w:val="001219EC"/>
    <w:rsid w:val="0012288F"/>
    <w:rsid w:val="00124AA9"/>
    <w:rsid w:val="00124B1C"/>
    <w:rsid w:val="0012554E"/>
    <w:rsid w:val="00127E76"/>
    <w:rsid w:val="00131709"/>
    <w:rsid w:val="00131F33"/>
    <w:rsid w:val="00133D64"/>
    <w:rsid w:val="00134372"/>
    <w:rsid w:val="001361CF"/>
    <w:rsid w:val="001361E4"/>
    <w:rsid w:val="00136AE0"/>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6786F"/>
    <w:rsid w:val="00172D55"/>
    <w:rsid w:val="00173CB0"/>
    <w:rsid w:val="001750A6"/>
    <w:rsid w:val="001758D3"/>
    <w:rsid w:val="0017598C"/>
    <w:rsid w:val="00176F63"/>
    <w:rsid w:val="00180E51"/>
    <w:rsid w:val="00181C32"/>
    <w:rsid w:val="001832A7"/>
    <w:rsid w:val="00184933"/>
    <w:rsid w:val="00184BFE"/>
    <w:rsid w:val="00185E5F"/>
    <w:rsid w:val="0018653A"/>
    <w:rsid w:val="00191467"/>
    <w:rsid w:val="00192E71"/>
    <w:rsid w:val="001931CD"/>
    <w:rsid w:val="00193D7C"/>
    <w:rsid w:val="001946D2"/>
    <w:rsid w:val="00194C78"/>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D7067"/>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250C"/>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0E26"/>
    <w:rsid w:val="00232FDA"/>
    <w:rsid w:val="002333D8"/>
    <w:rsid w:val="002347AB"/>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6384"/>
    <w:rsid w:val="00256D67"/>
    <w:rsid w:val="0025731D"/>
    <w:rsid w:val="002645F8"/>
    <w:rsid w:val="00265C90"/>
    <w:rsid w:val="002663CB"/>
    <w:rsid w:val="00267B86"/>
    <w:rsid w:val="00267CDD"/>
    <w:rsid w:val="00272101"/>
    <w:rsid w:val="00275A3A"/>
    <w:rsid w:val="00275F66"/>
    <w:rsid w:val="00276208"/>
    <w:rsid w:val="00277527"/>
    <w:rsid w:val="00277765"/>
    <w:rsid w:val="00280A48"/>
    <w:rsid w:val="0028125E"/>
    <w:rsid w:val="00282088"/>
    <w:rsid w:val="002820E7"/>
    <w:rsid w:val="002834BC"/>
    <w:rsid w:val="002835FE"/>
    <w:rsid w:val="00283CE2"/>
    <w:rsid w:val="00285588"/>
    <w:rsid w:val="00286AB8"/>
    <w:rsid w:val="00287973"/>
    <w:rsid w:val="0029219C"/>
    <w:rsid w:val="002926CB"/>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2884"/>
    <w:rsid w:val="002D371E"/>
    <w:rsid w:val="002D3754"/>
    <w:rsid w:val="002D39BA"/>
    <w:rsid w:val="002D4783"/>
    <w:rsid w:val="002D50CA"/>
    <w:rsid w:val="002D7109"/>
    <w:rsid w:val="002D73B3"/>
    <w:rsid w:val="002D7ADF"/>
    <w:rsid w:val="002E04FB"/>
    <w:rsid w:val="002E1297"/>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52F2"/>
    <w:rsid w:val="00306725"/>
    <w:rsid w:val="0031059A"/>
    <w:rsid w:val="0031079E"/>
    <w:rsid w:val="00311203"/>
    <w:rsid w:val="00313620"/>
    <w:rsid w:val="00315605"/>
    <w:rsid w:val="00316967"/>
    <w:rsid w:val="0031794E"/>
    <w:rsid w:val="00317D7C"/>
    <w:rsid w:val="0032084A"/>
    <w:rsid w:val="003236F7"/>
    <w:rsid w:val="00325170"/>
    <w:rsid w:val="00325779"/>
    <w:rsid w:val="00326B51"/>
    <w:rsid w:val="0032761B"/>
    <w:rsid w:val="00327977"/>
    <w:rsid w:val="00330CB5"/>
    <w:rsid w:val="00331B22"/>
    <w:rsid w:val="0033312C"/>
    <w:rsid w:val="003372CB"/>
    <w:rsid w:val="00337752"/>
    <w:rsid w:val="00337E41"/>
    <w:rsid w:val="003403A5"/>
    <w:rsid w:val="0034098E"/>
    <w:rsid w:val="00340F7B"/>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A28"/>
    <w:rsid w:val="00376B03"/>
    <w:rsid w:val="00377264"/>
    <w:rsid w:val="0038027F"/>
    <w:rsid w:val="00380BF4"/>
    <w:rsid w:val="003818AE"/>
    <w:rsid w:val="0038267A"/>
    <w:rsid w:val="00383178"/>
    <w:rsid w:val="00384C1B"/>
    <w:rsid w:val="00385C2A"/>
    <w:rsid w:val="00386034"/>
    <w:rsid w:val="003861ED"/>
    <w:rsid w:val="003868D3"/>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06A"/>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4E46"/>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4FD5"/>
    <w:rsid w:val="00416A66"/>
    <w:rsid w:val="00417082"/>
    <w:rsid w:val="0041708F"/>
    <w:rsid w:val="004211B6"/>
    <w:rsid w:val="004216C8"/>
    <w:rsid w:val="00422282"/>
    <w:rsid w:val="00423A67"/>
    <w:rsid w:val="00424C2A"/>
    <w:rsid w:val="004254D9"/>
    <w:rsid w:val="00425808"/>
    <w:rsid w:val="00425AAA"/>
    <w:rsid w:val="00426661"/>
    <w:rsid w:val="00426D06"/>
    <w:rsid w:val="00427107"/>
    <w:rsid w:val="00427A6D"/>
    <w:rsid w:val="004308C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5CB2"/>
    <w:rsid w:val="00456105"/>
    <w:rsid w:val="00456239"/>
    <w:rsid w:val="00456C62"/>
    <w:rsid w:val="00457DDA"/>
    <w:rsid w:val="004605B9"/>
    <w:rsid w:val="00460BAF"/>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248E"/>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078C"/>
    <w:rsid w:val="004B0EF4"/>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09F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49C8"/>
    <w:rsid w:val="00525EAF"/>
    <w:rsid w:val="00525F39"/>
    <w:rsid w:val="005270D6"/>
    <w:rsid w:val="005271A0"/>
    <w:rsid w:val="0053001E"/>
    <w:rsid w:val="0053141C"/>
    <w:rsid w:val="00531771"/>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1D11"/>
    <w:rsid w:val="00572513"/>
    <w:rsid w:val="00574BC2"/>
    <w:rsid w:val="00574E50"/>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1865"/>
    <w:rsid w:val="005A2FA8"/>
    <w:rsid w:val="005A34DB"/>
    <w:rsid w:val="005A7027"/>
    <w:rsid w:val="005B0942"/>
    <w:rsid w:val="005B0A58"/>
    <w:rsid w:val="005B101F"/>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23F"/>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5F730D"/>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6C1"/>
    <w:rsid w:val="006368D3"/>
    <w:rsid w:val="00640309"/>
    <w:rsid w:val="006404D6"/>
    <w:rsid w:val="00640F1A"/>
    <w:rsid w:val="00642E3B"/>
    <w:rsid w:val="00642E69"/>
    <w:rsid w:val="006433A0"/>
    <w:rsid w:val="00644368"/>
    <w:rsid w:val="00644E90"/>
    <w:rsid w:val="00646A56"/>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14"/>
    <w:rsid w:val="006E2225"/>
    <w:rsid w:val="006E3099"/>
    <w:rsid w:val="006E523C"/>
    <w:rsid w:val="006E5B8A"/>
    <w:rsid w:val="006E6D7F"/>
    <w:rsid w:val="006E6F3B"/>
    <w:rsid w:val="006F1124"/>
    <w:rsid w:val="006F2CBC"/>
    <w:rsid w:val="006F2CCB"/>
    <w:rsid w:val="006F36EF"/>
    <w:rsid w:val="006F46BC"/>
    <w:rsid w:val="006F6CEF"/>
    <w:rsid w:val="00702610"/>
    <w:rsid w:val="00703738"/>
    <w:rsid w:val="00703998"/>
    <w:rsid w:val="00707F02"/>
    <w:rsid w:val="0071077C"/>
    <w:rsid w:val="00710C66"/>
    <w:rsid w:val="007141EE"/>
    <w:rsid w:val="00715CEA"/>
    <w:rsid w:val="007231A5"/>
    <w:rsid w:val="00724227"/>
    <w:rsid w:val="007262AB"/>
    <w:rsid w:val="00726372"/>
    <w:rsid w:val="00726683"/>
    <w:rsid w:val="00727EEB"/>
    <w:rsid w:val="00730FF6"/>
    <w:rsid w:val="007323A3"/>
    <w:rsid w:val="00734742"/>
    <w:rsid w:val="00734A50"/>
    <w:rsid w:val="00735319"/>
    <w:rsid w:val="00735B26"/>
    <w:rsid w:val="007362FB"/>
    <w:rsid w:val="0074038A"/>
    <w:rsid w:val="00741D98"/>
    <w:rsid w:val="0074488A"/>
    <w:rsid w:val="007449CD"/>
    <w:rsid w:val="00747417"/>
    <w:rsid w:val="00750193"/>
    <w:rsid w:val="00751548"/>
    <w:rsid w:val="00751ABE"/>
    <w:rsid w:val="0075278A"/>
    <w:rsid w:val="00752B33"/>
    <w:rsid w:val="007537FC"/>
    <w:rsid w:val="00754F31"/>
    <w:rsid w:val="007555AC"/>
    <w:rsid w:val="00755B8D"/>
    <w:rsid w:val="00755C04"/>
    <w:rsid w:val="00756220"/>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6E8C"/>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0F5F"/>
    <w:rsid w:val="007A3399"/>
    <w:rsid w:val="007A432F"/>
    <w:rsid w:val="007A59DB"/>
    <w:rsid w:val="007B0710"/>
    <w:rsid w:val="007B16C7"/>
    <w:rsid w:val="007B1788"/>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26"/>
    <w:rsid w:val="007E25EF"/>
    <w:rsid w:val="007E39A0"/>
    <w:rsid w:val="007E3A5C"/>
    <w:rsid w:val="007E6320"/>
    <w:rsid w:val="007E7187"/>
    <w:rsid w:val="007F01BE"/>
    <w:rsid w:val="007F0CFE"/>
    <w:rsid w:val="007F1C5C"/>
    <w:rsid w:val="007F3DF2"/>
    <w:rsid w:val="007F5B7E"/>
    <w:rsid w:val="007F6CFE"/>
    <w:rsid w:val="007F7A22"/>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1BEF"/>
    <w:rsid w:val="0083253B"/>
    <w:rsid w:val="0083269C"/>
    <w:rsid w:val="00832CA6"/>
    <w:rsid w:val="00833530"/>
    <w:rsid w:val="00834CD5"/>
    <w:rsid w:val="00835AF6"/>
    <w:rsid w:val="00835E74"/>
    <w:rsid w:val="0083748F"/>
    <w:rsid w:val="0084346C"/>
    <w:rsid w:val="00844330"/>
    <w:rsid w:val="00844E3E"/>
    <w:rsid w:val="00844F2F"/>
    <w:rsid w:val="008455A2"/>
    <w:rsid w:val="00847421"/>
    <w:rsid w:val="00847913"/>
    <w:rsid w:val="008501B2"/>
    <w:rsid w:val="008522D6"/>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578E"/>
    <w:rsid w:val="0089719C"/>
    <w:rsid w:val="00897319"/>
    <w:rsid w:val="008A0616"/>
    <w:rsid w:val="008A293B"/>
    <w:rsid w:val="008A2966"/>
    <w:rsid w:val="008A2FC3"/>
    <w:rsid w:val="008A31C1"/>
    <w:rsid w:val="008A3BAE"/>
    <w:rsid w:val="008A3C3E"/>
    <w:rsid w:val="008A410F"/>
    <w:rsid w:val="008A4FB8"/>
    <w:rsid w:val="008A4FC9"/>
    <w:rsid w:val="008A5E87"/>
    <w:rsid w:val="008A5FCF"/>
    <w:rsid w:val="008A6EA8"/>
    <w:rsid w:val="008B12A6"/>
    <w:rsid w:val="008B3118"/>
    <w:rsid w:val="008B3DAE"/>
    <w:rsid w:val="008B40A3"/>
    <w:rsid w:val="008B5F1D"/>
    <w:rsid w:val="008C308A"/>
    <w:rsid w:val="008C4D80"/>
    <w:rsid w:val="008C7A63"/>
    <w:rsid w:val="008C7E50"/>
    <w:rsid w:val="008D047E"/>
    <w:rsid w:val="008D0D01"/>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27CB"/>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2CEB"/>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006B"/>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17CAE"/>
    <w:rsid w:val="00A20037"/>
    <w:rsid w:val="00A20AC9"/>
    <w:rsid w:val="00A21C2C"/>
    <w:rsid w:val="00A224CD"/>
    <w:rsid w:val="00A22BB3"/>
    <w:rsid w:val="00A26084"/>
    <w:rsid w:val="00A26CB4"/>
    <w:rsid w:val="00A300DD"/>
    <w:rsid w:val="00A301AA"/>
    <w:rsid w:val="00A30856"/>
    <w:rsid w:val="00A311E1"/>
    <w:rsid w:val="00A31AA3"/>
    <w:rsid w:val="00A32D4A"/>
    <w:rsid w:val="00A33984"/>
    <w:rsid w:val="00A33E93"/>
    <w:rsid w:val="00A37784"/>
    <w:rsid w:val="00A40BD9"/>
    <w:rsid w:val="00A4115A"/>
    <w:rsid w:val="00A413BC"/>
    <w:rsid w:val="00A41E0E"/>
    <w:rsid w:val="00A42068"/>
    <w:rsid w:val="00A4211E"/>
    <w:rsid w:val="00A4356B"/>
    <w:rsid w:val="00A450F3"/>
    <w:rsid w:val="00A45EAB"/>
    <w:rsid w:val="00A47030"/>
    <w:rsid w:val="00A50366"/>
    <w:rsid w:val="00A508BD"/>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771E6"/>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6BED"/>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538D"/>
    <w:rsid w:val="00AE73C2"/>
    <w:rsid w:val="00AE7602"/>
    <w:rsid w:val="00AF1712"/>
    <w:rsid w:val="00AF17BD"/>
    <w:rsid w:val="00AF2976"/>
    <w:rsid w:val="00AF3996"/>
    <w:rsid w:val="00AF40A2"/>
    <w:rsid w:val="00AF40E8"/>
    <w:rsid w:val="00AF545D"/>
    <w:rsid w:val="00AF550B"/>
    <w:rsid w:val="00AF562E"/>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4A9"/>
    <w:rsid w:val="00B20954"/>
    <w:rsid w:val="00B20A59"/>
    <w:rsid w:val="00B21EB6"/>
    <w:rsid w:val="00B22A2B"/>
    <w:rsid w:val="00B23F43"/>
    <w:rsid w:val="00B24257"/>
    <w:rsid w:val="00B25067"/>
    <w:rsid w:val="00B26BD1"/>
    <w:rsid w:val="00B26C16"/>
    <w:rsid w:val="00B27939"/>
    <w:rsid w:val="00B301CA"/>
    <w:rsid w:val="00B30C05"/>
    <w:rsid w:val="00B31CA3"/>
    <w:rsid w:val="00B326BD"/>
    <w:rsid w:val="00B334F0"/>
    <w:rsid w:val="00B33767"/>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C33"/>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1C5"/>
    <w:rsid w:val="00B83D39"/>
    <w:rsid w:val="00B83F6A"/>
    <w:rsid w:val="00B842D5"/>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260"/>
    <w:rsid w:val="00BD7692"/>
    <w:rsid w:val="00BE0C3C"/>
    <w:rsid w:val="00BE2437"/>
    <w:rsid w:val="00BE3A67"/>
    <w:rsid w:val="00BE4F83"/>
    <w:rsid w:val="00BE5CA7"/>
    <w:rsid w:val="00BE5EE2"/>
    <w:rsid w:val="00BE6DE1"/>
    <w:rsid w:val="00BF1472"/>
    <w:rsid w:val="00BF1725"/>
    <w:rsid w:val="00BF18BA"/>
    <w:rsid w:val="00BF4095"/>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2C72"/>
    <w:rsid w:val="00C2313B"/>
    <w:rsid w:val="00C24BE6"/>
    <w:rsid w:val="00C24E18"/>
    <w:rsid w:val="00C2592F"/>
    <w:rsid w:val="00C27BF7"/>
    <w:rsid w:val="00C31739"/>
    <w:rsid w:val="00C321E9"/>
    <w:rsid w:val="00C32867"/>
    <w:rsid w:val="00C34E38"/>
    <w:rsid w:val="00C352AE"/>
    <w:rsid w:val="00C3694A"/>
    <w:rsid w:val="00C37E04"/>
    <w:rsid w:val="00C408DB"/>
    <w:rsid w:val="00C42993"/>
    <w:rsid w:val="00C43A0E"/>
    <w:rsid w:val="00C44197"/>
    <w:rsid w:val="00C441A3"/>
    <w:rsid w:val="00C44F12"/>
    <w:rsid w:val="00C45205"/>
    <w:rsid w:val="00C45E28"/>
    <w:rsid w:val="00C52E59"/>
    <w:rsid w:val="00C565BA"/>
    <w:rsid w:val="00C5740F"/>
    <w:rsid w:val="00C57D78"/>
    <w:rsid w:val="00C61E58"/>
    <w:rsid w:val="00C61FF2"/>
    <w:rsid w:val="00C622A9"/>
    <w:rsid w:val="00C63D9E"/>
    <w:rsid w:val="00C63E1A"/>
    <w:rsid w:val="00C64262"/>
    <w:rsid w:val="00C65242"/>
    <w:rsid w:val="00C65889"/>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B32"/>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D09"/>
    <w:rsid w:val="00CF1ED2"/>
    <w:rsid w:val="00CF55FF"/>
    <w:rsid w:val="00CF5CC9"/>
    <w:rsid w:val="00CF6877"/>
    <w:rsid w:val="00CF6A48"/>
    <w:rsid w:val="00CF7D47"/>
    <w:rsid w:val="00CF7FCA"/>
    <w:rsid w:val="00D00025"/>
    <w:rsid w:val="00D001E8"/>
    <w:rsid w:val="00D01719"/>
    <w:rsid w:val="00D03187"/>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15685"/>
    <w:rsid w:val="00D20A25"/>
    <w:rsid w:val="00D20F7B"/>
    <w:rsid w:val="00D211D3"/>
    <w:rsid w:val="00D216F8"/>
    <w:rsid w:val="00D22399"/>
    <w:rsid w:val="00D22DAC"/>
    <w:rsid w:val="00D248A8"/>
    <w:rsid w:val="00D2498B"/>
    <w:rsid w:val="00D25ABA"/>
    <w:rsid w:val="00D26C2D"/>
    <w:rsid w:val="00D317CC"/>
    <w:rsid w:val="00D339C2"/>
    <w:rsid w:val="00D34C9C"/>
    <w:rsid w:val="00D36A82"/>
    <w:rsid w:val="00D401F1"/>
    <w:rsid w:val="00D4056D"/>
    <w:rsid w:val="00D41255"/>
    <w:rsid w:val="00D429F5"/>
    <w:rsid w:val="00D42A76"/>
    <w:rsid w:val="00D43378"/>
    <w:rsid w:val="00D4717E"/>
    <w:rsid w:val="00D47A58"/>
    <w:rsid w:val="00D515A1"/>
    <w:rsid w:val="00D51D5B"/>
    <w:rsid w:val="00D52F0F"/>
    <w:rsid w:val="00D53ED7"/>
    <w:rsid w:val="00D57B86"/>
    <w:rsid w:val="00D57C94"/>
    <w:rsid w:val="00D60944"/>
    <w:rsid w:val="00D60995"/>
    <w:rsid w:val="00D610F0"/>
    <w:rsid w:val="00D62635"/>
    <w:rsid w:val="00D63288"/>
    <w:rsid w:val="00D632A8"/>
    <w:rsid w:val="00D635C9"/>
    <w:rsid w:val="00D646A7"/>
    <w:rsid w:val="00D654C3"/>
    <w:rsid w:val="00D6665A"/>
    <w:rsid w:val="00D67D2B"/>
    <w:rsid w:val="00D70425"/>
    <w:rsid w:val="00D71D94"/>
    <w:rsid w:val="00D7426C"/>
    <w:rsid w:val="00D748F3"/>
    <w:rsid w:val="00D7711D"/>
    <w:rsid w:val="00D77ADE"/>
    <w:rsid w:val="00D80083"/>
    <w:rsid w:val="00D823AE"/>
    <w:rsid w:val="00D84F0E"/>
    <w:rsid w:val="00D84F99"/>
    <w:rsid w:val="00D854D7"/>
    <w:rsid w:val="00D859D8"/>
    <w:rsid w:val="00D86D8B"/>
    <w:rsid w:val="00D87455"/>
    <w:rsid w:val="00D907AA"/>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4E84"/>
    <w:rsid w:val="00DB5380"/>
    <w:rsid w:val="00DB634C"/>
    <w:rsid w:val="00DB7980"/>
    <w:rsid w:val="00DC12F4"/>
    <w:rsid w:val="00DC1351"/>
    <w:rsid w:val="00DC150A"/>
    <w:rsid w:val="00DC2FF6"/>
    <w:rsid w:val="00DC4817"/>
    <w:rsid w:val="00DC53E4"/>
    <w:rsid w:val="00DC6B43"/>
    <w:rsid w:val="00DD04AA"/>
    <w:rsid w:val="00DD1577"/>
    <w:rsid w:val="00DD18D9"/>
    <w:rsid w:val="00DD1F46"/>
    <w:rsid w:val="00DD3302"/>
    <w:rsid w:val="00DD5010"/>
    <w:rsid w:val="00DD5445"/>
    <w:rsid w:val="00DD5CD8"/>
    <w:rsid w:val="00DD5FFD"/>
    <w:rsid w:val="00DE075E"/>
    <w:rsid w:val="00DE0860"/>
    <w:rsid w:val="00DE0FE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C63"/>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3778F"/>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5767D"/>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07A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A6BE3"/>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148"/>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558F"/>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 w:type="character" w:styleId="Odkaznakoment">
    <w:name w:val="annotation reference"/>
    <w:basedOn w:val="Standardnpsmoodstavce"/>
    <w:uiPriority w:val="99"/>
    <w:semiHidden/>
    <w:unhideWhenUsed/>
    <w:rsid w:val="003052F2"/>
    <w:rPr>
      <w:sz w:val="16"/>
      <w:szCs w:val="16"/>
    </w:rPr>
  </w:style>
  <w:style w:type="paragraph" w:styleId="Pedmtkomente">
    <w:name w:val="annotation subject"/>
    <w:basedOn w:val="Textkomente"/>
    <w:next w:val="Textkomente"/>
    <w:link w:val="PedmtkomenteChar"/>
    <w:uiPriority w:val="99"/>
    <w:semiHidden/>
    <w:unhideWhenUsed/>
    <w:rsid w:val="003052F2"/>
    <w:rPr>
      <w:b/>
      <w:bCs/>
    </w:rPr>
  </w:style>
  <w:style w:type="character" w:customStyle="1" w:styleId="PedmtkomenteChar">
    <w:name w:val="Předmět komentáře Char"/>
    <w:basedOn w:val="TextkomenteChar"/>
    <w:link w:val="Pedmtkomente"/>
    <w:uiPriority w:val="99"/>
    <w:semiHidden/>
    <w:rsid w:val="003052F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096629">
      <w:bodyDiv w:val="1"/>
      <w:marLeft w:val="0"/>
      <w:marRight w:val="0"/>
      <w:marTop w:val="0"/>
      <w:marBottom w:val="0"/>
      <w:divBdr>
        <w:top w:val="none" w:sz="0" w:space="0" w:color="auto"/>
        <w:left w:val="none" w:sz="0" w:space="0" w:color="auto"/>
        <w:bottom w:val="none" w:sz="0" w:space="0" w:color="auto"/>
        <w:right w:val="none" w:sz="0" w:space="0" w:color="auto"/>
      </w:divBdr>
      <w:divsChild>
        <w:div w:id="1373116191">
          <w:marLeft w:val="640"/>
          <w:marRight w:val="0"/>
          <w:marTop w:val="0"/>
          <w:marBottom w:val="0"/>
          <w:divBdr>
            <w:top w:val="none" w:sz="0" w:space="0" w:color="auto"/>
            <w:left w:val="none" w:sz="0" w:space="0" w:color="auto"/>
            <w:bottom w:val="none" w:sz="0" w:space="0" w:color="auto"/>
            <w:right w:val="none" w:sz="0" w:space="0" w:color="auto"/>
          </w:divBdr>
        </w:div>
        <w:div w:id="260066626">
          <w:marLeft w:val="640"/>
          <w:marRight w:val="0"/>
          <w:marTop w:val="0"/>
          <w:marBottom w:val="0"/>
          <w:divBdr>
            <w:top w:val="none" w:sz="0" w:space="0" w:color="auto"/>
            <w:left w:val="none" w:sz="0" w:space="0" w:color="auto"/>
            <w:bottom w:val="none" w:sz="0" w:space="0" w:color="auto"/>
            <w:right w:val="none" w:sz="0" w:space="0" w:color="auto"/>
          </w:divBdr>
        </w:div>
        <w:div w:id="201555348">
          <w:marLeft w:val="640"/>
          <w:marRight w:val="0"/>
          <w:marTop w:val="0"/>
          <w:marBottom w:val="0"/>
          <w:divBdr>
            <w:top w:val="none" w:sz="0" w:space="0" w:color="auto"/>
            <w:left w:val="none" w:sz="0" w:space="0" w:color="auto"/>
            <w:bottom w:val="none" w:sz="0" w:space="0" w:color="auto"/>
            <w:right w:val="none" w:sz="0" w:space="0" w:color="auto"/>
          </w:divBdr>
        </w:div>
        <w:div w:id="1187326745">
          <w:marLeft w:val="640"/>
          <w:marRight w:val="0"/>
          <w:marTop w:val="0"/>
          <w:marBottom w:val="0"/>
          <w:divBdr>
            <w:top w:val="none" w:sz="0" w:space="0" w:color="auto"/>
            <w:left w:val="none" w:sz="0" w:space="0" w:color="auto"/>
            <w:bottom w:val="none" w:sz="0" w:space="0" w:color="auto"/>
            <w:right w:val="none" w:sz="0" w:space="0" w:color="auto"/>
          </w:divBdr>
        </w:div>
        <w:div w:id="1931153528">
          <w:marLeft w:val="640"/>
          <w:marRight w:val="0"/>
          <w:marTop w:val="0"/>
          <w:marBottom w:val="0"/>
          <w:divBdr>
            <w:top w:val="none" w:sz="0" w:space="0" w:color="auto"/>
            <w:left w:val="none" w:sz="0" w:space="0" w:color="auto"/>
            <w:bottom w:val="none" w:sz="0" w:space="0" w:color="auto"/>
            <w:right w:val="none" w:sz="0" w:space="0" w:color="auto"/>
          </w:divBdr>
        </w:div>
        <w:div w:id="1169634894">
          <w:marLeft w:val="640"/>
          <w:marRight w:val="0"/>
          <w:marTop w:val="0"/>
          <w:marBottom w:val="0"/>
          <w:divBdr>
            <w:top w:val="none" w:sz="0" w:space="0" w:color="auto"/>
            <w:left w:val="none" w:sz="0" w:space="0" w:color="auto"/>
            <w:bottom w:val="none" w:sz="0" w:space="0" w:color="auto"/>
            <w:right w:val="none" w:sz="0" w:space="0" w:color="auto"/>
          </w:divBdr>
        </w:div>
        <w:div w:id="1712610333">
          <w:marLeft w:val="640"/>
          <w:marRight w:val="0"/>
          <w:marTop w:val="0"/>
          <w:marBottom w:val="0"/>
          <w:divBdr>
            <w:top w:val="none" w:sz="0" w:space="0" w:color="auto"/>
            <w:left w:val="none" w:sz="0" w:space="0" w:color="auto"/>
            <w:bottom w:val="none" w:sz="0" w:space="0" w:color="auto"/>
            <w:right w:val="none" w:sz="0" w:space="0" w:color="auto"/>
          </w:divBdr>
        </w:div>
        <w:div w:id="1893535790">
          <w:marLeft w:val="640"/>
          <w:marRight w:val="0"/>
          <w:marTop w:val="0"/>
          <w:marBottom w:val="0"/>
          <w:divBdr>
            <w:top w:val="none" w:sz="0" w:space="0" w:color="auto"/>
            <w:left w:val="none" w:sz="0" w:space="0" w:color="auto"/>
            <w:bottom w:val="none" w:sz="0" w:space="0" w:color="auto"/>
            <w:right w:val="none" w:sz="0" w:space="0" w:color="auto"/>
          </w:divBdr>
        </w:div>
        <w:div w:id="1201672784">
          <w:marLeft w:val="640"/>
          <w:marRight w:val="0"/>
          <w:marTop w:val="0"/>
          <w:marBottom w:val="0"/>
          <w:divBdr>
            <w:top w:val="none" w:sz="0" w:space="0" w:color="auto"/>
            <w:left w:val="none" w:sz="0" w:space="0" w:color="auto"/>
            <w:bottom w:val="none" w:sz="0" w:space="0" w:color="auto"/>
            <w:right w:val="none" w:sz="0" w:space="0" w:color="auto"/>
          </w:divBdr>
        </w:div>
        <w:div w:id="640186152">
          <w:marLeft w:val="640"/>
          <w:marRight w:val="0"/>
          <w:marTop w:val="0"/>
          <w:marBottom w:val="0"/>
          <w:divBdr>
            <w:top w:val="none" w:sz="0" w:space="0" w:color="auto"/>
            <w:left w:val="none" w:sz="0" w:space="0" w:color="auto"/>
            <w:bottom w:val="none" w:sz="0" w:space="0" w:color="auto"/>
            <w:right w:val="none" w:sz="0" w:space="0" w:color="auto"/>
          </w:divBdr>
        </w:div>
        <w:div w:id="1906142702">
          <w:marLeft w:val="640"/>
          <w:marRight w:val="0"/>
          <w:marTop w:val="0"/>
          <w:marBottom w:val="0"/>
          <w:divBdr>
            <w:top w:val="none" w:sz="0" w:space="0" w:color="auto"/>
            <w:left w:val="none" w:sz="0" w:space="0" w:color="auto"/>
            <w:bottom w:val="none" w:sz="0" w:space="0" w:color="auto"/>
            <w:right w:val="none" w:sz="0" w:space="0" w:color="auto"/>
          </w:divBdr>
        </w:div>
        <w:div w:id="1706977915">
          <w:marLeft w:val="640"/>
          <w:marRight w:val="0"/>
          <w:marTop w:val="0"/>
          <w:marBottom w:val="0"/>
          <w:divBdr>
            <w:top w:val="none" w:sz="0" w:space="0" w:color="auto"/>
            <w:left w:val="none" w:sz="0" w:space="0" w:color="auto"/>
            <w:bottom w:val="none" w:sz="0" w:space="0" w:color="auto"/>
            <w:right w:val="none" w:sz="0" w:space="0" w:color="auto"/>
          </w:divBdr>
        </w:div>
        <w:div w:id="269512461">
          <w:marLeft w:val="640"/>
          <w:marRight w:val="0"/>
          <w:marTop w:val="0"/>
          <w:marBottom w:val="0"/>
          <w:divBdr>
            <w:top w:val="none" w:sz="0" w:space="0" w:color="auto"/>
            <w:left w:val="none" w:sz="0" w:space="0" w:color="auto"/>
            <w:bottom w:val="none" w:sz="0" w:space="0" w:color="auto"/>
            <w:right w:val="none" w:sz="0" w:space="0" w:color="auto"/>
          </w:divBdr>
        </w:div>
        <w:div w:id="1608659528">
          <w:marLeft w:val="640"/>
          <w:marRight w:val="0"/>
          <w:marTop w:val="0"/>
          <w:marBottom w:val="0"/>
          <w:divBdr>
            <w:top w:val="none" w:sz="0" w:space="0" w:color="auto"/>
            <w:left w:val="none" w:sz="0" w:space="0" w:color="auto"/>
            <w:bottom w:val="none" w:sz="0" w:space="0" w:color="auto"/>
            <w:right w:val="none" w:sz="0" w:space="0" w:color="auto"/>
          </w:divBdr>
        </w:div>
        <w:div w:id="2131969487">
          <w:marLeft w:val="640"/>
          <w:marRight w:val="0"/>
          <w:marTop w:val="0"/>
          <w:marBottom w:val="0"/>
          <w:divBdr>
            <w:top w:val="none" w:sz="0" w:space="0" w:color="auto"/>
            <w:left w:val="none" w:sz="0" w:space="0" w:color="auto"/>
            <w:bottom w:val="none" w:sz="0" w:space="0" w:color="auto"/>
            <w:right w:val="none" w:sz="0" w:space="0" w:color="auto"/>
          </w:divBdr>
        </w:div>
        <w:div w:id="1141849254">
          <w:marLeft w:val="640"/>
          <w:marRight w:val="0"/>
          <w:marTop w:val="0"/>
          <w:marBottom w:val="0"/>
          <w:divBdr>
            <w:top w:val="none" w:sz="0" w:space="0" w:color="auto"/>
            <w:left w:val="none" w:sz="0" w:space="0" w:color="auto"/>
            <w:bottom w:val="none" w:sz="0" w:space="0" w:color="auto"/>
            <w:right w:val="none" w:sz="0" w:space="0" w:color="auto"/>
          </w:divBdr>
        </w:div>
        <w:div w:id="1273785466">
          <w:marLeft w:val="640"/>
          <w:marRight w:val="0"/>
          <w:marTop w:val="0"/>
          <w:marBottom w:val="0"/>
          <w:divBdr>
            <w:top w:val="none" w:sz="0" w:space="0" w:color="auto"/>
            <w:left w:val="none" w:sz="0" w:space="0" w:color="auto"/>
            <w:bottom w:val="none" w:sz="0" w:space="0" w:color="auto"/>
            <w:right w:val="none" w:sz="0" w:space="0" w:color="auto"/>
          </w:divBdr>
        </w:div>
        <w:div w:id="882601072">
          <w:marLeft w:val="640"/>
          <w:marRight w:val="0"/>
          <w:marTop w:val="0"/>
          <w:marBottom w:val="0"/>
          <w:divBdr>
            <w:top w:val="none" w:sz="0" w:space="0" w:color="auto"/>
            <w:left w:val="none" w:sz="0" w:space="0" w:color="auto"/>
            <w:bottom w:val="none" w:sz="0" w:space="0" w:color="auto"/>
            <w:right w:val="none" w:sz="0" w:space="0" w:color="auto"/>
          </w:divBdr>
        </w:div>
        <w:div w:id="889341728">
          <w:marLeft w:val="640"/>
          <w:marRight w:val="0"/>
          <w:marTop w:val="0"/>
          <w:marBottom w:val="0"/>
          <w:divBdr>
            <w:top w:val="none" w:sz="0" w:space="0" w:color="auto"/>
            <w:left w:val="none" w:sz="0" w:space="0" w:color="auto"/>
            <w:bottom w:val="none" w:sz="0" w:space="0" w:color="auto"/>
            <w:right w:val="none" w:sz="0" w:space="0" w:color="auto"/>
          </w:divBdr>
        </w:div>
        <w:div w:id="883566499">
          <w:marLeft w:val="640"/>
          <w:marRight w:val="0"/>
          <w:marTop w:val="0"/>
          <w:marBottom w:val="0"/>
          <w:divBdr>
            <w:top w:val="none" w:sz="0" w:space="0" w:color="auto"/>
            <w:left w:val="none" w:sz="0" w:space="0" w:color="auto"/>
            <w:bottom w:val="none" w:sz="0" w:space="0" w:color="auto"/>
            <w:right w:val="none" w:sz="0" w:space="0" w:color="auto"/>
          </w:divBdr>
        </w:div>
        <w:div w:id="695734676">
          <w:marLeft w:val="640"/>
          <w:marRight w:val="0"/>
          <w:marTop w:val="0"/>
          <w:marBottom w:val="0"/>
          <w:divBdr>
            <w:top w:val="none" w:sz="0" w:space="0" w:color="auto"/>
            <w:left w:val="none" w:sz="0" w:space="0" w:color="auto"/>
            <w:bottom w:val="none" w:sz="0" w:space="0" w:color="auto"/>
            <w:right w:val="none" w:sz="0" w:space="0" w:color="auto"/>
          </w:divBdr>
        </w:div>
        <w:div w:id="1846163202">
          <w:marLeft w:val="640"/>
          <w:marRight w:val="0"/>
          <w:marTop w:val="0"/>
          <w:marBottom w:val="0"/>
          <w:divBdr>
            <w:top w:val="none" w:sz="0" w:space="0" w:color="auto"/>
            <w:left w:val="none" w:sz="0" w:space="0" w:color="auto"/>
            <w:bottom w:val="none" w:sz="0" w:space="0" w:color="auto"/>
            <w:right w:val="none" w:sz="0" w:space="0" w:color="auto"/>
          </w:divBdr>
        </w:div>
        <w:div w:id="1316299096">
          <w:marLeft w:val="640"/>
          <w:marRight w:val="0"/>
          <w:marTop w:val="0"/>
          <w:marBottom w:val="0"/>
          <w:divBdr>
            <w:top w:val="none" w:sz="0" w:space="0" w:color="auto"/>
            <w:left w:val="none" w:sz="0" w:space="0" w:color="auto"/>
            <w:bottom w:val="none" w:sz="0" w:space="0" w:color="auto"/>
            <w:right w:val="none" w:sz="0" w:space="0" w:color="auto"/>
          </w:divBdr>
        </w:div>
        <w:div w:id="1337221254">
          <w:marLeft w:val="640"/>
          <w:marRight w:val="0"/>
          <w:marTop w:val="0"/>
          <w:marBottom w:val="0"/>
          <w:divBdr>
            <w:top w:val="none" w:sz="0" w:space="0" w:color="auto"/>
            <w:left w:val="none" w:sz="0" w:space="0" w:color="auto"/>
            <w:bottom w:val="none" w:sz="0" w:space="0" w:color="auto"/>
            <w:right w:val="none" w:sz="0" w:space="0" w:color="auto"/>
          </w:divBdr>
        </w:div>
        <w:div w:id="232811854">
          <w:marLeft w:val="640"/>
          <w:marRight w:val="0"/>
          <w:marTop w:val="0"/>
          <w:marBottom w:val="0"/>
          <w:divBdr>
            <w:top w:val="none" w:sz="0" w:space="0" w:color="auto"/>
            <w:left w:val="none" w:sz="0" w:space="0" w:color="auto"/>
            <w:bottom w:val="none" w:sz="0" w:space="0" w:color="auto"/>
            <w:right w:val="none" w:sz="0" w:space="0" w:color="auto"/>
          </w:divBdr>
        </w:div>
        <w:div w:id="1913349671">
          <w:marLeft w:val="640"/>
          <w:marRight w:val="0"/>
          <w:marTop w:val="0"/>
          <w:marBottom w:val="0"/>
          <w:divBdr>
            <w:top w:val="none" w:sz="0" w:space="0" w:color="auto"/>
            <w:left w:val="none" w:sz="0" w:space="0" w:color="auto"/>
            <w:bottom w:val="none" w:sz="0" w:space="0" w:color="auto"/>
            <w:right w:val="none" w:sz="0" w:space="0" w:color="auto"/>
          </w:divBdr>
        </w:div>
        <w:div w:id="2087025515">
          <w:marLeft w:val="640"/>
          <w:marRight w:val="0"/>
          <w:marTop w:val="0"/>
          <w:marBottom w:val="0"/>
          <w:divBdr>
            <w:top w:val="none" w:sz="0" w:space="0" w:color="auto"/>
            <w:left w:val="none" w:sz="0" w:space="0" w:color="auto"/>
            <w:bottom w:val="none" w:sz="0" w:space="0" w:color="auto"/>
            <w:right w:val="none" w:sz="0" w:space="0" w:color="auto"/>
          </w:divBdr>
        </w:div>
        <w:div w:id="1379664137">
          <w:marLeft w:val="640"/>
          <w:marRight w:val="0"/>
          <w:marTop w:val="0"/>
          <w:marBottom w:val="0"/>
          <w:divBdr>
            <w:top w:val="none" w:sz="0" w:space="0" w:color="auto"/>
            <w:left w:val="none" w:sz="0" w:space="0" w:color="auto"/>
            <w:bottom w:val="none" w:sz="0" w:space="0" w:color="auto"/>
            <w:right w:val="none" w:sz="0" w:space="0" w:color="auto"/>
          </w:divBdr>
        </w:div>
        <w:div w:id="1061946729">
          <w:marLeft w:val="640"/>
          <w:marRight w:val="0"/>
          <w:marTop w:val="0"/>
          <w:marBottom w:val="0"/>
          <w:divBdr>
            <w:top w:val="none" w:sz="0" w:space="0" w:color="auto"/>
            <w:left w:val="none" w:sz="0" w:space="0" w:color="auto"/>
            <w:bottom w:val="none" w:sz="0" w:space="0" w:color="auto"/>
            <w:right w:val="none" w:sz="0" w:space="0" w:color="auto"/>
          </w:divBdr>
        </w:div>
        <w:div w:id="270161791">
          <w:marLeft w:val="640"/>
          <w:marRight w:val="0"/>
          <w:marTop w:val="0"/>
          <w:marBottom w:val="0"/>
          <w:divBdr>
            <w:top w:val="none" w:sz="0" w:space="0" w:color="auto"/>
            <w:left w:val="none" w:sz="0" w:space="0" w:color="auto"/>
            <w:bottom w:val="none" w:sz="0" w:space="0" w:color="auto"/>
            <w:right w:val="none" w:sz="0" w:space="0" w:color="auto"/>
          </w:divBdr>
        </w:div>
        <w:div w:id="1356728618">
          <w:marLeft w:val="640"/>
          <w:marRight w:val="0"/>
          <w:marTop w:val="0"/>
          <w:marBottom w:val="0"/>
          <w:divBdr>
            <w:top w:val="none" w:sz="0" w:space="0" w:color="auto"/>
            <w:left w:val="none" w:sz="0" w:space="0" w:color="auto"/>
            <w:bottom w:val="none" w:sz="0" w:space="0" w:color="auto"/>
            <w:right w:val="none" w:sz="0" w:space="0" w:color="auto"/>
          </w:divBdr>
        </w:div>
        <w:div w:id="570582022">
          <w:marLeft w:val="640"/>
          <w:marRight w:val="0"/>
          <w:marTop w:val="0"/>
          <w:marBottom w:val="0"/>
          <w:divBdr>
            <w:top w:val="none" w:sz="0" w:space="0" w:color="auto"/>
            <w:left w:val="none" w:sz="0" w:space="0" w:color="auto"/>
            <w:bottom w:val="none" w:sz="0" w:space="0" w:color="auto"/>
            <w:right w:val="none" w:sz="0" w:space="0" w:color="auto"/>
          </w:divBdr>
        </w:div>
        <w:div w:id="1698195632">
          <w:marLeft w:val="640"/>
          <w:marRight w:val="0"/>
          <w:marTop w:val="0"/>
          <w:marBottom w:val="0"/>
          <w:divBdr>
            <w:top w:val="none" w:sz="0" w:space="0" w:color="auto"/>
            <w:left w:val="none" w:sz="0" w:space="0" w:color="auto"/>
            <w:bottom w:val="none" w:sz="0" w:space="0" w:color="auto"/>
            <w:right w:val="none" w:sz="0" w:space="0" w:color="auto"/>
          </w:divBdr>
        </w:div>
        <w:div w:id="1176192492">
          <w:marLeft w:val="640"/>
          <w:marRight w:val="0"/>
          <w:marTop w:val="0"/>
          <w:marBottom w:val="0"/>
          <w:divBdr>
            <w:top w:val="none" w:sz="0" w:space="0" w:color="auto"/>
            <w:left w:val="none" w:sz="0" w:space="0" w:color="auto"/>
            <w:bottom w:val="none" w:sz="0" w:space="0" w:color="auto"/>
            <w:right w:val="none" w:sz="0" w:space="0" w:color="auto"/>
          </w:divBdr>
        </w:div>
        <w:div w:id="364447362">
          <w:marLeft w:val="640"/>
          <w:marRight w:val="0"/>
          <w:marTop w:val="0"/>
          <w:marBottom w:val="0"/>
          <w:divBdr>
            <w:top w:val="none" w:sz="0" w:space="0" w:color="auto"/>
            <w:left w:val="none" w:sz="0" w:space="0" w:color="auto"/>
            <w:bottom w:val="none" w:sz="0" w:space="0" w:color="auto"/>
            <w:right w:val="none" w:sz="0" w:space="0" w:color="auto"/>
          </w:divBdr>
        </w:div>
        <w:div w:id="627512243">
          <w:marLeft w:val="640"/>
          <w:marRight w:val="0"/>
          <w:marTop w:val="0"/>
          <w:marBottom w:val="0"/>
          <w:divBdr>
            <w:top w:val="none" w:sz="0" w:space="0" w:color="auto"/>
            <w:left w:val="none" w:sz="0" w:space="0" w:color="auto"/>
            <w:bottom w:val="none" w:sz="0" w:space="0" w:color="auto"/>
            <w:right w:val="none" w:sz="0" w:space="0" w:color="auto"/>
          </w:divBdr>
        </w:div>
        <w:div w:id="1131098600">
          <w:marLeft w:val="640"/>
          <w:marRight w:val="0"/>
          <w:marTop w:val="0"/>
          <w:marBottom w:val="0"/>
          <w:divBdr>
            <w:top w:val="none" w:sz="0" w:space="0" w:color="auto"/>
            <w:left w:val="none" w:sz="0" w:space="0" w:color="auto"/>
            <w:bottom w:val="none" w:sz="0" w:space="0" w:color="auto"/>
            <w:right w:val="none" w:sz="0" w:space="0" w:color="auto"/>
          </w:divBdr>
        </w:div>
        <w:div w:id="656152913">
          <w:marLeft w:val="640"/>
          <w:marRight w:val="0"/>
          <w:marTop w:val="0"/>
          <w:marBottom w:val="0"/>
          <w:divBdr>
            <w:top w:val="none" w:sz="0" w:space="0" w:color="auto"/>
            <w:left w:val="none" w:sz="0" w:space="0" w:color="auto"/>
            <w:bottom w:val="none" w:sz="0" w:space="0" w:color="auto"/>
            <w:right w:val="none" w:sz="0" w:space="0" w:color="auto"/>
          </w:divBdr>
        </w:div>
        <w:div w:id="1419592945">
          <w:marLeft w:val="640"/>
          <w:marRight w:val="0"/>
          <w:marTop w:val="0"/>
          <w:marBottom w:val="0"/>
          <w:divBdr>
            <w:top w:val="none" w:sz="0" w:space="0" w:color="auto"/>
            <w:left w:val="none" w:sz="0" w:space="0" w:color="auto"/>
            <w:bottom w:val="none" w:sz="0" w:space="0" w:color="auto"/>
            <w:right w:val="none" w:sz="0" w:space="0" w:color="auto"/>
          </w:divBdr>
        </w:div>
        <w:div w:id="1796218861">
          <w:marLeft w:val="640"/>
          <w:marRight w:val="0"/>
          <w:marTop w:val="0"/>
          <w:marBottom w:val="0"/>
          <w:divBdr>
            <w:top w:val="none" w:sz="0" w:space="0" w:color="auto"/>
            <w:left w:val="none" w:sz="0" w:space="0" w:color="auto"/>
            <w:bottom w:val="none" w:sz="0" w:space="0" w:color="auto"/>
            <w:right w:val="none" w:sz="0" w:space="0" w:color="auto"/>
          </w:divBdr>
        </w:div>
        <w:div w:id="1339506495">
          <w:marLeft w:val="640"/>
          <w:marRight w:val="0"/>
          <w:marTop w:val="0"/>
          <w:marBottom w:val="0"/>
          <w:divBdr>
            <w:top w:val="none" w:sz="0" w:space="0" w:color="auto"/>
            <w:left w:val="none" w:sz="0" w:space="0" w:color="auto"/>
            <w:bottom w:val="none" w:sz="0" w:space="0" w:color="auto"/>
            <w:right w:val="none" w:sz="0" w:space="0" w:color="auto"/>
          </w:divBdr>
        </w:div>
        <w:div w:id="2044137009">
          <w:marLeft w:val="640"/>
          <w:marRight w:val="0"/>
          <w:marTop w:val="0"/>
          <w:marBottom w:val="0"/>
          <w:divBdr>
            <w:top w:val="none" w:sz="0" w:space="0" w:color="auto"/>
            <w:left w:val="none" w:sz="0" w:space="0" w:color="auto"/>
            <w:bottom w:val="none" w:sz="0" w:space="0" w:color="auto"/>
            <w:right w:val="none" w:sz="0" w:space="0" w:color="auto"/>
          </w:divBdr>
        </w:div>
        <w:div w:id="1947805304">
          <w:marLeft w:val="640"/>
          <w:marRight w:val="0"/>
          <w:marTop w:val="0"/>
          <w:marBottom w:val="0"/>
          <w:divBdr>
            <w:top w:val="none" w:sz="0" w:space="0" w:color="auto"/>
            <w:left w:val="none" w:sz="0" w:space="0" w:color="auto"/>
            <w:bottom w:val="none" w:sz="0" w:space="0" w:color="auto"/>
            <w:right w:val="none" w:sz="0" w:space="0" w:color="auto"/>
          </w:divBdr>
        </w:div>
        <w:div w:id="1695693732">
          <w:marLeft w:val="640"/>
          <w:marRight w:val="0"/>
          <w:marTop w:val="0"/>
          <w:marBottom w:val="0"/>
          <w:divBdr>
            <w:top w:val="none" w:sz="0" w:space="0" w:color="auto"/>
            <w:left w:val="none" w:sz="0" w:space="0" w:color="auto"/>
            <w:bottom w:val="none" w:sz="0" w:space="0" w:color="auto"/>
            <w:right w:val="none" w:sz="0" w:space="0" w:color="auto"/>
          </w:divBdr>
        </w:div>
        <w:div w:id="646784835">
          <w:marLeft w:val="640"/>
          <w:marRight w:val="0"/>
          <w:marTop w:val="0"/>
          <w:marBottom w:val="0"/>
          <w:divBdr>
            <w:top w:val="none" w:sz="0" w:space="0" w:color="auto"/>
            <w:left w:val="none" w:sz="0" w:space="0" w:color="auto"/>
            <w:bottom w:val="none" w:sz="0" w:space="0" w:color="auto"/>
            <w:right w:val="none" w:sz="0" w:space="0" w:color="auto"/>
          </w:divBdr>
        </w:div>
        <w:div w:id="953172626">
          <w:marLeft w:val="640"/>
          <w:marRight w:val="0"/>
          <w:marTop w:val="0"/>
          <w:marBottom w:val="0"/>
          <w:divBdr>
            <w:top w:val="none" w:sz="0" w:space="0" w:color="auto"/>
            <w:left w:val="none" w:sz="0" w:space="0" w:color="auto"/>
            <w:bottom w:val="none" w:sz="0" w:space="0" w:color="auto"/>
            <w:right w:val="none" w:sz="0" w:space="0" w:color="auto"/>
          </w:divBdr>
        </w:div>
        <w:div w:id="2047365328">
          <w:marLeft w:val="640"/>
          <w:marRight w:val="0"/>
          <w:marTop w:val="0"/>
          <w:marBottom w:val="0"/>
          <w:divBdr>
            <w:top w:val="none" w:sz="0" w:space="0" w:color="auto"/>
            <w:left w:val="none" w:sz="0" w:space="0" w:color="auto"/>
            <w:bottom w:val="none" w:sz="0" w:space="0" w:color="auto"/>
            <w:right w:val="none" w:sz="0" w:space="0" w:color="auto"/>
          </w:divBdr>
        </w:div>
        <w:div w:id="1218584747">
          <w:marLeft w:val="640"/>
          <w:marRight w:val="0"/>
          <w:marTop w:val="0"/>
          <w:marBottom w:val="0"/>
          <w:divBdr>
            <w:top w:val="none" w:sz="0" w:space="0" w:color="auto"/>
            <w:left w:val="none" w:sz="0" w:space="0" w:color="auto"/>
            <w:bottom w:val="none" w:sz="0" w:space="0" w:color="auto"/>
            <w:right w:val="none" w:sz="0" w:space="0" w:color="auto"/>
          </w:divBdr>
        </w:div>
        <w:div w:id="1160148466">
          <w:marLeft w:val="640"/>
          <w:marRight w:val="0"/>
          <w:marTop w:val="0"/>
          <w:marBottom w:val="0"/>
          <w:divBdr>
            <w:top w:val="none" w:sz="0" w:space="0" w:color="auto"/>
            <w:left w:val="none" w:sz="0" w:space="0" w:color="auto"/>
            <w:bottom w:val="none" w:sz="0" w:space="0" w:color="auto"/>
            <w:right w:val="none" w:sz="0" w:space="0" w:color="auto"/>
          </w:divBdr>
        </w:div>
        <w:div w:id="1571770997">
          <w:marLeft w:val="640"/>
          <w:marRight w:val="0"/>
          <w:marTop w:val="0"/>
          <w:marBottom w:val="0"/>
          <w:divBdr>
            <w:top w:val="none" w:sz="0" w:space="0" w:color="auto"/>
            <w:left w:val="none" w:sz="0" w:space="0" w:color="auto"/>
            <w:bottom w:val="none" w:sz="0" w:space="0" w:color="auto"/>
            <w:right w:val="none" w:sz="0" w:space="0" w:color="auto"/>
          </w:divBdr>
        </w:div>
        <w:div w:id="1977878071">
          <w:marLeft w:val="640"/>
          <w:marRight w:val="0"/>
          <w:marTop w:val="0"/>
          <w:marBottom w:val="0"/>
          <w:divBdr>
            <w:top w:val="none" w:sz="0" w:space="0" w:color="auto"/>
            <w:left w:val="none" w:sz="0" w:space="0" w:color="auto"/>
            <w:bottom w:val="none" w:sz="0" w:space="0" w:color="auto"/>
            <w:right w:val="none" w:sz="0" w:space="0" w:color="auto"/>
          </w:divBdr>
        </w:div>
        <w:div w:id="2017222769">
          <w:marLeft w:val="640"/>
          <w:marRight w:val="0"/>
          <w:marTop w:val="0"/>
          <w:marBottom w:val="0"/>
          <w:divBdr>
            <w:top w:val="none" w:sz="0" w:space="0" w:color="auto"/>
            <w:left w:val="none" w:sz="0" w:space="0" w:color="auto"/>
            <w:bottom w:val="none" w:sz="0" w:space="0" w:color="auto"/>
            <w:right w:val="none" w:sz="0" w:space="0" w:color="auto"/>
          </w:divBdr>
        </w:div>
        <w:div w:id="1967881733">
          <w:marLeft w:val="640"/>
          <w:marRight w:val="0"/>
          <w:marTop w:val="0"/>
          <w:marBottom w:val="0"/>
          <w:divBdr>
            <w:top w:val="none" w:sz="0" w:space="0" w:color="auto"/>
            <w:left w:val="none" w:sz="0" w:space="0" w:color="auto"/>
            <w:bottom w:val="none" w:sz="0" w:space="0" w:color="auto"/>
            <w:right w:val="none" w:sz="0" w:space="0" w:color="auto"/>
          </w:divBdr>
        </w:div>
        <w:div w:id="862938079">
          <w:marLeft w:val="640"/>
          <w:marRight w:val="0"/>
          <w:marTop w:val="0"/>
          <w:marBottom w:val="0"/>
          <w:divBdr>
            <w:top w:val="none" w:sz="0" w:space="0" w:color="auto"/>
            <w:left w:val="none" w:sz="0" w:space="0" w:color="auto"/>
            <w:bottom w:val="none" w:sz="0" w:space="0" w:color="auto"/>
            <w:right w:val="none" w:sz="0" w:space="0" w:color="auto"/>
          </w:divBdr>
        </w:div>
        <w:div w:id="298459098">
          <w:marLeft w:val="640"/>
          <w:marRight w:val="0"/>
          <w:marTop w:val="0"/>
          <w:marBottom w:val="0"/>
          <w:divBdr>
            <w:top w:val="none" w:sz="0" w:space="0" w:color="auto"/>
            <w:left w:val="none" w:sz="0" w:space="0" w:color="auto"/>
            <w:bottom w:val="none" w:sz="0" w:space="0" w:color="auto"/>
            <w:right w:val="none" w:sz="0" w:space="0" w:color="auto"/>
          </w:divBdr>
        </w:div>
        <w:div w:id="12340780">
          <w:marLeft w:val="640"/>
          <w:marRight w:val="0"/>
          <w:marTop w:val="0"/>
          <w:marBottom w:val="0"/>
          <w:divBdr>
            <w:top w:val="none" w:sz="0" w:space="0" w:color="auto"/>
            <w:left w:val="none" w:sz="0" w:space="0" w:color="auto"/>
            <w:bottom w:val="none" w:sz="0" w:space="0" w:color="auto"/>
            <w:right w:val="none" w:sz="0" w:space="0" w:color="auto"/>
          </w:divBdr>
        </w:div>
        <w:div w:id="231745843">
          <w:marLeft w:val="640"/>
          <w:marRight w:val="0"/>
          <w:marTop w:val="0"/>
          <w:marBottom w:val="0"/>
          <w:divBdr>
            <w:top w:val="none" w:sz="0" w:space="0" w:color="auto"/>
            <w:left w:val="none" w:sz="0" w:space="0" w:color="auto"/>
            <w:bottom w:val="none" w:sz="0" w:space="0" w:color="auto"/>
            <w:right w:val="none" w:sz="0" w:space="0" w:color="auto"/>
          </w:divBdr>
        </w:div>
        <w:div w:id="304362787">
          <w:marLeft w:val="640"/>
          <w:marRight w:val="0"/>
          <w:marTop w:val="0"/>
          <w:marBottom w:val="0"/>
          <w:divBdr>
            <w:top w:val="none" w:sz="0" w:space="0" w:color="auto"/>
            <w:left w:val="none" w:sz="0" w:space="0" w:color="auto"/>
            <w:bottom w:val="none" w:sz="0" w:space="0" w:color="auto"/>
            <w:right w:val="none" w:sz="0" w:space="0" w:color="auto"/>
          </w:divBdr>
        </w:div>
        <w:div w:id="529994875">
          <w:marLeft w:val="640"/>
          <w:marRight w:val="0"/>
          <w:marTop w:val="0"/>
          <w:marBottom w:val="0"/>
          <w:divBdr>
            <w:top w:val="none" w:sz="0" w:space="0" w:color="auto"/>
            <w:left w:val="none" w:sz="0" w:space="0" w:color="auto"/>
            <w:bottom w:val="none" w:sz="0" w:space="0" w:color="auto"/>
            <w:right w:val="none" w:sz="0" w:space="0" w:color="auto"/>
          </w:divBdr>
        </w:div>
        <w:div w:id="1006861119">
          <w:marLeft w:val="640"/>
          <w:marRight w:val="0"/>
          <w:marTop w:val="0"/>
          <w:marBottom w:val="0"/>
          <w:divBdr>
            <w:top w:val="none" w:sz="0" w:space="0" w:color="auto"/>
            <w:left w:val="none" w:sz="0" w:space="0" w:color="auto"/>
            <w:bottom w:val="none" w:sz="0" w:space="0" w:color="auto"/>
            <w:right w:val="none" w:sz="0" w:space="0" w:color="auto"/>
          </w:divBdr>
        </w:div>
        <w:div w:id="1126585864">
          <w:marLeft w:val="640"/>
          <w:marRight w:val="0"/>
          <w:marTop w:val="0"/>
          <w:marBottom w:val="0"/>
          <w:divBdr>
            <w:top w:val="none" w:sz="0" w:space="0" w:color="auto"/>
            <w:left w:val="none" w:sz="0" w:space="0" w:color="auto"/>
            <w:bottom w:val="none" w:sz="0" w:space="0" w:color="auto"/>
            <w:right w:val="none" w:sz="0" w:space="0" w:color="auto"/>
          </w:divBdr>
        </w:div>
        <w:div w:id="402341839">
          <w:marLeft w:val="640"/>
          <w:marRight w:val="0"/>
          <w:marTop w:val="0"/>
          <w:marBottom w:val="0"/>
          <w:divBdr>
            <w:top w:val="none" w:sz="0" w:space="0" w:color="auto"/>
            <w:left w:val="none" w:sz="0" w:space="0" w:color="auto"/>
            <w:bottom w:val="none" w:sz="0" w:space="0" w:color="auto"/>
            <w:right w:val="none" w:sz="0" w:space="0" w:color="auto"/>
          </w:divBdr>
        </w:div>
        <w:div w:id="131020730">
          <w:marLeft w:val="640"/>
          <w:marRight w:val="0"/>
          <w:marTop w:val="0"/>
          <w:marBottom w:val="0"/>
          <w:divBdr>
            <w:top w:val="none" w:sz="0" w:space="0" w:color="auto"/>
            <w:left w:val="none" w:sz="0" w:space="0" w:color="auto"/>
            <w:bottom w:val="none" w:sz="0" w:space="0" w:color="auto"/>
            <w:right w:val="none" w:sz="0" w:space="0" w:color="auto"/>
          </w:divBdr>
        </w:div>
        <w:div w:id="1773818422">
          <w:marLeft w:val="640"/>
          <w:marRight w:val="0"/>
          <w:marTop w:val="0"/>
          <w:marBottom w:val="0"/>
          <w:divBdr>
            <w:top w:val="none" w:sz="0" w:space="0" w:color="auto"/>
            <w:left w:val="none" w:sz="0" w:space="0" w:color="auto"/>
            <w:bottom w:val="none" w:sz="0" w:space="0" w:color="auto"/>
            <w:right w:val="none" w:sz="0" w:space="0" w:color="auto"/>
          </w:divBdr>
        </w:div>
        <w:div w:id="341475198">
          <w:marLeft w:val="640"/>
          <w:marRight w:val="0"/>
          <w:marTop w:val="0"/>
          <w:marBottom w:val="0"/>
          <w:divBdr>
            <w:top w:val="none" w:sz="0" w:space="0" w:color="auto"/>
            <w:left w:val="none" w:sz="0" w:space="0" w:color="auto"/>
            <w:bottom w:val="none" w:sz="0" w:space="0" w:color="auto"/>
            <w:right w:val="none" w:sz="0" w:space="0" w:color="auto"/>
          </w:divBdr>
        </w:div>
        <w:div w:id="965047054">
          <w:marLeft w:val="640"/>
          <w:marRight w:val="0"/>
          <w:marTop w:val="0"/>
          <w:marBottom w:val="0"/>
          <w:divBdr>
            <w:top w:val="none" w:sz="0" w:space="0" w:color="auto"/>
            <w:left w:val="none" w:sz="0" w:space="0" w:color="auto"/>
            <w:bottom w:val="none" w:sz="0" w:space="0" w:color="auto"/>
            <w:right w:val="none" w:sz="0" w:space="0" w:color="auto"/>
          </w:divBdr>
        </w:div>
        <w:div w:id="414404265">
          <w:marLeft w:val="640"/>
          <w:marRight w:val="0"/>
          <w:marTop w:val="0"/>
          <w:marBottom w:val="0"/>
          <w:divBdr>
            <w:top w:val="none" w:sz="0" w:space="0" w:color="auto"/>
            <w:left w:val="none" w:sz="0" w:space="0" w:color="auto"/>
            <w:bottom w:val="none" w:sz="0" w:space="0" w:color="auto"/>
            <w:right w:val="none" w:sz="0" w:space="0" w:color="auto"/>
          </w:divBdr>
        </w:div>
        <w:div w:id="1199850849">
          <w:marLeft w:val="640"/>
          <w:marRight w:val="0"/>
          <w:marTop w:val="0"/>
          <w:marBottom w:val="0"/>
          <w:divBdr>
            <w:top w:val="none" w:sz="0" w:space="0" w:color="auto"/>
            <w:left w:val="none" w:sz="0" w:space="0" w:color="auto"/>
            <w:bottom w:val="none" w:sz="0" w:space="0" w:color="auto"/>
            <w:right w:val="none" w:sz="0" w:space="0" w:color="auto"/>
          </w:divBdr>
        </w:div>
        <w:div w:id="928663805">
          <w:marLeft w:val="640"/>
          <w:marRight w:val="0"/>
          <w:marTop w:val="0"/>
          <w:marBottom w:val="0"/>
          <w:divBdr>
            <w:top w:val="none" w:sz="0" w:space="0" w:color="auto"/>
            <w:left w:val="none" w:sz="0" w:space="0" w:color="auto"/>
            <w:bottom w:val="none" w:sz="0" w:space="0" w:color="auto"/>
            <w:right w:val="none" w:sz="0" w:space="0" w:color="auto"/>
          </w:divBdr>
        </w:div>
        <w:div w:id="575362472">
          <w:marLeft w:val="640"/>
          <w:marRight w:val="0"/>
          <w:marTop w:val="0"/>
          <w:marBottom w:val="0"/>
          <w:divBdr>
            <w:top w:val="none" w:sz="0" w:space="0" w:color="auto"/>
            <w:left w:val="none" w:sz="0" w:space="0" w:color="auto"/>
            <w:bottom w:val="none" w:sz="0" w:space="0" w:color="auto"/>
            <w:right w:val="none" w:sz="0" w:space="0" w:color="auto"/>
          </w:divBdr>
        </w:div>
        <w:div w:id="908153840">
          <w:marLeft w:val="640"/>
          <w:marRight w:val="0"/>
          <w:marTop w:val="0"/>
          <w:marBottom w:val="0"/>
          <w:divBdr>
            <w:top w:val="none" w:sz="0" w:space="0" w:color="auto"/>
            <w:left w:val="none" w:sz="0" w:space="0" w:color="auto"/>
            <w:bottom w:val="none" w:sz="0" w:space="0" w:color="auto"/>
            <w:right w:val="none" w:sz="0" w:space="0" w:color="auto"/>
          </w:divBdr>
        </w:div>
        <w:div w:id="1168405686">
          <w:marLeft w:val="640"/>
          <w:marRight w:val="0"/>
          <w:marTop w:val="0"/>
          <w:marBottom w:val="0"/>
          <w:divBdr>
            <w:top w:val="none" w:sz="0" w:space="0" w:color="auto"/>
            <w:left w:val="none" w:sz="0" w:space="0" w:color="auto"/>
            <w:bottom w:val="none" w:sz="0" w:space="0" w:color="auto"/>
            <w:right w:val="none" w:sz="0" w:space="0" w:color="auto"/>
          </w:divBdr>
        </w:div>
        <w:div w:id="289094915">
          <w:marLeft w:val="640"/>
          <w:marRight w:val="0"/>
          <w:marTop w:val="0"/>
          <w:marBottom w:val="0"/>
          <w:divBdr>
            <w:top w:val="none" w:sz="0" w:space="0" w:color="auto"/>
            <w:left w:val="none" w:sz="0" w:space="0" w:color="auto"/>
            <w:bottom w:val="none" w:sz="0" w:space="0" w:color="auto"/>
            <w:right w:val="none" w:sz="0" w:space="0" w:color="auto"/>
          </w:divBdr>
        </w:div>
        <w:div w:id="1109011756">
          <w:marLeft w:val="640"/>
          <w:marRight w:val="0"/>
          <w:marTop w:val="0"/>
          <w:marBottom w:val="0"/>
          <w:divBdr>
            <w:top w:val="none" w:sz="0" w:space="0" w:color="auto"/>
            <w:left w:val="none" w:sz="0" w:space="0" w:color="auto"/>
            <w:bottom w:val="none" w:sz="0" w:space="0" w:color="auto"/>
            <w:right w:val="none" w:sz="0" w:space="0" w:color="auto"/>
          </w:divBdr>
        </w:div>
        <w:div w:id="82917844">
          <w:marLeft w:val="640"/>
          <w:marRight w:val="0"/>
          <w:marTop w:val="0"/>
          <w:marBottom w:val="0"/>
          <w:divBdr>
            <w:top w:val="none" w:sz="0" w:space="0" w:color="auto"/>
            <w:left w:val="none" w:sz="0" w:space="0" w:color="auto"/>
            <w:bottom w:val="none" w:sz="0" w:space="0" w:color="auto"/>
            <w:right w:val="none" w:sz="0" w:space="0" w:color="auto"/>
          </w:divBdr>
        </w:div>
        <w:div w:id="224948976">
          <w:marLeft w:val="640"/>
          <w:marRight w:val="0"/>
          <w:marTop w:val="0"/>
          <w:marBottom w:val="0"/>
          <w:divBdr>
            <w:top w:val="none" w:sz="0" w:space="0" w:color="auto"/>
            <w:left w:val="none" w:sz="0" w:space="0" w:color="auto"/>
            <w:bottom w:val="none" w:sz="0" w:space="0" w:color="auto"/>
            <w:right w:val="none" w:sz="0" w:space="0" w:color="auto"/>
          </w:divBdr>
        </w:div>
        <w:div w:id="2087532662">
          <w:marLeft w:val="640"/>
          <w:marRight w:val="0"/>
          <w:marTop w:val="0"/>
          <w:marBottom w:val="0"/>
          <w:divBdr>
            <w:top w:val="none" w:sz="0" w:space="0" w:color="auto"/>
            <w:left w:val="none" w:sz="0" w:space="0" w:color="auto"/>
            <w:bottom w:val="none" w:sz="0" w:space="0" w:color="auto"/>
            <w:right w:val="none" w:sz="0" w:space="0" w:color="auto"/>
          </w:divBdr>
        </w:div>
        <w:div w:id="536308680">
          <w:marLeft w:val="640"/>
          <w:marRight w:val="0"/>
          <w:marTop w:val="0"/>
          <w:marBottom w:val="0"/>
          <w:divBdr>
            <w:top w:val="none" w:sz="0" w:space="0" w:color="auto"/>
            <w:left w:val="none" w:sz="0" w:space="0" w:color="auto"/>
            <w:bottom w:val="none" w:sz="0" w:space="0" w:color="auto"/>
            <w:right w:val="none" w:sz="0" w:space="0" w:color="auto"/>
          </w:divBdr>
        </w:div>
        <w:div w:id="202065234">
          <w:marLeft w:val="640"/>
          <w:marRight w:val="0"/>
          <w:marTop w:val="0"/>
          <w:marBottom w:val="0"/>
          <w:divBdr>
            <w:top w:val="none" w:sz="0" w:space="0" w:color="auto"/>
            <w:left w:val="none" w:sz="0" w:space="0" w:color="auto"/>
            <w:bottom w:val="none" w:sz="0" w:space="0" w:color="auto"/>
            <w:right w:val="none" w:sz="0" w:space="0" w:color="auto"/>
          </w:divBdr>
        </w:div>
        <w:div w:id="2134984090">
          <w:marLeft w:val="640"/>
          <w:marRight w:val="0"/>
          <w:marTop w:val="0"/>
          <w:marBottom w:val="0"/>
          <w:divBdr>
            <w:top w:val="none" w:sz="0" w:space="0" w:color="auto"/>
            <w:left w:val="none" w:sz="0" w:space="0" w:color="auto"/>
            <w:bottom w:val="none" w:sz="0" w:space="0" w:color="auto"/>
            <w:right w:val="none" w:sz="0" w:space="0" w:color="auto"/>
          </w:divBdr>
        </w:div>
        <w:div w:id="1081760531">
          <w:marLeft w:val="640"/>
          <w:marRight w:val="0"/>
          <w:marTop w:val="0"/>
          <w:marBottom w:val="0"/>
          <w:divBdr>
            <w:top w:val="none" w:sz="0" w:space="0" w:color="auto"/>
            <w:left w:val="none" w:sz="0" w:space="0" w:color="auto"/>
            <w:bottom w:val="none" w:sz="0" w:space="0" w:color="auto"/>
            <w:right w:val="none" w:sz="0" w:space="0" w:color="auto"/>
          </w:divBdr>
        </w:div>
        <w:div w:id="2074237128">
          <w:marLeft w:val="640"/>
          <w:marRight w:val="0"/>
          <w:marTop w:val="0"/>
          <w:marBottom w:val="0"/>
          <w:divBdr>
            <w:top w:val="none" w:sz="0" w:space="0" w:color="auto"/>
            <w:left w:val="none" w:sz="0" w:space="0" w:color="auto"/>
            <w:bottom w:val="none" w:sz="0" w:space="0" w:color="auto"/>
            <w:right w:val="none" w:sz="0" w:space="0" w:color="auto"/>
          </w:divBdr>
        </w:div>
        <w:div w:id="610939301">
          <w:marLeft w:val="640"/>
          <w:marRight w:val="0"/>
          <w:marTop w:val="0"/>
          <w:marBottom w:val="0"/>
          <w:divBdr>
            <w:top w:val="none" w:sz="0" w:space="0" w:color="auto"/>
            <w:left w:val="none" w:sz="0" w:space="0" w:color="auto"/>
            <w:bottom w:val="none" w:sz="0" w:space="0" w:color="auto"/>
            <w:right w:val="none" w:sz="0" w:space="0" w:color="auto"/>
          </w:divBdr>
        </w:div>
        <w:div w:id="408698090">
          <w:marLeft w:val="640"/>
          <w:marRight w:val="0"/>
          <w:marTop w:val="0"/>
          <w:marBottom w:val="0"/>
          <w:divBdr>
            <w:top w:val="none" w:sz="0" w:space="0" w:color="auto"/>
            <w:left w:val="none" w:sz="0" w:space="0" w:color="auto"/>
            <w:bottom w:val="none" w:sz="0" w:space="0" w:color="auto"/>
            <w:right w:val="none" w:sz="0" w:space="0" w:color="auto"/>
          </w:divBdr>
        </w:div>
        <w:div w:id="1826124529">
          <w:marLeft w:val="640"/>
          <w:marRight w:val="0"/>
          <w:marTop w:val="0"/>
          <w:marBottom w:val="0"/>
          <w:divBdr>
            <w:top w:val="none" w:sz="0" w:space="0" w:color="auto"/>
            <w:left w:val="none" w:sz="0" w:space="0" w:color="auto"/>
            <w:bottom w:val="none" w:sz="0" w:space="0" w:color="auto"/>
            <w:right w:val="none" w:sz="0" w:space="0" w:color="auto"/>
          </w:divBdr>
        </w:div>
        <w:div w:id="697655943">
          <w:marLeft w:val="640"/>
          <w:marRight w:val="0"/>
          <w:marTop w:val="0"/>
          <w:marBottom w:val="0"/>
          <w:divBdr>
            <w:top w:val="none" w:sz="0" w:space="0" w:color="auto"/>
            <w:left w:val="none" w:sz="0" w:space="0" w:color="auto"/>
            <w:bottom w:val="none" w:sz="0" w:space="0" w:color="auto"/>
            <w:right w:val="none" w:sz="0" w:space="0" w:color="auto"/>
          </w:divBdr>
        </w:div>
        <w:div w:id="1953903699">
          <w:marLeft w:val="640"/>
          <w:marRight w:val="0"/>
          <w:marTop w:val="0"/>
          <w:marBottom w:val="0"/>
          <w:divBdr>
            <w:top w:val="none" w:sz="0" w:space="0" w:color="auto"/>
            <w:left w:val="none" w:sz="0" w:space="0" w:color="auto"/>
            <w:bottom w:val="none" w:sz="0" w:space="0" w:color="auto"/>
            <w:right w:val="none" w:sz="0" w:space="0" w:color="auto"/>
          </w:divBdr>
        </w:div>
        <w:div w:id="2127845560">
          <w:marLeft w:val="640"/>
          <w:marRight w:val="0"/>
          <w:marTop w:val="0"/>
          <w:marBottom w:val="0"/>
          <w:divBdr>
            <w:top w:val="none" w:sz="0" w:space="0" w:color="auto"/>
            <w:left w:val="none" w:sz="0" w:space="0" w:color="auto"/>
            <w:bottom w:val="none" w:sz="0" w:space="0" w:color="auto"/>
            <w:right w:val="none" w:sz="0" w:space="0" w:color="auto"/>
          </w:divBdr>
        </w:div>
        <w:div w:id="1023559945">
          <w:marLeft w:val="640"/>
          <w:marRight w:val="0"/>
          <w:marTop w:val="0"/>
          <w:marBottom w:val="0"/>
          <w:divBdr>
            <w:top w:val="none" w:sz="0" w:space="0" w:color="auto"/>
            <w:left w:val="none" w:sz="0" w:space="0" w:color="auto"/>
            <w:bottom w:val="none" w:sz="0" w:space="0" w:color="auto"/>
            <w:right w:val="none" w:sz="0" w:space="0" w:color="auto"/>
          </w:divBdr>
        </w:div>
        <w:div w:id="124397564">
          <w:marLeft w:val="640"/>
          <w:marRight w:val="0"/>
          <w:marTop w:val="0"/>
          <w:marBottom w:val="0"/>
          <w:divBdr>
            <w:top w:val="none" w:sz="0" w:space="0" w:color="auto"/>
            <w:left w:val="none" w:sz="0" w:space="0" w:color="auto"/>
            <w:bottom w:val="none" w:sz="0" w:space="0" w:color="auto"/>
            <w:right w:val="none" w:sz="0" w:space="0" w:color="auto"/>
          </w:divBdr>
        </w:div>
        <w:div w:id="2023967532">
          <w:marLeft w:val="640"/>
          <w:marRight w:val="0"/>
          <w:marTop w:val="0"/>
          <w:marBottom w:val="0"/>
          <w:divBdr>
            <w:top w:val="none" w:sz="0" w:space="0" w:color="auto"/>
            <w:left w:val="none" w:sz="0" w:space="0" w:color="auto"/>
            <w:bottom w:val="none" w:sz="0" w:space="0" w:color="auto"/>
            <w:right w:val="none" w:sz="0" w:space="0" w:color="auto"/>
          </w:divBdr>
        </w:div>
        <w:div w:id="57945103">
          <w:marLeft w:val="640"/>
          <w:marRight w:val="0"/>
          <w:marTop w:val="0"/>
          <w:marBottom w:val="0"/>
          <w:divBdr>
            <w:top w:val="none" w:sz="0" w:space="0" w:color="auto"/>
            <w:left w:val="none" w:sz="0" w:space="0" w:color="auto"/>
            <w:bottom w:val="none" w:sz="0" w:space="0" w:color="auto"/>
            <w:right w:val="none" w:sz="0" w:space="0" w:color="auto"/>
          </w:divBdr>
        </w:div>
        <w:div w:id="1660957294">
          <w:marLeft w:val="640"/>
          <w:marRight w:val="0"/>
          <w:marTop w:val="0"/>
          <w:marBottom w:val="0"/>
          <w:divBdr>
            <w:top w:val="none" w:sz="0" w:space="0" w:color="auto"/>
            <w:left w:val="none" w:sz="0" w:space="0" w:color="auto"/>
            <w:bottom w:val="none" w:sz="0" w:space="0" w:color="auto"/>
            <w:right w:val="none" w:sz="0" w:space="0" w:color="auto"/>
          </w:divBdr>
        </w:div>
        <w:div w:id="911233212">
          <w:marLeft w:val="640"/>
          <w:marRight w:val="0"/>
          <w:marTop w:val="0"/>
          <w:marBottom w:val="0"/>
          <w:divBdr>
            <w:top w:val="none" w:sz="0" w:space="0" w:color="auto"/>
            <w:left w:val="none" w:sz="0" w:space="0" w:color="auto"/>
            <w:bottom w:val="none" w:sz="0" w:space="0" w:color="auto"/>
            <w:right w:val="none" w:sz="0" w:space="0" w:color="auto"/>
          </w:divBdr>
        </w:div>
        <w:div w:id="1733310294">
          <w:marLeft w:val="640"/>
          <w:marRight w:val="0"/>
          <w:marTop w:val="0"/>
          <w:marBottom w:val="0"/>
          <w:divBdr>
            <w:top w:val="none" w:sz="0" w:space="0" w:color="auto"/>
            <w:left w:val="none" w:sz="0" w:space="0" w:color="auto"/>
            <w:bottom w:val="none" w:sz="0" w:space="0" w:color="auto"/>
            <w:right w:val="none" w:sz="0" w:space="0" w:color="auto"/>
          </w:divBdr>
        </w:div>
        <w:div w:id="125860754">
          <w:marLeft w:val="640"/>
          <w:marRight w:val="0"/>
          <w:marTop w:val="0"/>
          <w:marBottom w:val="0"/>
          <w:divBdr>
            <w:top w:val="none" w:sz="0" w:space="0" w:color="auto"/>
            <w:left w:val="none" w:sz="0" w:space="0" w:color="auto"/>
            <w:bottom w:val="none" w:sz="0" w:space="0" w:color="auto"/>
            <w:right w:val="none" w:sz="0" w:space="0" w:color="auto"/>
          </w:divBdr>
        </w:div>
        <w:div w:id="988284615">
          <w:marLeft w:val="640"/>
          <w:marRight w:val="0"/>
          <w:marTop w:val="0"/>
          <w:marBottom w:val="0"/>
          <w:divBdr>
            <w:top w:val="none" w:sz="0" w:space="0" w:color="auto"/>
            <w:left w:val="none" w:sz="0" w:space="0" w:color="auto"/>
            <w:bottom w:val="none" w:sz="0" w:space="0" w:color="auto"/>
            <w:right w:val="none" w:sz="0" w:space="0" w:color="auto"/>
          </w:divBdr>
        </w:div>
        <w:div w:id="357894402">
          <w:marLeft w:val="640"/>
          <w:marRight w:val="0"/>
          <w:marTop w:val="0"/>
          <w:marBottom w:val="0"/>
          <w:divBdr>
            <w:top w:val="none" w:sz="0" w:space="0" w:color="auto"/>
            <w:left w:val="none" w:sz="0" w:space="0" w:color="auto"/>
            <w:bottom w:val="none" w:sz="0" w:space="0" w:color="auto"/>
            <w:right w:val="none" w:sz="0" w:space="0" w:color="auto"/>
          </w:divBdr>
        </w:div>
        <w:div w:id="153575245">
          <w:marLeft w:val="640"/>
          <w:marRight w:val="0"/>
          <w:marTop w:val="0"/>
          <w:marBottom w:val="0"/>
          <w:divBdr>
            <w:top w:val="none" w:sz="0" w:space="0" w:color="auto"/>
            <w:left w:val="none" w:sz="0" w:space="0" w:color="auto"/>
            <w:bottom w:val="none" w:sz="0" w:space="0" w:color="auto"/>
            <w:right w:val="none" w:sz="0" w:space="0" w:color="auto"/>
          </w:divBdr>
        </w:div>
        <w:div w:id="1029794995">
          <w:marLeft w:val="640"/>
          <w:marRight w:val="0"/>
          <w:marTop w:val="0"/>
          <w:marBottom w:val="0"/>
          <w:divBdr>
            <w:top w:val="none" w:sz="0" w:space="0" w:color="auto"/>
            <w:left w:val="none" w:sz="0" w:space="0" w:color="auto"/>
            <w:bottom w:val="none" w:sz="0" w:space="0" w:color="auto"/>
            <w:right w:val="none" w:sz="0" w:space="0" w:color="auto"/>
          </w:divBdr>
        </w:div>
        <w:div w:id="1065185274">
          <w:marLeft w:val="640"/>
          <w:marRight w:val="0"/>
          <w:marTop w:val="0"/>
          <w:marBottom w:val="0"/>
          <w:divBdr>
            <w:top w:val="none" w:sz="0" w:space="0" w:color="auto"/>
            <w:left w:val="none" w:sz="0" w:space="0" w:color="auto"/>
            <w:bottom w:val="none" w:sz="0" w:space="0" w:color="auto"/>
            <w:right w:val="none" w:sz="0" w:space="0" w:color="auto"/>
          </w:divBdr>
        </w:div>
        <w:div w:id="1760101620">
          <w:marLeft w:val="640"/>
          <w:marRight w:val="0"/>
          <w:marTop w:val="0"/>
          <w:marBottom w:val="0"/>
          <w:divBdr>
            <w:top w:val="none" w:sz="0" w:space="0" w:color="auto"/>
            <w:left w:val="none" w:sz="0" w:space="0" w:color="auto"/>
            <w:bottom w:val="none" w:sz="0" w:space="0" w:color="auto"/>
            <w:right w:val="none" w:sz="0" w:space="0" w:color="auto"/>
          </w:divBdr>
        </w:div>
        <w:div w:id="2082679334">
          <w:marLeft w:val="640"/>
          <w:marRight w:val="0"/>
          <w:marTop w:val="0"/>
          <w:marBottom w:val="0"/>
          <w:divBdr>
            <w:top w:val="none" w:sz="0" w:space="0" w:color="auto"/>
            <w:left w:val="none" w:sz="0" w:space="0" w:color="auto"/>
            <w:bottom w:val="none" w:sz="0" w:space="0" w:color="auto"/>
            <w:right w:val="none" w:sz="0" w:space="0" w:color="auto"/>
          </w:divBdr>
        </w:div>
        <w:div w:id="37316045">
          <w:marLeft w:val="640"/>
          <w:marRight w:val="0"/>
          <w:marTop w:val="0"/>
          <w:marBottom w:val="0"/>
          <w:divBdr>
            <w:top w:val="none" w:sz="0" w:space="0" w:color="auto"/>
            <w:left w:val="none" w:sz="0" w:space="0" w:color="auto"/>
            <w:bottom w:val="none" w:sz="0" w:space="0" w:color="auto"/>
            <w:right w:val="none" w:sz="0" w:space="0" w:color="auto"/>
          </w:divBdr>
        </w:div>
        <w:div w:id="50009700">
          <w:marLeft w:val="640"/>
          <w:marRight w:val="0"/>
          <w:marTop w:val="0"/>
          <w:marBottom w:val="0"/>
          <w:divBdr>
            <w:top w:val="none" w:sz="0" w:space="0" w:color="auto"/>
            <w:left w:val="none" w:sz="0" w:space="0" w:color="auto"/>
            <w:bottom w:val="none" w:sz="0" w:space="0" w:color="auto"/>
            <w:right w:val="none" w:sz="0" w:space="0" w:color="auto"/>
          </w:divBdr>
        </w:div>
        <w:div w:id="2084064235">
          <w:marLeft w:val="640"/>
          <w:marRight w:val="0"/>
          <w:marTop w:val="0"/>
          <w:marBottom w:val="0"/>
          <w:divBdr>
            <w:top w:val="none" w:sz="0" w:space="0" w:color="auto"/>
            <w:left w:val="none" w:sz="0" w:space="0" w:color="auto"/>
            <w:bottom w:val="none" w:sz="0" w:space="0" w:color="auto"/>
            <w:right w:val="none" w:sz="0" w:space="0" w:color="auto"/>
          </w:divBdr>
        </w:div>
        <w:div w:id="492113771">
          <w:marLeft w:val="640"/>
          <w:marRight w:val="0"/>
          <w:marTop w:val="0"/>
          <w:marBottom w:val="0"/>
          <w:divBdr>
            <w:top w:val="none" w:sz="0" w:space="0" w:color="auto"/>
            <w:left w:val="none" w:sz="0" w:space="0" w:color="auto"/>
            <w:bottom w:val="none" w:sz="0" w:space="0" w:color="auto"/>
            <w:right w:val="none" w:sz="0" w:space="0" w:color="auto"/>
          </w:divBdr>
        </w:div>
        <w:div w:id="359858381">
          <w:marLeft w:val="640"/>
          <w:marRight w:val="0"/>
          <w:marTop w:val="0"/>
          <w:marBottom w:val="0"/>
          <w:divBdr>
            <w:top w:val="none" w:sz="0" w:space="0" w:color="auto"/>
            <w:left w:val="none" w:sz="0" w:space="0" w:color="auto"/>
            <w:bottom w:val="none" w:sz="0" w:space="0" w:color="auto"/>
            <w:right w:val="none" w:sz="0" w:space="0" w:color="auto"/>
          </w:divBdr>
        </w:div>
        <w:div w:id="1182086797">
          <w:marLeft w:val="640"/>
          <w:marRight w:val="0"/>
          <w:marTop w:val="0"/>
          <w:marBottom w:val="0"/>
          <w:divBdr>
            <w:top w:val="none" w:sz="0" w:space="0" w:color="auto"/>
            <w:left w:val="none" w:sz="0" w:space="0" w:color="auto"/>
            <w:bottom w:val="none" w:sz="0" w:space="0" w:color="auto"/>
            <w:right w:val="none" w:sz="0" w:space="0" w:color="auto"/>
          </w:divBdr>
        </w:div>
        <w:div w:id="1451896684">
          <w:marLeft w:val="640"/>
          <w:marRight w:val="0"/>
          <w:marTop w:val="0"/>
          <w:marBottom w:val="0"/>
          <w:divBdr>
            <w:top w:val="none" w:sz="0" w:space="0" w:color="auto"/>
            <w:left w:val="none" w:sz="0" w:space="0" w:color="auto"/>
            <w:bottom w:val="none" w:sz="0" w:space="0" w:color="auto"/>
            <w:right w:val="none" w:sz="0" w:space="0" w:color="auto"/>
          </w:divBdr>
        </w:div>
        <w:div w:id="1551500774">
          <w:marLeft w:val="640"/>
          <w:marRight w:val="0"/>
          <w:marTop w:val="0"/>
          <w:marBottom w:val="0"/>
          <w:divBdr>
            <w:top w:val="none" w:sz="0" w:space="0" w:color="auto"/>
            <w:left w:val="none" w:sz="0" w:space="0" w:color="auto"/>
            <w:bottom w:val="none" w:sz="0" w:space="0" w:color="auto"/>
            <w:right w:val="none" w:sz="0" w:space="0" w:color="auto"/>
          </w:divBdr>
        </w:div>
        <w:div w:id="1230723864">
          <w:marLeft w:val="640"/>
          <w:marRight w:val="0"/>
          <w:marTop w:val="0"/>
          <w:marBottom w:val="0"/>
          <w:divBdr>
            <w:top w:val="none" w:sz="0" w:space="0" w:color="auto"/>
            <w:left w:val="none" w:sz="0" w:space="0" w:color="auto"/>
            <w:bottom w:val="none" w:sz="0" w:space="0" w:color="auto"/>
            <w:right w:val="none" w:sz="0" w:space="0" w:color="auto"/>
          </w:divBdr>
        </w:div>
        <w:div w:id="1021933731">
          <w:marLeft w:val="640"/>
          <w:marRight w:val="0"/>
          <w:marTop w:val="0"/>
          <w:marBottom w:val="0"/>
          <w:divBdr>
            <w:top w:val="none" w:sz="0" w:space="0" w:color="auto"/>
            <w:left w:val="none" w:sz="0" w:space="0" w:color="auto"/>
            <w:bottom w:val="none" w:sz="0" w:space="0" w:color="auto"/>
            <w:right w:val="none" w:sz="0" w:space="0" w:color="auto"/>
          </w:divBdr>
        </w:div>
        <w:div w:id="688533614">
          <w:marLeft w:val="640"/>
          <w:marRight w:val="0"/>
          <w:marTop w:val="0"/>
          <w:marBottom w:val="0"/>
          <w:divBdr>
            <w:top w:val="none" w:sz="0" w:space="0" w:color="auto"/>
            <w:left w:val="none" w:sz="0" w:space="0" w:color="auto"/>
            <w:bottom w:val="none" w:sz="0" w:space="0" w:color="auto"/>
            <w:right w:val="none" w:sz="0" w:space="0" w:color="auto"/>
          </w:divBdr>
        </w:div>
        <w:div w:id="91753855">
          <w:marLeft w:val="640"/>
          <w:marRight w:val="0"/>
          <w:marTop w:val="0"/>
          <w:marBottom w:val="0"/>
          <w:divBdr>
            <w:top w:val="none" w:sz="0" w:space="0" w:color="auto"/>
            <w:left w:val="none" w:sz="0" w:space="0" w:color="auto"/>
            <w:bottom w:val="none" w:sz="0" w:space="0" w:color="auto"/>
            <w:right w:val="none" w:sz="0" w:space="0" w:color="auto"/>
          </w:divBdr>
        </w:div>
        <w:div w:id="1098134511">
          <w:marLeft w:val="640"/>
          <w:marRight w:val="0"/>
          <w:marTop w:val="0"/>
          <w:marBottom w:val="0"/>
          <w:divBdr>
            <w:top w:val="none" w:sz="0" w:space="0" w:color="auto"/>
            <w:left w:val="none" w:sz="0" w:space="0" w:color="auto"/>
            <w:bottom w:val="none" w:sz="0" w:space="0" w:color="auto"/>
            <w:right w:val="none" w:sz="0" w:space="0" w:color="auto"/>
          </w:divBdr>
        </w:div>
        <w:div w:id="1632250909">
          <w:marLeft w:val="640"/>
          <w:marRight w:val="0"/>
          <w:marTop w:val="0"/>
          <w:marBottom w:val="0"/>
          <w:divBdr>
            <w:top w:val="none" w:sz="0" w:space="0" w:color="auto"/>
            <w:left w:val="none" w:sz="0" w:space="0" w:color="auto"/>
            <w:bottom w:val="none" w:sz="0" w:space="0" w:color="auto"/>
            <w:right w:val="none" w:sz="0" w:space="0" w:color="auto"/>
          </w:divBdr>
        </w:div>
        <w:div w:id="1496414959">
          <w:marLeft w:val="640"/>
          <w:marRight w:val="0"/>
          <w:marTop w:val="0"/>
          <w:marBottom w:val="0"/>
          <w:divBdr>
            <w:top w:val="none" w:sz="0" w:space="0" w:color="auto"/>
            <w:left w:val="none" w:sz="0" w:space="0" w:color="auto"/>
            <w:bottom w:val="none" w:sz="0" w:space="0" w:color="auto"/>
            <w:right w:val="none" w:sz="0" w:space="0" w:color="auto"/>
          </w:divBdr>
        </w:div>
        <w:div w:id="1244490277">
          <w:marLeft w:val="640"/>
          <w:marRight w:val="0"/>
          <w:marTop w:val="0"/>
          <w:marBottom w:val="0"/>
          <w:divBdr>
            <w:top w:val="none" w:sz="0" w:space="0" w:color="auto"/>
            <w:left w:val="none" w:sz="0" w:space="0" w:color="auto"/>
            <w:bottom w:val="none" w:sz="0" w:space="0" w:color="auto"/>
            <w:right w:val="none" w:sz="0" w:space="0" w:color="auto"/>
          </w:divBdr>
        </w:div>
        <w:div w:id="663901160">
          <w:marLeft w:val="640"/>
          <w:marRight w:val="0"/>
          <w:marTop w:val="0"/>
          <w:marBottom w:val="0"/>
          <w:divBdr>
            <w:top w:val="none" w:sz="0" w:space="0" w:color="auto"/>
            <w:left w:val="none" w:sz="0" w:space="0" w:color="auto"/>
            <w:bottom w:val="none" w:sz="0" w:space="0" w:color="auto"/>
            <w:right w:val="none" w:sz="0" w:space="0" w:color="auto"/>
          </w:divBdr>
        </w:div>
        <w:div w:id="142547801">
          <w:marLeft w:val="640"/>
          <w:marRight w:val="0"/>
          <w:marTop w:val="0"/>
          <w:marBottom w:val="0"/>
          <w:divBdr>
            <w:top w:val="none" w:sz="0" w:space="0" w:color="auto"/>
            <w:left w:val="none" w:sz="0" w:space="0" w:color="auto"/>
            <w:bottom w:val="none" w:sz="0" w:space="0" w:color="auto"/>
            <w:right w:val="none" w:sz="0" w:space="0" w:color="auto"/>
          </w:divBdr>
        </w:div>
        <w:div w:id="796606575">
          <w:marLeft w:val="640"/>
          <w:marRight w:val="0"/>
          <w:marTop w:val="0"/>
          <w:marBottom w:val="0"/>
          <w:divBdr>
            <w:top w:val="none" w:sz="0" w:space="0" w:color="auto"/>
            <w:left w:val="none" w:sz="0" w:space="0" w:color="auto"/>
            <w:bottom w:val="none" w:sz="0" w:space="0" w:color="auto"/>
            <w:right w:val="none" w:sz="0" w:space="0" w:color="auto"/>
          </w:divBdr>
        </w:div>
        <w:div w:id="2112045273">
          <w:marLeft w:val="640"/>
          <w:marRight w:val="0"/>
          <w:marTop w:val="0"/>
          <w:marBottom w:val="0"/>
          <w:divBdr>
            <w:top w:val="none" w:sz="0" w:space="0" w:color="auto"/>
            <w:left w:val="none" w:sz="0" w:space="0" w:color="auto"/>
            <w:bottom w:val="none" w:sz="0" w:space="0" w:color="auto"/>
            <w:right w:val="none" w:sz="0" w:space="0" w:color="auto"/>
          </w:divBdr>
        </w:div>
        <w:div w:id="1832595281">
          <w:marLeft w:val="640"/>
          <w:marRight w:val="0"/>
          <w:marTop w:val="0"/>
          <w:marBottom w:val="0"/>
          <w:divBdr>
            <w:top w:val="none" w:sz="0" w:space="0" w:color="auto"/>
            <w:left w:val="none" w:sz="0" w:space="0" w:color="auto"/>
            <w:bottom w:val="none" w:sz="0" w:space="0" w:color="auto"/>
            <w:right w:val="none" w:sz="0" w:space="0" w:color="auto"/>
          </w:divBdr>
        </w:div>
        <w:div w:id="1543710856">
          <w:marLeft w:val="640"/>
          <w:marRight w:val="0"/>
          <w:marTop w:val="0"/>
          <w:marBottom w:val="0"/>
          <w:divBdr>
            <w:top w:val="none" w:sz="0" w:space="0" w:color="auto"/>
            <w:left w:val="none" w:sz="0" w:space="0" w:color="auto"/>
            <w:bottom w:val="none" w:sz="0" w:space="0" w:color="auto"/>
            <w:right w:val="none" w:sz="0" w:space="0" w:color="auto"/>
          </w:divBdr>
        </w:div>
        <w:div w:id="85274613">
          <w:marLeft w:val="640"/>
          <w:marRight w:val="0"/>
          <w:marTop w:val="0"/>
          <w:marBottom w:val="0"/>
          <w:divBdr>
            <w:top w:val="none" w:sz="0" w:space="0" w:color="auto"/>
            <w:left w:val="none" w:sz="0" w:space="0" w:color="auto"/>
            <w:bottom w:val="none" w:sz="0" w:space="0" w:color="auto"/>
            <w:right w:val="none" w:sz="0" w:space="0" w:color="auto"/>
          </w:divBdr>
        </w:div>
        <w:div w:id="1915048462">
          <w:marLeft w:val="640"/>
          <w:marRight w:val="0"/>
          <w:marTop w:val="0"/>
          <w:marBottom w:val="0"/>
          <w:divBdr>
            <w:top w:val="none" w:sz="0" w:space="0" w:color="auto"/>
            <w:left w:val="none" w:sz="0" w:space="0" w:color="auto"/>
            <w:bottom w:val="none" w:sz="0" w:space="0" w:color="auto"/>
            <w:right w:val="none" w:sz="0" w:space="0" w:color="auto"/>
          </w:divBdr>
        </w:div>
        <w:div w:id="2021467052">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78475969">
      <w:bodyDiv w:val="1"/>
      <w:marLeft w:val="0"/>
      <w:marRight w:val="0"/>
      <w:marTop w:val="0"/>
      <w:marBottom w:val="0"/>
      <w:divBdr>
        <w:top w:val="none" w:sz="0" w:space="0" w:color="auto"/>
        <w:left w:val="none" w:sz="0" w:space="0" w:color="auto"/>
        <w:bottom w:val="none" w:sz="0" w:space="0" w:color="auto"/>
        <w:right w:val="none" w:sz="0" w:space="0" w:color="auto"/>
      </w:divBdr>
      <w:divsChild>
        <w:div w:id="1933246767">
          <w:marLeft w:val="640"/>
          <w:marRight w:val="0"/>
          <w:marTop w:val="0"/>
          <w:marBottom w:val="0"/>
          <w:divBdr>
            <w:top w:val="none" w:sz="0" w:space="0" w:color="auto"/>
            <w:left w:val="none" w:sz="0" w:space="0" w:color="auto"/>
            <w:bottom w:val="none" w:sz="0" w:space="0" w:color="auto"/>
            <w:right w:val="none" w:sz="0" w:space="0" w:color="auto"/>
          </w:divBdr>
        </w:div>
        <w:div w:id="2038044617">
          <w:marLeft w:val="640"/>
          <w:marRight w:val="0"/>
          <w:marTop w:val="0"/>
          <w:marBottom w:val="0"/>
          <w:divBdr>
            <w:top w:val="none" w:sz="0" w:space="0" w:color="auto"/>
            <w:left w:val="none" w:sz="0" w:space="0" w:color="auto"/>
            <w:bottom w:val="none" w:sz="0" w:space="0" w:color="auto"/>
            <w:right w:val="none" w:sz="0" w:space="0" w:color="auto"/>
          </w:divBdr>
        </w:div>
        <w:div w:id="172188332">
          <w:marLeft w:val="640"/>
          <w:marRight w:val="0"/>
          <w:marTop w:val="0"/>
          <w:marBottom w:val="0"/>
          <w:divBdr>
            <w:top w:val="none" w:sz="0" w:space="0" w:color="auto"/>
            <w:left w:val="none" w:sz="0" w:space="0" w:color="auto"/>
            <w:bottom w:val="none" w:sz="0" w:space="0" w:color="auto"/>
            <w:right w:val="none" w:sz="0" w:space="0" w:color="auto"/>
          </w:divBdr>
        </w:div>
        <w:div w:id="224026009">
          <w:marLeft w:val="640"/>
          <w:marRight w:val="0"/>
          <w:marTop w:val="0"/>
          <w:marBottom w:val="0"/>
          <w:divBdr>
            <w:top w:val="none" w:sz="0" w:space="0" w:color="auto"/>
            <w:left w:val="none" w:sz="0" w:space="0" w:color="auto"/>
            <w:bottom w:val="none" w:sz="0" w:space="0" w:color="auto"/>
            <w:right w:val="none" w:sz="0" w:space="0" w:color="auto"/>
          </w:divBdr>
        </w:div>
        <w:div w:id="1221554902">
          <w:marLeft w:val="640"/>
          <w:marRight w:val="0"/>
          <w:marTop w:val="0"/>
          <w:marBottom w:val="0"/>
          <w:divBdr>
            <w:top w:val="none" w:sz="0" w:space="0" w:color="auto"/>
            <w:left w:val="none" w:sz="0" w:space="0" w:color="auto"/>
            <w:bottom w:val="none" w:sz="0" w:space="0" w:color="auto"/>
            <w:right w:val="none" w:sz="0" w:space="0" w:color="auto"/>
          </w:divBdr>
        </w:div>
        <w:div w:id="685055188">
          <w:marLeft w:val="640"/>
          <w:marRight w:val="0"/>
          <w:marTop w:val="0"/>
          <w:marBottom w:val="0"/>
          <w:divBdr>
            <w:top w:val="none" w:sz="0" w:space="0" w:color="auto"/>
            <w:left w:val="none" w:sz="0" w:space="0" w:color="auto"/>
            <w:bottom w:val="none" w:sz="0" w:space="0" w:color="auto"/>
            <w:right w:val="none" w:sz="0" w:space="0" w:color="auto"/>
          </w:divBdr>
        </w:div>
        <w:div w:id="85931031">
          <w:marLeft w:val="640"/>
          <w:marRight w:val="0"/>
          <w:marTop w:val="0"/>
          <w:marBottom w:val="0"/>
          <w:divBdr>
            <w:top w:val="none" w:sz="0" w:space="0" w:color="auto"/>
            <w:left w:val="none" w:sz="0" w:space="0" w:color="auto"/>
            <w:bottom w:val="none" w:sz="0" w:space="0" w:color="auto"/>
            <w:right w:val="none" w:sz="0" w:space="0" w:color="auto"/>
          </w:divBdr>
        </w:div>
        <w:div w:id="1576210333">
          <w:marLeft w:val="640"/>
          <w:marRight w:val="0"/>
          <w:marTop w:val="0"/>
          <w:marBottom w:val="0"/>
          <w:divBdr>
            <w:top w:val="none" w:sz="0" w:space="0" w:color="auto"/>
            <w:left w:val="none" w:sz="0" w:space="0" w:color="auto"/>
            <w:bottom w:val="none" w:sz="0" w:space="0" w:color="auto"/>
            <w:right w:val="none" w:sz="0" w:space="0" w:color="auto"/>
          </w:divBdr>
        </w:div>
        <w:div w:id="2007786627">
          <w:marLeft w:val="640"/>
          <w:marRight w:val="0"/>
          <w:marTop w:val="0"/>
          <w:marBottom w:val="0"/>
          <w:divBdr>
            <w:top w:val="none" w:sz="0" w:space="0" w:color="auto"/>
            <w:left w:val="none" w:sz="0" w:space="0" w:color="auto"/>
            <w:bottom w:val="none" w:sz="0" w:space="0" w:color="auto"/>
            <w:right w:val="none" w:sz="0" w:space="0" w:color="auto"/>
          </w:divBdr>
        </w:div>
        <w:div w:id="436406734">
          <w:marLeft w:val="640"/>
          <w:marRight w:val="0"/>
          <w:marTop w:val="0"/>
          <w:marBottom w:val="0"/>
          <w:divBdr>
            <w:top w:val="none" w:sz="0" w:space="0" w:color="auto"/>
            <w:left w:val="none" w:sz="0" w:space="0" w:color="auto"/>
            <w:bottom w:val="none" w:sz="0" w:space="0" w:color="auto"/>
            <w:right w:val="none" w:sz="0" w:space="0" w:color="auto"/>
          </w:divBdr>
        </w:div>
        <w:div w:id="582228557">
          <w:marLeft w:val="640"/>
          <w:marRight w:val="0"/>
          <w:marTop w:val="0"/>
          <w:marBottom w:val="0"/>
          <w:divBdr>
            <w:top w:val="none" w:sz="0" w:space="0" w:color="auto"/>
            <w:left w:val="none" w:sz="0" w:space="0" w:color="auto"/>
            <w:bottom w:val="none" w:sz="0" w:space="0" w:color="auto"/>
            <w:right w:val="none" w:sz="0" w:space="0" w:color="auto"/>
          </w:divBdr>
        </w:div>
        <w:div w:id="512230893">
          <w:marLeft w:val="640"/>
          <w:marRight w:val="0"/>
          <w:marTop w:val="0"/>
          <w:marBottom w:val="0"/>
          <w:divBdr>
            <w:top w:val="none" w:sz="0" w:space="0" w:color="auto"/>
            <w:left w:val="none" w:sz="0" w:space="0" w:color="auto"/>
            <w:bottom w:val="none" w:sz="0" w:space="0" w:color="auto"/>
            <w:right w:val="none" w:sz="0" w:space="0" w:color="auto"/>
          </w:divBdr>
        </w:div>
        <w:div w:id="1819765317">
          <w:marLeft w:val="640"/>
          <w:marRight w:val="0"/>
          <w:marTop w:val="0"/>
          <w:marBottom w:val="0"/>
          <w:divBdr>
            <w:top w:val="none" w:sz="0" w:space="0" w:color="auto"/>
            <w:left w:val="none" w:sz="0" w:space="0" w:color="auto"/>
            <w:bottom w:val="none" w:sz="0" w:space="0" w:color="auto"/>
            <w:right w:val="none" w:sz="0" w:space="0" w:color="auto"/>
          </w:divBdr>
        </w:div>
        <w:div w:id="82190353">
          <w:marLeft w:val="640"/>
          <w:marRight w:val="0"/>
          <w:marTop w:val="0"/>
          <w:marBottom w:val="0"/>
          <w:divBdr>
            <w:top w:val="none" w:sz="0" w:space="0" w:color="auto"/>
            <w:left w:val="none" w:sz="0" w:space="0" w:color="auto"/>
            <w:bottom w:val="none" w:sz="0" w:space="0" w:color="auto"/>
            <w:right w:val="none" w:sz="0" w:space="0" w:color="auto"/>
          </w:divBdr>
        </w:div>
        <w:div w:id="1253785129">
          <w:marLeft w:val="640"/>
          <w:marRight w:val="0"/>
          <w:marTop w:val="0"/>
          <w:marBottom w:val="0"/>
          <w:divBdr>
            <w:top w:val="none" w:sz="0" w:space="0" w:color="auto"/>
            <w:left w:val="none" w:sz="0" w:space="0" w:color="auto"/>
            <w:bottom w:val="none" w:sz="0" w:space="0" w:color="auto"/>
            <w:right w:val="none" w:sz="0" w:space="0" w:color="auto"/>
          </w:divBdr>
        </w:div>
        <w:div w:id="1162282526">
          <w:marLeft w:val="640"/>
          <w:marRight w:val="0"/>
          <w:marTop w:val="0"/>
          <w:marBottom w:val="0"/>
          <w:divBdr>
            <w:top w:val="none" w:sz="0" w:space="0" w:color="auto"/>
            <w:left w:val="none" w:sz="0" w:space="0" w:color="auto"/>
            <w:bottom w:val="none" w:sz="0" w:space="0" w:color="auto"/>
            <w:right w:val="none" w:sz="0" w:space="0" w:color="auto"/>
          </w:divBdr>
        </w:div>
        <w:div w:id="767114776">
          <w:marLeft w:val="640"/>
          <w:marRight w:val="0"/>
          <w:marTop w:val="0"/>
          <w:marBottom w:val="0"/>
          <w:divBdr>
            <w:top w:val="none" w:sz="0" w:space="0" w:color="auto"/>
            <w:left w:val="none" w:sz="0" w:space="0" w:color="auto"/>
            <w:bottom w:val="none" w:sz="0" w:space="0" w:color="auto"/>
            <w:right w:val="none" w:sz="0" w:space="0" w:color="auto"/>
          </w:divBdr>
        </w:div>
        <w:div w:id="929240190">
          <w:marLeft w:val="640"/>
          <w:marRight w:val="0"/>
          <w:marTop w:val="0"/>
          <w:marBottom w:val="0"/>
          <w:divBdr>
            <w:top w:val="none" w:sz="0" w:space="0" w:color="auto"/>
            <w:left w:val="none" w:sz="0" w:space="0" w:color="auto"/>
            <w:bottom w:val="none" w:sz="0" w:space="0" w:color="auto"/>
            <w:right w:val="none" w:sz="0" w:space="0" w:color="auto"/>
          </w:divBdr>
        </w:div>
        <w:div w:id="1183394903">
          <w:marLeft w:val="640"/>
          <w:marRight w:val="0"/>
          <w:marTop w:val="0"/>
          <w:marBottom w:val="0"/>
          <w:divBdr>
            <w:top w:val="none" w:sz="0" w:space="0" w:color="auto"/>
            <w:left w:val="none" w:sz="0" w:space="0" w:color="auto"/>
            <w:bottom w:val="none" w:sz="0" w:space="0" w:color="auto"/>
            <w:right w:val="none" w:sz="0" w:space="0" w:color="auto"/>
          </w:divBdr>
        </w:div>
        <w:div w:id="689181036">
          <w:marLeft w:val="640"/>
          <w:marRight w:val="0"/>
          <w:marTop w:val="0"/>
          <w:marBottom w:val="0"/>
          <w:divBdr>
            <w:top w:val="none" w:sz="0" w:space="0" w:color="auto"/>
            <w:left w:val="none" w:sz="0" w:space="0" w:color="auto"/>
            <w:bottom w:val="none" w:sz="0" w:space="0" w:color="auto"/>
            <w:right w:val="none" w:sz="0" w:space="0" w:color="auto"/>
          </w:divBdr>
        </w:div>
        <w:div w:id="1713187019">
          <w:marLeft w:val="640"/>
          <w:marRight w:val="0"/>
          <w:marTop w:val="0"/>
          <w:marBottom w:val="0"/>
          <w:divBdr>
            <w:top w:val="none" w:sz="0" w:space="0" w:color="auto"/>
            <w:left w:val="none" w:sz="0" w:space="0" w:color="auto"/>
            <w:bottom w:val="none" w:sz="0" w:space="0" w:color="auto"/>
            <w:right w:val="none" w:sz="0" w:space="0" w:color="auto"/>
          </w:divBdr>
        </w:div>
        <w:div w:id="296036881">
          <w:marLeft w:val="640"/>
          <w:marRight w:val="0"/>
          <w:marTop w:val="0"/>
          <w:marBottom w:val="0"/>
          <w:divBdr>
            <w:top w:val="none" w:sz="0" w:space="0" w:color="auto"/>
            <w:left w:val="none" w:sz="0" w:space="0" w:color="auto"/>
            <w:bottom w:val="none" w:sz="0" w:space="0" w:color="auto"/>
            <w:right w:val="none" w:sz="0" w:space="0" w:color="auto"/>
          </w:divBdr>
        </w:div>
        <w:div w:id="1803501944">
          <w:marLeft w:val="640"/>
          <w:marRight w:val="0"/>
          <w:marTop w:val="0"/>
          <w:marBottom w:val="0"/>
          <w:divBdr>
            <w:top w:val="none" w:sz="0" w:space="0" w:color="auto"/>
            <w:left w:val="none" w:sz="0" w:space="0" w:color="auto"/>
            <w:bottom w:val="none" w:sz="0" w:space="0" w:color="auto"/>
            <w:right w:val="none" w:sz="0" w:space="0" w:color="auto"/>
          </w:divBdr>
        </w:div>
        <w:div w:id="1003166732">
          <w:marLeft w:val="640"/>
          <w:marRight w:val="0"/>
          <w:marTop w:val="0"/>
          <w:marBottom w:val="0"/>
          <w:divBdr>
            <w:top w:val="none" w:sz="0" w:space="0" w:color="auto"/>
            <w:left w:val="none" w:sz="0" w:space="0" w:color="auto"/>
            <w:bottom w:val="none" w:sz="0" w:space="0" w:color="auto"/>
            <w:right w:val="none" w:sz="0" w:space="0" w:color="auto"/>
          </w:divBdr>
        </w:div>
        <w:div w:id="2129272991">
          <w:marLeft w:val="640"/>
          <w:marRight w:val="0"/>
          <w:marTop w:val="0"/>
          <w:marBottom w:val="0"/>
          <w:divBdr>
            <w:top w:val="none" w:sz="0" w:space="0" w:color="auto"/>
            <w:left w:val="none" w:sz="0" w:space="0" w:color="auto"/>
            <w:bottom w:val="none" w:sz="0" w:space="0" w:color="auto"/>
            <w:right w:val="none" w:sz="0" w:space="0" w:color="auto"/>
          </w:divBdr>
        </w:div>
        <w:div w:id="2116249509">
          <w:marLeft w:val="640"/>
          <w:marRight w:val="0"/>
          <w:marTop w:val="0"/>
          <w:marBottom w:val="0"/>
          <w:divBdr>
            <w:top w:val="none" w:sz="0" w:space="0" w:color="auto"/>
            <w:left w:val="none" w:sz="0" w:space="0" w:color="auto"/>
            <w:bottom w:val="none" w:sz="0" w:space="0" w:color="auto"/>
            <w:right w:val="none" w:sz="0" w:space="0" w:color="auto"/>
          </w:divBdr>
        </w:div>
        <w:div w:id="1171993766">
          <w:marLeft w:val="640"/>
          <w:marRight w:val="0"/>
          <w:marTop w:val="0"/>
          <w:marBottom w:val="0"/>
          <w:divBdr>
            <w:top w:val="none" w:sz="0" w:space="0" w:color="auto"/>
            <w:left w:val="none" w:sz="0" w:space="0" w:color="auto"/>
            <w:bottom w:val="none" w:sz="0" w:space="0" w:color="auto"/>
            <w:right w:val="none" w:sz="0" w:space="0" w:color="auto"/>
          </w:divBdr>
        </w:div>
        <w:div w:id="1225023147">
          <w:marLeft w:val="640"/>
          <w:marRight w:val="0"/>
          <w:marTop w:val="0"/>
          <w:marBottom w:val="0"/>
          <w:divBdr>
            <w:top w:val="none" w:sz="0" w:space="0" w:color="auto"/>
            <w:left w:val="none" w:sz="0" w:space="0" w:color="auto"/>
            <w:bottom w:val="none" w:sz="0" w:space="0" w:color="auto"/>
            <w:right w:val="none" w:sz="0" w:space="0" w:color="auto"/>
          </w:divBdr>
        </w:div>
        <w:div w:id="2053653839">
          <w:marLeft w:val="640"/>
          <w:marRight w:val="0"/>
          <w:marTop w:val="0"/>
          <w:marBottom w:val="0"/>
          <w:divBdr>
            <w:top w:val="none" w:sz="0" w:space="0" w:color="auto"/>
            <w:left w:val="none" w:sz="0" w:space="0" w:color="auto"/>
            <w:bottom w:val="none" w:sz="0" w:space="0" w:color="auto"/>
            <w:right w:val="none" w:sz="0" w:space="0" w:color="auto"/>
          </w:divBdr>
        </w:div>
        <w:div w:id="169875642">
          <w:marLeft w:val="640"/>
          <w:marRight w:val="0"/>
          <w:marTop w:val="0"/>
          <w:marBottom w:val="0"/>
          <w:divBdr>
            <w:top w:val="none" w:sz="0" w:space="0" w:color="auto"/>
            <w:left w:val="none" w:sz="0" w:space="0" w:color="auto"/>
            <w:bottom w:val="none" w:sz="0" w:space="0" w:color="auto"/>
            <w:right w:val="none" w:sz="0" w:space="0" w:color="auto"/>
          </w:divBdr>
        </w:div>
        <w:div w:id="341932760">
          <w:marLeft w:val="640"/>
          <w:marRight w:val="0"/>
          <w:marTop w:val="0"/>
          <w:marBottom w:val="0"/>
          <w:divBdr>
            <w:top w:val="none" w:sz="0" w:space="0" w:color="auto"/>
            <w:left w:val="none" w:sz="0" w:space="0" w:color="auto"/>
            <w:bottom w:val="none" w:sz="0" w:space="0" w:color="auto"/>
            <w:right w:val="none" w:sz="0" w:space="0" w:color="auto"/>
          </w:divBdr>
        </w:div>
        <w:div w:id="1385254269">
          <w:marLeft w:val="640"/>
          <w:marRight w:val="0"/>
          <w:marTop w:val="0"/>
          <w:marBottom w:val="0"/>
          <w:divBdr>
            <w:top w:val="none" w:sz="0" w:space="0" w:color="auto"/>
            <w:left w:val="none" w:sz="0" w:space="0" w:color="auto"/>
            <w:bottom w:val="none" w:sz="0" w:space="0" w:color="auto"/>
            <w:right w:val="none" w:sz="0" w:space="0" w:color="auto"/>
          </w:divBdr>
        </w:div>
        <w:div w:id="1563979051">
          <w:marLeft w:val="640"/>
          <w:marRight w:val="0"/>
          <w:marTop w:val="0"/>
          <w:marBottom w:val="0"/>
          <w:divBdr>
            <w:top w:val="none" w:sz="0" w:space="0" w:color="auto"/>
            <w:left w:val="none" w:sz="0" w:space="0" w:color="auto"/>
            <w:bottom w:val="none" w:sz="0" w:space="0" w:color="auto"/>
            <w:right w:val="none" w:sz="0" w:space="0" w:color="auto"/>
          </w:divBdr>
        </w:div>
        <w:div w:id="1036078412">
          <w:marLeft w:val="640"/>
          <w:marRight w:val="0"/>
          <w:marTop w:val="0"/>
          <w:marBottom w:val="0"/>
          <w:divBdr>
            <w:top w:val="none" w:sz="0" w:space="0" w:color="auto"/>
            <w:left w:val="none" w:sz="0" w:space="0" w:color="auto"/>
            <w:bottom w:val="none" w:sz="0" w:space="0" w:color="auto"/>
            <w:right w:val="none" w:sz="0" w:space="0" w:color="auto"/>
          </w:divBdr>
        </w:div>
        <w:div w:id="1953441240">
          <w:marLeft w:val="640"/>
          <w:marRight w:val="0"/>
          <w:marTop w:val="0"/>
          <w:marBottom w:val="0"/>
          <w:divBdr>
            <w:top w:val="none" w:sz="0" w:space="0" w:color="auto"/>
            <w:left w:val="none" w:sz="0" w:space="0" w:color="auto"/>
            <w:bottom w:val="none" w:sz="0" w:space="0" w:color="auto"/>
            <w:right w:val="none" w:sz="0" w:space="0" w:color="auto"/>
          </w:divBdr>
        </w:div>
        <w:div w:id="1355612474">
          <w:marLeft w:val="640"/>
          <w:marRight w:val="0"/>
          <w:marTop w:val="0"/>
          <w:marBottom w:val="0"/>
          <w:divBdr>
            <w:top w:val="none" w:sz="0" w:space="0" w:color="auto"/>
            <w:left w:val="none" w:sz="0" w:space="0" w:color="auto"/>
            <w:bottom w:val="none" w:sz="0" w:space="0" w:color="auto"/>
            <w:right w:val="none" w:sz="0" w:space="0" w:color="auto"/>
          </w:divBdr>
        </w:div>
        <w:div w:id="676807150">
          <w:marLeft w:val="640"/>
          <w:marRight w:val="0"/>
          <w:marTop w:val="0"/>
          <w:marBottom w:val="0"/>
          <w:divBdr>
            <w:top w:val="none" w:sz="0" w:space="0" w:color="auto"/>
            <w:left w:val="none" w:sz="0" w:space="0" w:color="auto"/>
            <w:bottom w:val="none" w:sz="0" w:space="0" w:color="auto"/>
            <w:right w:val="none" w:sz="0" w:space="0" w:color="auto"/>
          </w:divBdr>
        </w:div>
        <w:div w:id="1881046952">
          <w:marLeft w:val="640"/>
          <w:marRight w:val="0"/>
          <w:marTop w:val="0"/>
          <w:marBottom w:val="0"/>
          <w:divBdr>
            <w:top w:val="none" w:sz="0" w:space="0" w:color="auto"/>
            <w:left w:val="none" w:sz="0" w:space="0" w:color="auto"/>
            <w:bottom w:val="none" w:sz="0" w:space="0" w:color="auto"/>
            <w:right w:val="none" w:sz="0" w:space="0" w:color="auto"/>
          </w:divBdr>
        </w:div>
        <w:div w:id="1872105934">
          <w:marLeft w:val="640"/>
          <w:marRight w:val="0"/>
          <w:marTop w:val="0"/>
          <w:marBottom w:val="0"/>
          <w:divBdr>
            <w:top w:val="none" w:sz="0" w:space="0" w:color="auto"/>
            <w:left w:val="none" w:sz="0" w:space="0" w:color="auto"/>
            <w:bottom w:val="none" w:sz="0" w:space="0" w:color="auto"/>
            <w:right w:val="none" w:sz="0" w:space="0" w:color="auto"/>
          </w:divBdr>
        </w:div>
        <w:div w:id="127433222">
          <w:marLeft w:val="640"/>
          <w:marRight w:val="0"/>
          <w:marTop w:val="0"/>
          <w:marBottom w:val="0"/>
          <w:divBdr>
            <w:top w:val="none" w:sz="0" w:space="0" w:color="auto"/>
            <w:left w:val="none" w:sz="0" w:space="0" w:color="auto"/>
            <w:bottom w:val="none" w:sz="0" w:space="0" w:color="auto"/>
            <w:right w:val="none" w:sz="0" w:space="0" w:color="auto"/>
          </w:divBdr>
        </w:div>
        <w:div w:id="1710033544">
          <w:marLeft w:val="640"/>
          <w:marRight w:val="0"/>
          <w:marTop w:val="0"/>
          <w:marBottom w:val="0"/>
          <w:divBdr>
            <w:top w:val="none" w:sz="0" w:space="0" w:color="auto"/>
            <w:left w:val="none" w:sz="0" w:space="0" w:color="auto"/>
            <w:bottom w:val="none" w:sz="0" w:space="0" w:color="auto"/>
            <w:right w:val="none" w:sz="0" w:space="0" w:color="auto"/>
          </w:divBdr>
        </w:div>
        <w:div w:id="268314972">
          <w:marLeft w:val="640"/>
          <w:marRight w:val="0"/>
          <w:marTop w:val="0"/>
          <w:marBottom w:val="0"/>
          <w:divBdr>
            <w:top w:val="none" w:sz="0" w:space="0" w:color="auto"/>
            <w:left w:val="none" w:sz="0" w:space="0" w:color="auto"/>
            <w:bottom w:val="none" w:sz="0" w:space="0" w:color="auto"/>
            <w:right w:val="none" w:sz="0" w:space="0" w:color="auto"/>
          </w:divBdr>
        </w:div>
        <w:div w:id="1137382582">
          <w:marLeft w:val="640"/>
          <w:marRight w:val="0"/>
          <w:marTop w:val="0"/>
          <w:marBottom w:val="0"/>
          <w:divBdr>
            <w:top w:val="none" w:sz="0" w:space="0" w:color="auto"/>
            <w:left w:val="none" w:sz="0" w:space="0" w:color="auto"/>
            <w:bottom w:val="none" w:sz="0" w:space="0" w:color="auto"/>
            <w:right w:val="none" w:sz="0" w:space="0" w:color="auto"/>
          </w:divBdr>
        </w:div>
        <w:div w:id="536283710">
          <w:marLeft w:val="640"/>
          <w:marRight w:val="0"/>
          <w:marTop w:val="0"/>
          <w:marBottom w:val="0"/>
          <w:divBdr>
            <w:top w:val="none" w:sz="0" w:space="0" w:color="auto"/>
            <w:left w:val="none" w:sz="0" w:space="0" w:color="auto"/>
            <w:bottom w:val="none" w:sz="0" w:space="0" w:color="auto"/>
            <w:right w:val="none" w:sz="0" w:space="0" w:color="auto"/>
          </w:divBdr>
        </w:div>
        <w:div w:id="2077121048">
          <w:marLeft w:val="640"/>
          <w:marRight w:val="0"/>
          <w:marTop w:val="0"/>
          <w:marBottom w:val="0"/>
          <w:divBdr>
            <w:top w:val="none" w:sz="0" w:space="0" w:color="auto"/>
            <w:left w:val="none" w:sz="0" w:space="0" w:color="auto"/>
            <w:bottom w:val="none" w:sz="0" w:space="0" w:color="auto"/>
            <w:right w:val="none" w:sz="0" w:space="0" w:color="auto"/>
          </w:divBdr>
        </w:div>
        <w:div w:id="1995598859">
          <w:marLeft w:val="640"/>
          <w:marRight w:val="0"/>
          <w:marTop w:val="0"/>
          <w:marBottom w:val="0"/>
          <w:divBdr>
            <w:top w:val="none" w:sz="0" w:space="0" w:color="auto"/>
            <w:left w:val="none" w:sz="0" w:space="0" w:color="auto"/>
            <w:bottom w:val="none" w:sz="0" w:space="0" w:color="auto"/>
            <w:right w:val="none" w:sz="0" w:space="0" w:color="auto"/>
          </w:divBdr>
        </w:div>
        <w:div w:id="300117325">
          <w:marLeft w:val="640"/>
          <w:marRight w:val="0"/>
          <w:marTop w:val="0"/>
          <w:marBottom w:val="0"/>
          <w:divBdr>
            <w:top w:val="none" w:sz="0" w:space="0" w:color="auto"/>
            <w:left w:val="none" w:sz="0" w:space="0" w:color="auto"/>
            <w:bottom w:val="none" w:sz="0" w:space="0" w:color="auto"/>
            <w:right w:val="none" w:sz="0" w:space="0" w:color="auto"/>
          </w:divBdr>
        </w:div>
        <w:div w:id="1010373853">
          <w:marLeft w:val="640"/>
          <w:marRight w:val="0"/>
          <w:marTop w:val="0"/>
          <w:marBottom w:val="0"/>
          <w:divBdr>
            <w:top w:val="none" w:sz="0" w:space="0" w:color="auto"/>
            <w:left w:val="none" w:sz="0" w:space="0" w:color="auto"/>
            <w:bottom w:val="none" w:sz="0" w:space="0" w:color="auto"/>
            <w:right w:val="none" w:sz="0" w:space="0" w:color="auto"/>
          </w:divBdr>
        </w:div>
        <w:div w:id="2001615544">
          <w:marLeft w:val="640"/>
          <w:marRight w:val="0"/>
          <w:marTop w:val="0"/>
          <w:marBottom w:val="0"/>
          <w:divBdr>
            <w:top w:val="none" w:sz="0" w:space="0" w:color="auto"/>
            <w:left w:val="none" w:sz="0" w:space="0" w:color="auto"/>
            <w:bottom w:val="none" w:sz="0" w:space="0" w:color="auto"/>
            <w:right w:val="none" w:sz="0" w:space="0" w:color="auto"/>
          </w:divBdr>
        </w:div>
        <w:div w:id="956251498">
          <w:marLeft w:val="640"/>
          <w:marRight w:val="0"/>
          <w:marTop w:val="0"/>
          <w:marBottom w:val="0"/>
          <w:divBdr>
            <w:top w:val="none" w:sz="0" w:space="0" w:color="auto"/>
            <w:left w:val="none" w:sz="0" w:space="0" w:color="auto"/>
            <w:bottom w:val="none" w:sz="0" w:space="0" w:color="auto"/>
            <w:right w:val="none" w:sz="0" w:space="0" w:color="auto"/>
          </w:divBdr>
        </w:div>
        <w:div w:id="700326413">
          <w:marLeft w:val="640"/>
          <w:marRight w:val="0"/>
          <w:marTop w:val="0"/>
          <w:marBottom w:val="0"/>
          <w:divBdr>
            <w:top w:val="none" w:sz="0" w:space="0" w:color="auto"/>
            <w:left w:val="none" w:sz="0" w:space="0" w:color="auto"/>
            <w:bottom w:val="none" w:sz="0" w:space="0" w:color="auto"/>
            <w:right w:val="none" w:sz="0" w:space="0" w:color="auto"/>
          </w:divBdr>
        </w:div>
        <w:div w:id="1794443751">
          <w:marLeft w:val="640"/>
          <w:marRight w:val="0"/>
          <w:marTop w:val="0"/>
          <w:marBottom w:val="0"/>
          <w:divBdr>
            <w:top w:val="none" w:sz="0" w:space="0" w:color="auto"/>
            <w:left w:val="none" w:sz="0" w:space="0" w:color="auto"/>
            <w:bottom w:val="none" w:sz="0" w:space="0" w:color="auto"/>
            <w:right w:val="none" w:sz="0" w:space="0" w:color="auto"/>
          </w:divBdr>
        </w:div>
        <w:div w:id="1633291161">
          <w:marLeft w:val="640"/>
          <w:marRight w:val="0"/>
          <w:marTop w:val="0"/>
          <w:marBottom w:val="0"/>
          <w:divBdr>
            <w:top w:val="none" w:sz="0" w:space="0" w:color="auto"/>
            <w:left w:val="none" w:sz="0" w:space="0" w:color="auto"/>
            <w:bottom w:val="none" w:sz="0" w:space="0" w:color="auto"/>
            <w:right w:val="none" w:sz="0" w:space="0" w:color="auto"/>
          </w:divBdr>
        </w:div>
        <w:div w:id="1816488266">
          <w:marLeft w:val="640"/>
          <w:marRight w:val="0"/>
          <w:marTop w:val="0"/>
          <w:marBottom w:val="0"/>
          <w:divBdr>
            <w:top w:val="none" w:sz="0" w:space="0" w:color="auto"/>
            <w:left w:val="none" w:sz="0" w:space="0" w:color="auto"/>
            <w:bottom w:val="none" w:sz="0" w:space="0" w:color="auto"/>
            <w:right w:val="none" w:sz="0" w:space="0" w:color="auto"/>
          </w:divBdr>
        </w:div>
        <w:div w:id="1971863546">
          <w:marLeft w:val="640"/>
          <w:marRight w:val="0"/>
          <w:marTop w:val="0"/>
          <w:marBottom w:val="0"/>
          <w:divBdr>
            <w:top w:val="none" w:sz="0" w:space="0" w:color="auto"/>
            <w:left w:val="none" w:sz="0" w:space="0" w:color="auto"/>
            <w:bottom w:val="none" w:sz="0" w:space="0" w:color="auto"/>
            <w:right w:val="none" w:sz="0" w:space="0" w:color="auto"/>
          </w:divBdr>
        </w:div>
        <w:div w:id="1895581132">
          <w:marLeft w:val="640"/>
          <w:marRight w:val="0"/>
          <w:marTop w:val="0"/>
          <w:marBottom w:val="0"/>
          <w:divBdr>
            <w:top w:val="none" w:sz="0" w:space="0" w:color="auto"/>
            <w:left w:val="none" w:sz="0" w:space="0" w:color="auto"/>
            <w:bottom w:val="none" w:sz="0" w:space="0" w:color="auto"/>
            <w:right w:val="none" w:sz="0" w:space="0" w:color="auto"/>
          </w:divBdr>
        </w:div>
        <w:div w:id="1039472180">
          <w:marLeft w:val="640"/>
          <w:marRight w:val="0"/>
          <w:marTop w:val="0"/>
          <w:marBottom w:val="0"/>
          <w:divBdr>
            <w:top w:val="none" w:sz="0" w:space="0" w:color="auto"/>
            <w:left w:val="none" w:sz="0" w:space="0" w:color="auto"/>
            <w:bottom w:val="none" w:sz="0" w:space="0" w:color="auto"/>
            <w:right w:val="none" w:sz="0" w:space="0" w:color="auto"/>
          </w:divBdr>
        </w:div>
        <w:div w:id="1768844999">
          <w:marLeft w:val="640"/>
          <w:marRight w:val="0"/>
          <w:marTop w:val="0"/>
          <w:marBottom w:val="0"/>
          <w:divBdr>
            <w:top w:val="none" w:sz="0" w:space="0" w:color="auto"/>
            <w:left w:val="none" w:sz="0" w:space="0" w:color="auto"/>
            <w:bottom w:val="none" w:sz="0" w:space="0" w:color="auto"/>
            <w:right w:val="none" w:sz="0" w:space="0" w:color="auto"/>
          </w:divBdr>
        </w:div>
        <w:div w:id="1702389893">
          <w:marLeft w:val="640"/>
          <w:marRight w:val="0"/>
          <w:marTop w:val="0"/>
          <w:marBottom w:val="0"/>
          <w:divBdr>
            <w:top w:val="none" w:sz="0" w:space="0" w:color="auto"/>
            <w:left w:val="none" w:sz="0" w:space="0" w:color="auto"/>
            <w:bottom w:val="none" w:sz="0" w:space="0" w:color="auto"/>
            <w:right w:val="none" w:sz="0" w:space="0" w:color="auto"/>
          </w:divBdr>
        </w:div>
        <w:div w:id="1810783179">
          <w:marLeft w:val="640"/>
          <w:marRight w:val="0"/>
          <w:marTop w:val="0"/>
          <w:marBottom w:val="0"/>
          <w:divBdr>
            <w:top w:val="none" w:sz="0" w:space="0" w:color="auto"/>
            <w:left w:val="none" w:sz="0" w:space="0" w:color="auto"/>
            <w:bottom w:val="none" w:sz="0" w:space="0" w:color="auto"/>
            <w:right w:val="none" w:sz="0" w:space="0" w:color="auto"/>
          </w:divBdr>
        </w:div>
        <w:div w:id="354431530">
          <w:marLeft w:val="640"/>
          <w:marRight w:val="0"/>
          <w:marTop w:val="0"/>
          <w:marBottom w:val="0"/>
          <w:divBdr>
            <w:top w:val="none" w:sz="0" w:space="0" w:color="auto"/>
            <w:left w:val="none" w:sz="0" w:space="0" w:color="auto"/>
            <w:bottom w:val="none" w:sz="0" w:space="0" w:color="auto"/>
            <w:right w:val="none" w:sz="0" w:space="0" w:color="auto"/>
          </w:divBdr>
        </w:div>
        <w:div w:id="159388683">
          <w:marLeft w:val="640"/>
          <w:marRight w:val="0"/>
          <w:marTop w:val="0"/>
          <w:marBottom w:val="0"/>
          <w:divBdr>
            <w:top w:val="none" w:sz="0" w:space="0" w:color="auto"/>
            <w:left w:val="none" w:sz="0" w:space="0" w:color="auto"/>
            <w:bottom w:val="none" w:sz="0" w:space="0" w:color="auto"/>
            <w:right w:val="none" w:sz="0" w:space="0" w:color="auto"/>
          </w:divBdr>
        </w:div>
        <w:div w:id="2087653717">
          <w:marLeft w:val="640"/>
          <w:marRight w:val="0"/>
          <w:marTop w:val="0"/>
          <w:marBottom w:val="0"/>
          <w:divBdr>
            <w:top w:val="none" w:sz="0" w:space="0" w:color="auto"/>
            <w:left w:val="none" w:sz="0" w:space="0" w:color="auto"/>
            <w:bottom w:val="none" w:sz="0" w:space="0" w:color="auto"/>
            <w:right w:val="none" w:sz="0" w:space="0" w:color="auto"/>
          </w:divBdr>
        </w:div>
        <w:div w:id="47384515">
          <w:marLeft w:val="640"/>
          <w:marRight w:val="0"/>
          <w:marTop w:val="0"/>
          <w:marBottom w:val="0"/>
          <w:divBdr>
            <w:top w:val="none" w:sz="0" w:space="0" w:color="auto"/>
            <w:left w:val="none" w:sz="0" w:space="0" w:color="auto"/>
            <w:bottom w:val="none" w:sz="0" w:space="0" w:color="auto"/>
            <w:right w:val="none" w:sz="0" w:space="0" w:color="auto"/>
          </w:divBdr>
        </w:div>
        <w:div w:id="1284271720">
          <w:marLeft w:val="640"/>
          <w:marRight w:val="0"/>
          <w:marTop w:val="0"/>
          <w:marBottom w:val="0"/>
          <w:divBdr>
            <w:top w:val="none" w:sz="0" w:space="0" w:color="auto"/>
            <w:left w:val="none" w:sz="0" w:space="0" w:color="auto"/>
            <w:bottom w:val="none" w:sz="0" w:space="0" w:color="auto"/>
            <w:right w:val="none" w:sz="0" w:space="0" w:color="auto"/>
          </w:divBdr>
        </w:div>
        <w:div w:id="976380067">
          <w:marLeft w:val="640"/>
          <w:marRight w:val="0"/>
          <w:marTop w:val="0"/>
          <w:marBottom w:val="0"/>
          <w:divBdr>
            <w:top w:val="none" w:sz="0" w:space="0" w:color="auto"/>
            <w:left w:val="none" w:sz="0" w:space="0" w:color="auto"/>
            <w:bottom w:val="none" w:sz="0" w:space="0" w:color="auto"/>
            <w:right w:val="none" w:sz="0" w:space="0" w:color="auto"/>
          </w:divBdr>
        </w:div>
        <w:div w:id="1798256083">
          <w:marLeft w:val="640"/>
          <w:marRight w:val="0"/>
          <w:marTop w:val="0"/>
          <w:marBottom w:val="0"/>
          <w:divBdr>
            <w:top w:val="none" w:sz="0" w:space="0" w:color="auto"/>
            <w:left w:val="none" w:sz="0" w:space="0" w:color="auto"/>
            <w:bottom w:val="none" w:sz="0" w:space="0" w:color="auto"/>
            <w:right w:val="none" w:sz="0" w:space="0" w:color="auto"/>
          </w:divBdr>
        </w:div>
        <w:div w:id="58094474">
          <w:marLeft w:val="640"/>
          <w:marRight w:val="0"/>
          <w:marTop w:val="0"/>
          <w:marBottom w:val="0"/>
          <w:divBdr>
            <w:top w:val="none" w:sz="0" w:space="0" w:color="auto"/>
            <w:left w:val="none" w:sz="0" w:space="0" w:color="auto"/>
            <w:bottom w:val="none" w:sz="0" w:space="0" w:color="auto"/>
            <w:right w:val="none" w:sz="0" w:space="0" w:color="auto"/>
          </w:divBdr>
        </w:div>
        <w:div w:id="814371971">
          <w:marLeft w:val="640"/>
          <w:marRight w:val="0"/>
          <w:marTop w:val="0"/>
          <w:marBottom w:val="0"/>
          <w:divBdr>
            <w:top w:val="none" w:sz="0" w:space="0" w:color="auto"/>
            <w:left w:val="none" w:sz="0" w:space="0" w:color="auto"/>
            <w:bottom w:val="none" w:sz="0" w:space="0" w:color="auto"/>
            <w:right w:val="none" w:sz="0" w:space="0" w:color="auto"/>
          </w:divBdr>
        </w:div>
        <w:div w:id="1383359460">
          <w:marLeft w:val="640"/>
          <w:marRight w:val="0"/>
          <w:marTop w:val="0"/>
          <w:marBottom w:val="0"/>
          <w:divBdr>
            <w:top w:val="none" w:sz="0" w:space="0" w:color="auto"/>
            <w:left w:val="none" w:sz="0" w:space="0" w:color="auto"/>
            <w:bottom w:val="none" w:sz="0" w:space="0" w:color="auto"/>
            <w:right w:val="none" w:sz="0" w:space="0" w:color="auto"/>
          </w:divBdr>
        </w:div>
        <w:div w:id="1283919790">
          <w:marLeft w:val="640"/>
          <w:marRight w:val="0"/>
          <w:marTop w:val="0"/>
          <w:marBottom w:val="0"/>
          <w:divBdr>
            <w:top w:val="none" w:sz="0" w:space="0" w:color="auto"/>
            <w:left w:val="none" w:sz="0" w:space="0" w:color="auto"/>
            <w:bottom w:val="none" w:sz="0" w:space="0" w:color="auto"/>
            <w:right w:val="none" w:sz="0" w:space="0" w:color="auto"/>
          </w:divBdr>
        </w:div>
        <w:div w:id="120152553">
          <w:marLeft w:val="640"/>
          <w:marRight w:val="0"/>
          <w:marTop w:val="0"/>
          <w:marBottom w:val="0"/>
          <w:divBdr>
            <w:top w:val="none" w:sz="0" w:space="0" w:color="auto"/>
            <w:left w:val="none" w:sz="0" w:space="0" w:color="auto"/>
            <w:bottom w:val="none" w:sz="0" w:space="0" w:color="auto"/>
            <w:right w:val="none" w:sz="0" w:space="0" w:color="auto"/>
          </w:divBdr>
        </w:div>
        <w:div w:id="993682497">
          <w:marLeft w:val="640"/>
          <w:marRight w:val="0"/>
          <w:marTop w:val="0"/>
          <w:marBottom w:val="0"/>
          <w:divBdr>
            <w:top w:val="none" w:sz="0" w:space="0" w:color="auto"/>
            <w:left w:val="none" w:sz="0" w:space="0" w:color="auto"/>
            <w:bottom w:val="none" w:sz="0" w:space="0" w:color="auto"/>
            <w:right w:val="none" w:sz="0" w:space="0" w:color="auto"/>
          </w:divBdr>
        </w:div>
        <w:div w:id="1225750194">
          <w:marLeft w:val="640"/>
          <w:marRight w:val="0"/>
          <w:marTop w:val="0"/>
          <w:marBottom w:val="0"/>
          <w:divBdr>
            <w:top w:val="none" w:sz="0" w:space="0" w:color="auto"/>
            <w:left w:val="none" w:sz="0" w:space="0" w:color="auto"/>
            <w:bottom w:val="none" w:sz="0" w:space="0" w:color="auto"/>
            <w:right w:val="none" w:sz="0" w:space="0" w:color="auto"/>
          </w:divBdr>
        </w:div>
        <w:div w:id="590504962">
          <w:marLeft w:val="640"/>
          <w:marRight w:val="0"/>
          <w:marTop w:val="0"/>
          <w:marBottom w:val="0"/>
          <w:divBdr>
            <w:top w:val="none" w:sz="0" w:space="0" w:color="auto"/>
            <w:left w:val="none" w:sz="0" w:space="0" w:color="auto"/>
            <w:bottom w:val="none" w:sz="0" w:space="0" w:color="auto"/>
            <w:right w:val="none" w:sz="0" w:space="0" w:color="auto"/>
          </w:divBdr>
        </w:div>
        <w:div w:id="1237321477">
          <w:marLeft w:val="640"/>
          <w:marRight w:val="0"/>
          <w:marTop w:val="0"/>
          <w:marBottom w:val="0"/>
          <w:divBdr>
            <w:top w:val="none" w:sz="0" w:space="0" w:color="auto"/>
            <w:left w:val="none" w:sz="0" w:space="0" w:color="auto"/>
            <w:bottom w:val="none" w:sz="0" w:space="0" w:color="auto"/>
            <w:right w:val="none" w:sz="0" w:space="0" w:color="auto"/>
          </w:divBdr>
        </w:div>
        <w:div w:id="1295911174">
          <w:marLeft w:val="640"/>
          <w:marRight w:val="0"/>
          <w:marTop w:val="0"/>
          <w:marBottom w:val="0"/>
          <w:divBdr>
            <w:top w:val="none" w:sz="0" w:space="0" w:color="auto"/>
            <w:left w:val="none" w:sz="0" w:space="0" w:color="auto"/>
            <w:bottom w:val="none" w:sz="0" w:space="0" w:color="auto"/>
            <w:right w:val="none" w:sz="0" w:space="0" w:color="auto"/>
          </w:divBdr>
        </w:div>
        <w:div w:id="697237922">
          <w:marLeft w:val="640"/>
          <w:marRight w:val="0"/>
          <w:marTop w:val="0"/>
          <w:marBottom w:val="0"/>
          <w:divBdr>
            <w:top w:val="none" w:sz="0" w:space="0" w:color="auto"/>
            <w:left w:val="none" w:sz="0" w:space="0" w:color="auto"/>
            <w:bottom w:val="none" w:sz="0" w:space="0" w:color="auto"/>
            <w:right w:val="none" w:sz="0" w:space="0" w:color="auto"/>
          </w:divBdr>
        </w:div>
        <w:div w:id="514852302">
          <w:marLeft w:val="640"/>
          <w:marRight w:val="0"/>
          <w:marTop w:val="0"/>
          <w:marBottom w:val="0"/>
          <w:divBdr>
            <w:top w:val="none" w:sz="0" w:space="0" w:color="auto"/>
            <w:left w:val="none" w:sz="0" w:space="0" w:color="auto"/>
            <w:bottom w:val="none" w:sz="0" w:space="0" w:color="auto"/>
            <w:right w:val="none" w:sz="0" w:space="0" w:color="auto"/>
          </w:divBdr>
        </w:div>
        <w:div w:id="1008487355">
          <w:marLeft w:val="640"/>
          <w:marRight w:val="0"/>
          <w:marTop w:val="0"/>
          <w:marBottom w:val="0"/>
          <w:divBdr>
            <w:top w:val="none" w:sz="0" w:space="0" w:color="auto"/>
            <w:left w:val="none" w:sz="0" w:space="0" w:color="auto"/>
            <w:bottom w:val="none" w:sz="0" w:space="0" w:color="auto"/>
            <w:right w:val="none" w:sz="0" w:space="0" w:color="auto"/>
          </w:divBdr>
        </w:div>
        <w:div w:id="1750734486">
          <w:marLeft w:val="640"/>
          <w:marRight w:val="0"/>
          <w:marTop w:val="0"/>
          <w:marBottom w:val="0"/>
          <w:divBdr>
            <w:top w:val="none" w:sz="0" w:space="0" w:color="auto"/>
            <w:left w:val="none" w:sz="0" w:space="0" w:color="auto"/>
            <w:bottom w:val="none" w:sz="0" w:space="0" w:color="auto"/>
            <w:right w:val="none" w:sz="0" w:space="0" w:color="auto"/>
          </w:divBdr>
        </w:div>
        <w:div w:id="1953197786">
          <w:marLeft w:val="640"/>
          <w:marRight w:val="0"/>
          <w:marTop w:val="0"/>
          <w:marBottom w:val="0"/>
          <w:divBdr>
            <w:top w:val="none" w:sz="0" w:space="0" w:color="auto"/>
            <w:left w:val="none" w:sz="0" w:space="0" w:color="auto"/>
            <w:bottom w:val="none" w:sz="0" w:space="0" w:color="auto"/>
            <w:right w:val="none" w:sz="0" w:space="0" w:color="auto"/>
          </w:divBdr>
        </w:div>
        <w:div w:id="1311255188">
          <w:marLeft w:val="640"/>
          <w:marRight w:val="0"/>
          <w:marTop w:val="0"/>
          <w:marBottom w:val="0"/>
          <w:divBdr>
            <w:top w:val="none" w:sz="0" w:space="0" w:color="auto"/>
            <w:left w:val="none" w:sz="0" w:space="0" w:color="auto"/>
            <w:bottom w:val="none" w:sz="0" w:space="0" w:color="auto"/>
            <w:right w:val="none" w:sz="0" w:space="0" w:color="auto"/>
          </w:divBdr>
        </w:div>
        <w:div w:id="33697116">
          <w:marLeft w:val="640"/>
          <w:marRight w:val="0"/>
          <w:marTop w:val="0"/>
          <w:marBottom w:val="0"/>
          <w:divBdr>
            <w:top w:val="none" w:sz="0" w:space="0" w:color="auto"/>
            <w:left w:val="none" w:sz="0" w:space="0" w:color="auto"/>
            <w:bottom w:val="none" w:sz="0" w:space="0" w:color="auto"/>
            <w:right w:val="none" w:sz="0" w:space="0" w:color="auto"/>
          </w:divBdr>
        </w:div>
        <w:div w:id="925921411">
          <w:marLeft w:val="640"/>
          <w:marRight w:val="0"/>
          <w:marTop w:val="0"/>
          <w:marBottom w:val="0"/>
          <w:divBdr>
            <w:top w:val="none" w:sz="0" w:space="0" w:color="auto"/>
            <w:left w:val="none" w:sz="0" w:space="0" w:color="auto"/>
            <w:bottom w:val="none" w:sz="0" w:space="0" w:color="auto"/>
            <w:right w:val="none" w:sz="0" w:space="0" w:color="auto"/>
          </w:divBdr>
        </w:div>
        <w:div w:id="2053309661">
          <w:marLeft w:val="640"/>
          <w:marRight w:val="0"/>
          <w:marTop w:val="0"/>
          <w:marBottom w:val="0"/>
          <w:divBdr>
            <w:top w:val="none" w:sz="0" w:space="0" w:color="auto"/>
            <w:left w:val="none" w:sz="0" w:space="0" w:color="auto"/>
            <w:bottom w:val="none" w:sz="0" w:space="0" w:color="auto"/>
            <w:right w:val="none" w:sz="0" w:space="0" w:color="auto"/>
          </w:divBdr>
        </w:div>
        <w:div w:id="196283071">
          <w:marLeft w:val="640"/>
          <w:marRight w:val="0"/>
          <w:marTop w:val="0"/>
          <w:marBottom w:val="0"/>
          <w:divBdr>
            <w:top w:val="none" w:sz="0" w:space="0" w:color="auto"/>
            <w:left w:val="none" w:sz="0" w:space="0" w:color="auto"/>
            <w:bottom w:val="none" w:sz="0" w:space="0" w:color="auto"/>
            <w:right w:val="none" w:sz="0" w:space="0" w:color="auto"/>
          </w:divBdr>
        </w:div>
        <w:div w:id="1598250778">
          <w:marLeft w:val="640"/>
          <w:marRight w:val="0"/>
          <w:marTop w:val="0"/>
          <w:marBottom w:val="0"/>
          <w:divBdr>
            <w:top w:val="none" w:sz="0" w:space="0" w:color="auto"/>
            <w:left w:val="none" w:sz="0" w:space="0" w:color="auto"/>
            <w:bottom w:val="none" w:sz="0" w:space="0" w:color="auto"/>
            <w:right w:val="none" w:sz="0" w:space="0" w:color="auto"/>
          </w:divBdr>
        </w:div>
        <w:div w:id="223876959">
          <w:marLeft w:val="640"/>
          <w:marRight w:val="0"/>
          <w:marTop w:val="0"/>
          <w:marBottom w:val="0"/>
          <w:divBdr>
            <w:top w:val="none" w:sz="0" w:space="0" w:color="auto"/>
            <w:left w:val="none" w:sz="0" w:space="0" w:color="auto"/>
            <w:bottom w:val="none" w:sz="0" w:space="0" w:color="auto"/>
            <w:right w:val="none" w:sz="0" w:space="0" w:color="auto"/>
          </w:divBdr>
        </w:div>
        <w:div w:id="370809055">
          <w:marLeft w:val="640"/>
          <w:marRight w:val="0"/>
          <w:marTop w:val="0"/>
          <w:marBottom w:val="0"/>
          <w:divBdr>
            <w:top w:val="none" w:sz="0" w:space="0" w:color="auto"/>
            <w:left w:val="none" w:sz="0" w:space="0" w:color="auto"/>
            <w:bottom w:val="none" w:sz="0" w:space="0" w:color="auto"/>
            <w:right w:val="none" w:sz="0" w:space="0" w:color="auto"/>
          </w:divBdr>
        </w:div>
        <w:div w:id="737554344">
          <w:marLeft w:val="640"/>
          <w:marRight w:val="0"/>
          <w:marTop w:val="0"/>
          <w:marBottom w:val="0"/>
          <w:divBdr>
            <w:top w:val="none" w:sz="0" w:space="0" w:color="auto"/>
            <w:left w:val="none" w:sz="0" w:space="0" w:color="auto"/>
            <w:bottom w:val="none" w:sz="0" w:space="0" w:color="auto"/>
            <w:right w:val="none" w:sz="0" w:space="0" w:color="auto"/>
          </w:divBdr>
        </w:div>
        <w:div w:id="1550342976">
          <w:marLeft w:val="640"/>
          <w:marRight w:val="0"/>
          <w:marTop w:val="0"/>
          <w:marBottom w:val="0"/>
          <w:divBdr>
            <w:top w:val="none" w:sz="0" w:space="0" w:color="auto"/>
            <w:left w:val="none" w:sz="0" w:space="0" w:color="auto"/>
            <w:bottom w:val="none" w:sz="0" w:space="0" w:color="auto"/>
            <w:right w:val="none" w:sz="0" w:space="0" w:color="auto"/>
          </w:divBdr>
        </w:div>
        <w:div w:id="1540973367">
          <w:marLeft w:val="640"/>
          <w:marRight w:val="0"/>
          <w:marTop w:val="0"/>
          <w:marBottom w:val="0"/>
          <w:divBdr>
            <w:top w:val="none" w:sz="0" w:space="0" w:color="auto"/>
            <w:left w:val="none" w:sz="0" w:space="0" w:color="auto"/>
            <w:bottom w:val="none" w:sz="0" w:space="0" w:color="auto"/>
            <w:right w:val="none" w:sz="0" w:space="0" w:color="auto"/>
          </w:divBdr>
        </w:div>
        <w:div w:id="1435444890">
          <w:marLeft w:val="640"/>
          <w:marRight w:val="0"/>
          <w:marTop w:val="0"/>
          <w:marBottom w:val="0"/>
          <w:divBdr>
            <w:top w:val="none" w:sz="0" w:space="0" w:color="auto"/>
            <w:left w:val="none" w:sz="0" w:space="0" w:color="auto"/>
            <w:bottom w:val="none" w:sz="0" w:space="0" w:color="auto"/>
            <w:right w:val="none" w:sz="0" w:space="0" w:color="auto"/>
          </w:divBdr>
        </w:div>
        <w:div w:id="15888627">
          <w:marLeft w:val="640"/>
          <w:marRight w:val="0"/>
          <w:marTop w:val="0"/>
          <w:marBottom w:val="0"/>
          <w:divBdr>
            <w:top w:val="none" w:sz="0" w:space="0" w:color="auto"/>
            <w:left w:val="none" w:sz="0" w:space="0" w:color="auto"/>
            <w:bottom w:val="none" w:sz="0" w:space="0" w:color="auto"/>
            <w:right w:val="none" w:sz="0" w:space="0" w:color="auto"/>
          </w:divBdr>
        </w:div>
        <w:div w:id="941301922">
          <w:marLeft w:val="640"/>
          <w:marRight w:val="0"/>
          <w:marTop w:val="0"/>
          <w:marBottom w:val="0"/>
          <w:divBdr>
            <w:top w:val="none" w:sz="0" w:space="0" w:color="auto"/>
            <w:left w:val="none" w:sz="0" w:space="0" w:color="auto"/>
            <w:bottom w:val="none" w:sz="0" w:space="0" w:color="auto"/>
            <w:right w:val="none" w:sz="0" w:space="0" w:color="auto"/>
          </w:divBdr>
        </w:div>
        <w:div w:id="3636927">
          <w:marLeft w:val="640"/>
          <w:marRight w:val="0"/>
          <w:marTop w:val="0"/>
          <w:marBottom w:val="0"/>
          <w:divBdr>
            <w:top w:val="none" w:sz="0" w:space="0" w:color="auto"/>
            <w:left w:val="none" w:sz="0" w:space="0" w:color="auto"/>
            <w:bottom w:val="none" w:sz="0" w:space="0" w:color="auto"/>
            <w:right w:val="none" w:sz="0" w:space="0" w:color="auto"/>
          </w:divBdr>
        </w:div>
        <w:div w:id="278295794">
          <w:marLeft w:val="640"/>
          <w:marRight w:val="0"/>
          <w:marTop w:val="0"/>
          <w:marBottom w:val="0"/>
          <w:divBdr>
            <w:top w:val="none" w:sz="0" w:space="0" w:color="auto"/>
            <w:left w:val="none" w:sz="0" w:space="0" w:color="auto"/>
            <w:bottom w:val="none" w:sz="0" w:space="0" w:color="auto"/>
            <w:right w:val="none" w:sz="0" w:space="0" w:color="auto"/>
          </w:divBdr>
        </w:div>
        <w:div w:id="266272786">
          <w:marLeft w:val="640"/>
          <w:marRight w:val="0"/>
          <w:marTop w:val="0"/>
          <w:marBottom w:val="0"/>
          <w:divBdr>
            <w:top w:val="none" w:sz="0" w:space="0" w:color="auto"/>
            <w:left w:val="none" w:sz="0" w:space="0" w:color="auto"/>
            <w:bottom w:val="none" w:sz="0" w:space="0" w:color="auto"/>
            <w:right w:val="none" w:sz="0" w:space="0" w:color="auto"/>
          </w:divBdr>
        </w:div>
        <w:div w:id="1291471080">
          <w:marLeft w:val="640"/>
          <w:marRight w:val="0"/>
          <w:marTop w:val="0"/>
          <w:marBottom w:val="0"/>
          <w:divBdr>
            <w:top w:val="none" w:sz="0" w:space="0" w:color="auto"/>
            <w:left w:val="none" w:sz="0" w:space="0" w:color="auto"/>
            <w:bottom w:val="none" w:sz="0" w:space="0" w:color="auto"/>
            <w:right w:val="none" w:sz="0" w:space="0" w:color="auto"/>
          </w:divBdr>
        </w:div>
        <w:div w:id="446581538">
          <w:marLeft w:val="640"/>
          <w:marRight w:val="0"/>
          <w:marTop w:val="0"/>
          <w:marBottom w:val="0"/>
          <w:divBdr>
            <w:top w:val="none" w:sz="0" w:space="0" w:color="auto"/>
            <w:left w:val="none" w:sz="0" w:space="0" w:color="auto"/>
            <w:bottom w:val="none" w:sz="0" w:space="0" w:color="auto"/>
            <w:right w:val="none" w:sz="0" w:space="0" w:color="auto"/>
          </w:divBdr>
        </w:div>
        <w:div w:id="1757363893">
          <w:marLeft w:val="640"/>
          <w:marRight w:val="0"/>
          <w:marTop w:val="0"/>
          <w:marBottom w:val="0"/>
          <w:divBdr>
            <w:top w:val="none" w:sz="0" w:space="0" w:color="auto"/>
            <w:left w:val="none" w:sz="0" w:space="0" w:color="auto"/>
            <w:bottom w:val="none" w:sz="0" w:space="0" w:color="auto"/>
            <w:right w:val="none" w:sz="0" w:space="0" w:color="auto"/>
          </w:divBdr>
        </w:div>
        <w:div w:id="1368220148">
          <w:marLeft w:val="640"/>
          <w:marRight w:val="0"/>
          <w:marTop w:val="0"/>
          <w:marBottom w:val="0"/>
          <w:divBdr>
            <w:top w:val="none" w:sz="0" w:space="0" w:color="auto"/>
            <w:left w:val="none" w:sz="0" w:space="0" w:color="auto"/>
            <w:bottom w:val="none" w:sz="0" w:space="0" w:color="auto"/>
            <w:right w:val="none" w:sz="0" w:space="0" w:color="auto"/>
          </w:divBdr>
        </w:div>
        <w:div w:id="1978951954">
          <w:marLeft w:val="640"/>
          <w:marRight w:val="0"/>
          <w:marTop w:val="0"/>
          <w:marBottom w:val="0"/>
          <w:divBdr>
            <w:top w:val="none" w:sz="0" w:space="0" w:color="auto"/>
            <w:left w:val="none" w:sz="0" w:space="0" w:color="auto"/>
            <w:bottom w:val="none" w:sz="0" w:space="0" w:color="auto"/>
            <w:right w:val="none" w:sz="0" w:space="0" w:color="auto"/>
          </w:divBdr>
        </w:div>
        <w:div w:id="107894940">
          <w:marLeft w:val="640"/>
          <w:marRight w:val="0"/>
          <w:marTop w:val="0"/>
          <w:marBottom w:val="0"/>
          <w:divBdr>
            <w:top w:val="none" w:sz="0" w:space="0" w:color="auto"/>
            <w:left w:val="none" w:sz="0" w:space="0" w:color="auto"/>
            <w:bottom w:val="none" w:sz="0" w:space="0" w:color="auto"/>
            <w:right w:val="none" w:sz="0" w:space="0" w:color="auto"/>
          </w:divBdr>
        </w:div>
        <w:div w:id="52043833">
          <w:marLeft w:val="640"/>
          <w:marRight w:val="0"/>
          <w:marTop w:val="0"/>
          <w:marBottom w:val="0"/>
          <w:divBdr>
            <w:top w:val="none" w:sz="0" w:space="0" w:color="auto"/>
            <w:left w:val="none" w:sz="0" w:space="0" w:color="auto"/>
            <w:bottom w:val="none" w:sz="0" w:space="0" w:color="auto"/>
            <w:right w:val="none" w:sz="0" w:space="0" w:color="auto"/>
          </w:divBdr>
        </w:div>
        <w:div w:id="994450934">
          <w:marLeft w:val="640"/>
          <w:marRight w:val="0"/>
          <w:marTop w:val="0"/>
          <w:marBottom w:val="0"/>
          <w:divBdr>
            <w:top w:val="none" w:sz="0" w:space="0" w:color="auto"/>
            <w:left w:val="none" w:sz="0" w:space="0" w:color="auto"/>
            <w:bottom w:val="none" w:sz="0" w:space="0" w:color="auto"/>
            <w:right w:val="none" w:sz="0" w:space="0" w:color="auto"/>
          </w:divBdr>
        </w:div>
        <w:div w:id="2018537510">
          <w:marLeft w:val="640"/>
          <w:marRight w:val="0"/>
          <w:marTop w:val="0"/>
          <w:marBottom w:val="0"/>
          <w:divBdr>
            <w:top w:val="none" w:sz="0" w:space="0" w:color="auto"/>
            <w:left w:val="none" w:sz="0" w:space="0" w:color="auto"/>
            <w:bottom w:val="none" w:sz="0" w:space="0" w:color="auto"/>
            <w:right w:val="none" w:sz="0" w:space="0" w:color="auto"/>
          </w:divBdr>
        </w:div>
        <w:div w:id="205945681">
          <w:marLeft w:val="640"/>
          <w:marRight w:val="0"/>
          <w:marTop w:val="0"/>
          <w:marBottom w:val="0"/>
          <w:divBdr>
            <w:top w:val="none" w:sz="0" w:space="0" w:color="auto"/>
            <w:left w:val="none" w:sz="0" w:space="0" w:color="auto"/>
            <w:bottom w:val="none" w:sz="0" w:space="0" w:color="auto"/>
            <w:right w:val="none" w:sz="0" w:space="0" w:color="auto"/>
          </w:divBdr>
        </w:div>
        <w:div w:id="205408937">
          <w:marLeft w:val="640"/>
          <w:marRight w:val="0"/>
          <w:marTop w:val="0"/>
          <w:marBottom w:val="0"/>
          <w:divBdr>
            <w:top w:val="none" w:sz="0" w:space="0" w:color="auto"/>
            <w:left w:val="none" w:sz="0" w:space="0" w:color="auto"/>
            <w:bottom w:val="none" w:sz="0" w:space="0" w:color="auto"/>
            <w:right w:val="none" w:sz="0" w:space="0" w:color="auto"/>
          </w:divBdr>
        </w:div>
        <w:div w:id="1600945702">
          <w:marLeft w:val="640"/>
          <w:marRight w:val="0"/>
          <w:marTop w:val="0"/>
          <w:marBottom w:val="0"/>
          <w:divBdr>
            <w:top w:val="none" w:sz="0" w:space="0" w:color="auto"/>
            <w:left w:val="none" w:sz="0" w:space="0" w:color="auto"/>
            <w:bottom w:val="none" w:sz="0" w:space="0" w:color="auto"/>
            <w:right w:val="none" w:sz="0" w:space="0" w:color="auto"/>
          </w:divBdr>
        </w:div>
        <w:div w:id="685328980">
          <w:marLeft w:val="640"/>
          <w:marRight w:val="0"/>
          <w:marTop w:val="0"/>
          <w:marBottom w:val="0"/>
          <w:divBdr>
            <w:top w:val="none" w:sz="0" w:space="0" w:color="auto"/>
            <w:left w:val="none" w:sz="0" w:space="0" w:color="auto"/>
            <w:bottom w:val="none" w:sz="0" w:space="0" w:color="auto"/>
            <w:right w:val="none" w:sz="0" w:space="0" w:color="auto"/>
          </w:divBdr>
        </w:div>
        <w:div w:id="382608290">
          <w:marLeft w:val="640"/>
          <w:marRight w:val="0"/>
          <w:marTop w:val="0"/>
          <w:marBottom w:val="0"/>
          <w:divBdr>
            <w:top w:val="none" w:sz="0" w:space="0" w:color="auto"/>
            <w:left w:val="none" w:sz="0" w:space="0" w:color="auto"/>
            <w:bottom w:val="none" w:sz="0" w:space="0" w:color="auto"/>
            <w:right w:val="none" w:sz="0" w:space="0" w:color="auto"/>
          </w:divBdr>
        </w:div>
        <w:div w:id="366027835">
          <w:marLeft w:val="640"/>
          <w:marRight w:val="0"/>
          <w:marTop w:val="0"/>
          <w:marBottom w:val="0"/>
          <w:divBdr>
            <w:top w:val="none" w:sz="0" w:space="0" w:color="auto"/>
            <w:left w:val="none" w:sz="0" w:space="0" w:color="auto"/>
            <w:bottom w:val="none" w:sz="0" w:space="0" w:color="auto"/>
            <w:right w:val="none" w:sz="0" w:space="0" w:color="auto"/>
          </w:divBdr>
        </w:div>
        <w:div w:id="123546626">
          <w:marLeft w:val="640"/>
          <w:marRight w:val="0"/>
          <w:marTop w:val="0"/>
          <w:marBottom w:val="0"/>
          <w:divBdr>
            <w:top w:val="none" w:sz="0" w:space="0" w:color="auto"/>
            <w:left w:val="none" w:sz="0" w:space="0" w:color="auto"/>
            <w:bottom w:val="none" w:sz="0" w:space="0" w:color="auto"/>
            <w:right w:val="none" w:sz="0" w:space="0" w:color="auto"/>
          </w:divBdr>
        </w:div>
        <w:div w:id="1604066675">
          <w:marLeft w:val="640"/>
          <w:marRight w:val="0"/>
          <w:marTop w:val="0"/>
          <w:marBottom w:val="0"/>
          <w:divBdr>
            <w:top w:val="none" w:sz="0" w:space="0" w:color="auto"/>
            <w:left w:val="none" w:sz="0" w:space="0" w:color="auto"/>
            <w:bottom w:val="none" w:sz="0" w:space="0" w:color="auto"/>
            <w:right w:val="none" w:sz="0" w:space="0" w:color="auto"/>
          </w:divBdr>
        </w:div>
        <w:div w:id="1120220939">
          <w:marLeft w:val="640"/>
          <w:marRight w:val="0"/>
          <w:marTop w:val="0"/>
          <w:marBottom w:val="0"/>
          <w:divBdr>
            <w:top w:val="none" w:sz="0" w:space="0" w:color="auto"/>
            <w:left w:val="none" w:sz="0" w:space="0" w:color="auto"/>
            <w:bottom w:val="none" w:sz="0" w:space="0" w:color="auto"/>
            <w:right w:val="none" w:sz="0" w:space="0" w:color="auto"/>
          </w:divBdr>
        </w:div>
        <w:div w:id="1096318303">
          <w:marLeft w:val="640"/>
          <w:marRight w:val="0"/>
          <w:marTop w:val="0"/>
          <w:marBottom w:val="0"/>
          <w:divBdr>
            <w:top w:val="none" w:sz="0" w:space="0" w:color="auto"/>
            <w:left w:val="none" w:sz="0" w:space="0" w:color="auto"/>
            <w:bottom w:val="none" w:sz="0" w:space="0" w:color="auto"/>
            <w:right w:val="none" w:sz="0" w:space="0" w:color="auto"/>
          </w:divBdr>
        </w:div>
        <w:div w:id="1133061995">
          <w:marLeft w:val="640"/>
          <w:marRight w:val="0"/>
          <w:marTop w:val="0"/>
          <w:marBottom w:val="0"/>
          <w:divBdr>
            <w:top w:val="none" w:sz="0" w:space="0" w:color="auto"/>
            <w:left w:val="none" w:sz="0" w:space="0" w:color="auto"/>
            <w:bottom w:val="none" w:sz="0" w:space="0" w:color="auto"/>
            <w:right w:val="none" w:sz="0" w:space="0" w:color="auto"/>
          </w:divBdr>
        </w:div>
        <w:div w:id="1133909492">
          <w:marLeft w:val="640"/>
          <w:marRight w:val="0"/>
          <w:marTop w:val="0"/>
          <w:marBottom w:val="0"/>
          <w:divBdr>
            <w:top w:val="none" w:sz="0" w:space="0" w:color="auto"/>
            <w:left w:val="none" w:sz="0" w:space="0" w:color="auto"/>
            <w:bottom w:val="none" w:sz="0" w:space="0" w:color="auto"/>
            <w:right w:val="none" w:sz="0" w:space="0" w:color="auto"/>
          </w:divBdr>
        </w:div>
        <w:div w:id="1102070138">
          <w:marLeft w:val="640"/>
          <w:marRight w:val="0"/>
          <w:marTop w:val="0"/>
          <w:marBottom w:val="0"/>
          <w:divBdr>
            <w:top w:val="none" w:sz="0" w:space="0" w:color="auto"/>
            <w:left w:val="none" w:sz="0" w:space="0" w:color="auto"/>
            <w:bottom w:val="none" w:sz="0" w:space="0" w:color="auto"/>
            <w:right w:val="none" w:sz="0" w:space="0" w:color="auto"/>
          </w:divBdr>
        </w:div>
        <w:div w:id="1992827285">
          <w:marLeft w:val="640"/>
          <w:marRight w:val="0"/>
          <w:marTop w:val="0"/>
          <w:marBottom w:val="0"/>
          <w:divBdr>
            <w:top w:val="none" w:sz="0" w:space="0" w:color="auto"/>
            <w:left w:val="none" w:sz="0" w:space="0" w:color="auto"/>
            <w:bottom w:val="none" w:sz="0" w:space="0" w:color="auto"/>
            <w:right w:val="none" w:sz="0" w:space="0" w:color="auto"/>
          </w:divBdr>
        </w:div>
        <w:div w:id="1430353634">
          <w:marLeft w:val="640"/>
          <w:marRight w:val="0"/>
          <w:marTop w:val="0"/>
          <w:marBottom w:val="0"/>
          <w:divBdr>
            <w:top w:val="none" w:sz="0" w:space="0" w:color="auto"/>
            <w:left w:val="none" w:sz="0" w:space="0" w:color="auto"/>
            <w:bottom w:val="none" w:sz="0" w:space="0" w:color="auto"/>
            <w:right w:val="none" w:sz="0" w:space="0" w:color="auto"/>
          </w:divBdr>
        </w:div>
        <w:div w:id="1446146894">
          <w:marLeft w:val="640"/>
          <w:marRight w:val="0"/>
          <w:marTop w:val="0"/>
          <w:marBottom w:val="0"/>
          <w:divBdr>
            <w:top w:val="none" w:sz="0" w:space="0" w:color="auto"/>
            <w:left w:val="none" w:sz="0" w:space="0" w:color="auto"/>
            <w:bottom w:val="none" w:sz="0" w:space="0" w:color="auto"/>
            <w:right w:val="none" w:sz="0" w:space="0" w:color="auto"/>
          </w:divBdr>
        </w:div>
        <w:div w:id="448865156">
          <w:marLeft w:val="640"/>
          <w:marRight w:val="0"/>
          <w:marTop w:val="0"/>
          <w:marBottom w:val="0"/>
          <w:divBdr>
            <w:top w:val="none" w:sz="0" w:space="0" w:color="auto"/>
            <w:left w:val="none" w:sz="0" w:space="0" w:color="auto"/>
            <w:bottom w:val="none" w:sz="0" w:space="0" w:color="auto"/>
            <w:right w:val="none" w:sz="0" w:space="0" w:color="auto"/>
          </w:divBdr>
        </w:div>
        <w:div w:id="276065262">
          <w:marLeft w:val="640"/>
          <w:marRight w:val="0"/>
          <w:marTop w:val="0"/>
          <w:marBottom w:val="0"/>
          <w:divBdr>
            <w:top w:val="none" w:sz="0" w:space="0" w:color="auto"/>
            <w:left w:val="none" w:sz="0" w:space="0" w:color="auto"/>
            <w:bottom w:val="none" w:sz="0" w:space="0" w:color="auto"/>
            <w:right w:val="none" w:sz="0" w:space="0" w:color="auto"/>
          </w:divBdr>
        </w:div>
        <w:div w:id="556861691">
          <w:marLeft w:val="640"/>
          <w:marRight w:val="0"/>
          <w:marTop w:val="0"/>
          <w:marBottom w:val="0"/>
          <w:divBdr>
            <w:top w:val="none" w:sz="0" w:space="0" w:color="auto"/>
            <w:left w:val="none" w:sz="0" w:space="0" w:color="auto"/>
            <w:bottom w:val="none" w:sz="0" w:space="0" w:color="auto"/>
            <w:right w:val="none" w:sz="0" w:space="0" w:color="auto"/>
          </w:divBdr>
        </w:div>
        <w:div w:id="510726479">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4970205">
      <w:bodyDiv w:val="1"/>
      <w:marLeft w:val="0"/>
      <w:marRight w:val="0"/>
      <w:marTop w:val="0"/>
      <w:marBottom w:val="0"/>
      <w:divBdr>
        <w:top w:val="none" w:sz="0" w:space="0" w:color="auto"/>
        <w:left w:val="none" w:sz="0" w:space="0" w:color="auto"/>
        <w:bottom w:val="none" w:sz="0" w:space="0" w:color="auto"/>
        <w:right w:val="none" w:sz="0" w:space="0" w:color="auto"/>
      </w:divBdr>
      <w:divsChild>
        <w:div w:id="188952189">
          <w:marLeft w:val="640"/>
          <w:marRight w:val="0"/>
          <w:marTop w:val="0"/>
          <w:marBottom w:val="0"/>
          <w:divBdr>
            <w:top w:val="none" w:sz="0" w:space="0" w:color="auto"/>
            <w:left w:val="none" w:sz="0" w:space="0" w:color="auto"/>
            <w:bottom w:val="none" w:sz="0" w:space="0" w:color="auto"/>
            <w:right w:val="none" w:sz="0" w:space="0" w:color="auto"/>
          </w:divBdr>
        </w:div>
        <w:div w:id="248737464">
          <w:marLeft w:val="640"/>
          <w:marRight w:val="0"/>
          <w:marTop w:val="0"/>
          <w:marBottom w:val="0"/>
          <w:divBdr>
            <w:top w:val="none" w:sz="0" w:space="0" w:color="auto"/>
            <w:left w:val="none" w:sz="0" w:space="0" w:color="auto"/>
            <w:bottom w:val="none" w:sz="0" w:space="0" w:color="auto"/>
            <w:right w:val="none" w:sz="0" w:space="0" w:color="auto"/>
          </w:divBdr>
        </w:div>
        <w:div w:id="998116937">
          <w:marLeft w:val="640"/>
          <w:marRight w:val="0"/>
          <w:marTop w:val="0"/>
          <w:marBottom w:val="0"/>
          <w:divBdr>
            <w:top w:val="none" w:sz="0" w:space="0" w:color="auto"/>
            <w:left w:val="none" w:sz="0" w:space="0" w:color="auto"/>
            <w:bottom w:val="none" w:sz="0" w:space="0" w:color="auto"/>
            <w:right w:val="none" w:sz="0" w:space="0" w:color="auto"/>
          </w:divBdr>
        </w:div>
        <w:div w:id="369962576">
          <w:marLeft w:val="640"/>
          <w:marRight w:val="0"/>
          <w:marTop w:val="0"/>
          <w:marBottom w:val="0"/>
          <w:divBdr>
            <w:top w:val="none" w:sz="0" w:space="0" w:color="auto"/>
            <w:left w:val="none" w:sz="0" w:space="0" w:color="auto"/>
            <w:bottom w:val="none" w:sz="0" w:space="0" w:color="auto"/>
            <w:right w:val="none" w:sz="0" w:space="0" w:color="auto"/>
          </w:divBdr>
        </w:div>
        <w:div w:id="1403216787">
          <w:marLeft w:val="640"/>
          <w:marRight w:val="0"/>
          <w:marTop w:val="0"/>
          <w:marBottom w:val="0"/>
          <w:divBdr>
            <w:top w:val="none" w:sz="0" w:space="0" w:color="auto"/>
            <w:left w:val="none" w:sz="0" w:space="0" w:color="auto"/>
            <w:bottom w:val="none" w:sz="0" w:space="0" w:color="auto"/>
            <w:right w:val="none" w:sz="0" w:space="0" w:color="auto"/>
          </w:divBdr>
        </w:div>
        <w:div w:id="798377922">
          <w:marLeft w:val="640"/>
          <w:marRight w:val="0"/>
          <w:marTop w:val="0"/>
          <w:marBottom w:val="0"/>
          <w:divBdr>
            <w:top w:val="none" w:sz="0" w:space="0" w:color="auto"/>
            <w:left w:val="none" w:sz="0" w:space="0" w:color="auto"/>
            <w:bottom w:val="none" w:sz="0" w:space="0" w:color="auto"/>
            <w:right w:val="none" w:sz="0" w:space="0" w:color="auto"/>
          </w:divBdr>
        </w:div>
        <w:div w:id="96023123">
          <w:marLeft w:val="640"/>
          <w:marRight w:val="0"/>
          <w:marTop w:val="0"/>
          <w:marBottom w:val="0"/>
          <w:divBdr>
            <w:top w:val="none" w:sz="0" w:space="0" w:color="auto"/>
            <w:left w:val="none" w:sz="0" w:space="0" w:color="auto"/>
            <w:bottom w:val="none" w:sz="0" w:space="0" w:color="auto"/>
            <w:right w:val="none" w:sz="0" w:space="0" w:color="auto"/>
          </w:divBdr>
        </w:div>
        <w:div w:id="884753771">
          <w:marLeft w:val="640"/>
          <w:marRight w:val="0"/>
          <w:marTop w:val="0"/>
          <w:marBottom w:val="0"/>
          <w:divBdr>
            <w:top w:val="none" w:sz="0" w:space="0" w:color="auto"/>
            <w:left w:val="none" w:sz="0" w:space="0" w:color="auto"/>
            <w:bottom w:val="none" w:sz="0" w:space="0" w:color="auto"/>
            <w:right w:val="none" w:sz="0" w:space="0" w:color="auto"/>
          </w:divBdr>
        </w:div>
        <w:div w:id="684751201">
          <w:marLeft w:val="640"/>
          <w:marRight w:val="0"/>
          <w:marTop w:val="0"/>
          <w:marBottom w:val="0"/>
          <w:divBdr>
            <w:top w:val="none" w:sz="0" w:space="0" w:color="auto"/>
            <w:left w:val="none" w:sz="0" w:space="0" w:color="auto"/>
            <w:bottom w:val="none" w:sz="0" w:space="0" w:color="auto"/>
            <w:right w:val="none" w:sz="0" w:space="0" w:color="auto"/>
          </w:divBdr>
        </w:div>
        <w:div w:id="520322453">
          <w:marLeft w:val="640"/>
          <w:marRight w:val="0"/>
          <w:marTop w:val="0"/>
          <w:marBottom w:val="0"/>
          <w:divBdr>
            <w:top w:val="none" w:sz="0" w:space="0" w:color="auto"/>
            <w:left w:val="none" w:sz="0" w:space="0" w:color="auto"/>
            <w:bottom w:val="none" w:sz="0" w:space="0" w:color="auto"/>
            <w:right w:val="none" w:sz="0" w:space="0" w:color="auto"/>
          </w:divBdr>
        </w:div>
        <w:div w:id="1901402123">
          <w:marLeft w:val="640"/>
          <w:marRight w:val="0"/>
          <w:marTop w:val="0"/>
          <w:marBottom w:val="0"/>
          <w:divBdr>
            <w:top w:val="none" w:sz="0" w:space="0" w:color="auto"/>
            <w:left w:val="none" w:sz="0" w:space="0" w:color="auto"/>
            <w:bottom w:val="none" w:sz="0" w:space="0" w:color="auto"/>
            <w:right w:val="none" w:sz="0" w:space="0" w:color="auto"/>
          </w:divBdr>
        </w:div>
        <w:div w:id="1873108278">
          <w:marLeft w:val="640"/>
          <w:marRight w:val="0"/>
          <w:marTop w:val="0"/>
          <w:marBottom w:val="0"/>
          <w:divBdr>
            <w:top w:val="none" w:sz="0" w:space="0" w:color="auto"/>
            <w:left w:val="none" w:sz="0" w:space="0" w:color="auto"/>
            <w:bottom w:val="none" w:sz="0" w:space="0" w:color="auto"/>
            <w:right w:val="none" w:sz="0" w:space="0" w:color="auto"/>
          </w:divBdr>
        </w:div>
        <w:div w:id="49113722">
          <w:marLeft w:val="640"/>
          <w:marRight w:val="0"/>
          <w:marTop w:val="0"/>
          <w:marBottom w:val="0"/>
          <w:divBdr>
            <w:top w:val="none" w:sz="0" w:space="0" w:color="auto"/>
            <w:left w:val="none" w:sz="0" w:space="0" w:color="auto"/>
            <w:bottom w:val="none" w:sz="0" w:space="0" w:color="auto"/>
            <w:right w:val="none" w:sz="0" w:space="0" w:color="auto"/>
          </w:divBdr>
        </w:div>
        <w:div w:id="1658218211">
          <w:marLeft w:val="640"/>
          <w:marRight w:val="0"/>
          <w:marTop w:val="0"/>
          <w:marBottom w:val="0"/>
          <w:divBdr>
            <w:top w:val="none" w:sz="0" w:space="0" w:color="auto"/>
            <w:left w:val="none" w:sz="0" w:space="0" w:color="auto"/>
            <w:bottom w:val="none" w:sz="0" w:space="0" w:color="auto"/>
            <w:right w:val="none" w:sz="0" w:space="0" w:color="auto"/>
          </w:divBdr>
        </w:div>
        <w:div w:id="879316823">
          <w:marLeft w:val="640"/>
          <w:marRight w:val="0"/>
          <w:marTop w:val="0"/>
          <w:marBottom w:val="0"/>
          <w:divBdr>
            <w:top w:val="none" w:sz="0" w:space="0" w:color="auto"/>
            <w:left w:val="none" w:sz="0" w:space="0" w:color="auto"/>
            <w:bottom w:val="none" w:sz="0" w:space="0" w:color="auto"/>
            <w:right w:val="none" w:sz="0" w:space="0" w:color="auto"/>
          </w:divBdr>
        </w:div>
        <w:div w:id="1438258392">
          <w:marLeft w:val="640"/>
          <w:marRight w:val="0"/>
          <w:marTop w:val="0"/>
          <w:marBottom w:val="0"/>
          <w:divBdr>
            <w:top w:val="none" w:sz="0" w:space="0" w:color="auto"/>
            <w:left w:val="none" w:sz="0" w:space="0" w:color="auto"/>
            <w:bottom w:val="none" w:sz="0" w:space="0" w:color="auto"/>
            <w:right w:val="none" w:sz="0" w:space="0" w:color="auto"/>
          </w:divBdr>
        </w:div>
        <w:div w:id="1067532683">
          <w:marLeft w:val="640"/>
          <w:marRight w:val="0"/>
          <w:marTop w:val="0"/>
          <w:marBottom w:val="0"/>
          <w:divBdr>
            <w:top w:val="none" w:sz="0" w:space="0" w:color="auto"/>
            <w:left w:val="none" w:sz="0" w:space="0" w:color="auto"/>
            <w:bottom w:val="none" w:sz="0" w:space="0" w:color="auto"/>
            <w:right w:val="none" w:sz="0" w:space="0" w:color="auto"/>
          </w:divBdr>
        </w:div>
        <w:div w:id="291256299">
          <w:marLeft w:val="640"/>
          <w:marRight w:val="0"/>
          <w:marTop w:val="0"/>
          <w:marBottom w:val="0"/>
          <w:divBdr>
            <w:top w:val="none" w:sz="0" w:space="0" w:color="auto"/>
            <w:left w:val="none" w:sz="0" w:space="0" w:color="auto"/>
            <w:bottom w:val="none" w:sz="0" w:space="0" w:color="auto"/>
            <w:right w:val="none" w:sz="0" w:space="0" w:color="auto"/>
          </w:divBdr>
        </w:div>
        <w:div w:id="1512522671">
          <w:marLeft w:val="640"/>
          <w:marRight w:val="0"/>
          <w:marTop w:val="0"/>
          <w:marBottom w:val="0"/>
          <w:divBdr>
            <w:top w:val="none" w:sz="0" w:space="0" w:color="auto"/>
            <w:left w:val="none" w:sz="0" w:space="0" w:color="auto"/>
            <w:bottom w:val="none" w:sz="0" w:space="0" w:color="auto"/>
            <w:right w:val="none" w:sz="0" w:space="0" w:color="auto"/>
          </w:divBdr>
        </w:div>
        <w:div w:id="634408480">
          <w:marLeft w:val="640"/>
          <w:marRight w:val="0"/>
          <w:marTop w:val="0"/>
          <w:marBottom w:val="0"/>
          <w:divBdr>
            <w:top w:val="none" w:sz="0" w:space="0" w:color="auto"/>
            <w:left w:val="none" w:sz="0" w:space="0" w:color="auto"/>
            <w:bottom w:val="none" w:sz="0" w:space="0" w:color="auto"/>
            <w:right w:val="none" w:sz="0" w:space="0" w:color="auto"/>
          </w:divBdr>
        </w:div>
        <w:div w:id="1182740055">
          <w:marLeft w:val="640"/>
          <w:marRight w:val="0"/>
          <w:marTop w:val="0"/>
          <w:marBottom w:val="0"/>
          <w:divBdr>
            <w:top w:val="none" w:sz="0" w:space="0" w:color="auto"/>
            <w:left w:val="none" w:sz="0" w:space="0" w:color="auto"/>
            <w:bottom w:val="none" w:sz="0" w:space="0" w:color="auto"/>
            <w:right w:val="none" w:sz="0" w:space="0" w:color="auto"/>
          </w:divBdr>
        </w:div>
        <w:div w:id="1697269933">
          <w:marLeft w:val="640"/>
          <w:marRight w:val="0"/>
          <w:marTop w:val="0"/>
          <w:marBottom w:val="0"/>
          <w:divBdr>
            <w:top w:val="none" w:sz="0" w:space="0" w:color="auto"/>
            <w:left w:val="none" w:sz="0" w:space="0" w:color="auto"/>
            <w:bottom w:val="none" w:sz="0" w:space="0" w:color="auto"/>
            <w:right w:val="none" w:sz="0" w:space="0" w:color="auto"/>
          </w:divBdr>
        </w:div>
        <w:div w:id="1021975174">
          <w:marLeft w:val="640"/>
          <w:marRight w:val="0"/>
          <w:marTop w:val="0"/>
          <w:marBottom w:val="0"/>
          <w:divBdr>
            <w:top w:val="none" w:sz="0" w:space="0" w:color="auto"/>
            <w:left w:val="none" w:sz="0" w:space="0" w:color="auto"/>
            <w:bottom w:val="none" w:sz="0" w:space="0" w:color="auto"/>
            <w:right w:val="none" w:sz="0" w:space="0" w:color="auto"/>
          </w:divBdr>
        </w:div>
        <w:div w:id="354114060">
          <w:marLeft w:val="640"/>
          <w:marRight w:val="0"/>
          <w:marTop w:val="0"/>
          <w:marBottom w:val="0"/>
          <w:divBdr>
            <w:top w:val="none" w:sz="0" w:space="0" w:color="auto"/>
            <w:left w:val="none" w:sz="0" w:space="0" w:color="auto"/>
            <w:bottom w:val="none" w:sz="0" w:space="0" w:color="auto"/>
            <w:right w:val="none" w:sz="0" w:space="0" w:color="auto"/>
          </w:divBdr>
        </w:div>
        <w:div w:id="803695927">
          <w:marLeft w:val="640"/>
          <w:marRight w:val="0"/>
          <w:marTop w:val="0"/>
          <w:marBottom w:val="0"/>
          <w:divBdr>
            <w:top w:val="none" w:sz="0" w:space="0" w:color="auto"/>
            <w:left w:val="none" w:sz="0" w:space="0" w:color="auto"/>
            <w:bottom w:val="none" w:sz="0" w:space="0" w:color="auto"/>
            <w:right w:val="none" w:sz="0" w:space="0" w:color="auto"/>
          </w:divBdr>
        </w:div>
        <w:div w:id="1888057488">
          <w:marLeft w:val="640"/>
          <w:marRight w:val="0"/>
          <w:marTop w:val="0"/>
          <w:marBottom w:val="0"/>
          <w:divBdr>
            <w:top w:val="none" w:sz="0" w:space="0" w:color="auto"/>
            <w:left w:val="none" w:sz="0" w:space="0" w:color="auto"/>
            <w:bottom w:val="none" w:sz="0" w:space="0" w:color="auto"/>
            <w:right w:val="none" w:sz="0" w:space="0" w:color="auto"/>
          </w:divBdr>
        </w:div>
        <w:div w:id="1741637660">
          <w:marLeft w:val="640"/>
          <w:marRight w:val="0"/>
          <w:marTop w:val="0"/>
          <w:marBottom w:val="0"/>
          <w:divBdr>
            <w:top w:val="none" w:sz="0" w:space="0" w:color="auto"/>
            <w:left w:val="none" w:sz="0" w:space="0" w:color="auto"/>
            <w:bottom w:val="none" w:sz="0" w:space="0" w:color="auto"/>
            <w:right w:val="none" w:sz="0" w:space="0" w:color="auto"/>
          </w:divBdr>
        </w:div>
        <w:div w:id="2132624157">
          <w:marLeft w:val="640"/>
          <w:marRight w:val="0"/>
          <w:marTop w:val="0"/>
          <w:marBottom w:val="0"/>
          <w:divBdr>
            <w:top w:val="none" w:sz="0" w:space="0" w:color="auto"/>
            <w:left w:val="none" w:sz="0" w:space="0" w:color="auto"/>
            <w:bottom w:val="none" w:sz="0" w:space="0" w:color="auto"/>
            <w:right w:val="none" w:sz="0" w:space="0" w:color="auto"/>
          </w:divBdr>
        </w:div>
        <w:div w:id="1260598348">
          <w:marLeft w:val="640"/>
          <w:marRight w:val="0"/>
          <w:marTop w:val="0"/>
          <w:marBottom w:val="0"/>
          <w:divBdr>
            <w:top w:val="none" w:sz="0" w:space="0" w:color="auto"/>
            <w:left w:val="none" w:sz="0" w:space="0" w:color="auto"/>
            <w:bottom w:val="none" w:sz="0" w:space="0" w:color="auto"/>
            <w:right w:val="none" w:sz="0" w:space="0" w:color="auto"/>
          </w:divBdr>
        </w:div>
        <w:div w:id="1821769877">
          <w:marLeft w:val="640"/>
          <w:marRight w:val="0"/>
          <w:marTop w:val="0"/>
          <w:marBottom w:val="0"/>
          <w:divBdr>
            <w:top w:val="none" w:sz="0" w:space="0" w:color="auto"/>
            <w:left w:val="none" w:sz="0" w:space="0" w:color="auto"/>
            <w:bottom w:val="none" w:sz="0" w:space="0" w:color="auto"/>
            <w:right w:val="none" w:sz="0" w:space="0" w:color="auto"/>
          </w:divBdr>
        </w:div>
        <w:div w:id="1699504002">
          <w:marLeft w:val="640"/>
          <w:marRight w:val="0"/>
          <w:marTop w:val="0"/>
          <w:marBottom w:val="0"/>
          <w:divBdr>
            <w:top w:val="none" w:sz="0" w:space="0" w:color="auto"/>
            <w:left w:val="none" w:sz="0" w:space="0" w:color="auto"/>
            <w:bottom w:val="none" w:sz="0" w:space="0" w:color="auto"/>
            <w:right w:val="none" w:sz="0" w:space="0" w:color="auto"/>
          </w:divBdr>
        </w:div>
        <w:div w:id="892736182">
          <w:marLeft w:val="640"/>
          <w:marRight w:val="0"/>
          <w:marTop w:val="0"/>
          <w:marBottom w:val="0"/>
          <w:divBdr>
            <w:top w:val="none" w:sz="0" w:space="0" w:color="auto"/>
            <w:left w:val="none" w:sz="0" w:space="0" w:color="auto"/>
            <w:bottom w:val="none" w:sz="0" w:space="0" w:color="auto"/>
            <w:right w:val="none" w:sz="0" w:space="0" w:color="auto"/>
          </w:divBdr>
        </w:div>
        <w:div w:id="1636250172">
          <w:marLeft w:val="640"/>
          <w:marRight w:val="0"/>
          <w:marTop w:val="0"/>
          <w:marBottom w:val="0"/>
          <w:divBdr>
            <w:top w:val="none" w:sz="0" w:space="0" w:color="auto"/>
            <w:left w:val="none" w:sz="0" w:space="0" w:color="auto"/>
            <w:bottom w:val="none" w:sz="0" w:space="0" w:color="auto"/>
            <w:right w:val="none" w:sz="0" w:space="0" w:color="auto"/>
          </w:divBdr>
        </w:div>
        <w:div w:id="1020592726">
          <w:marLeft w:val="640"/>
          <w:marRight w:val="0"/>
          <w:marTop w:val="0"/>
          <w:marBottom w:val="0"/>
          <w:divBdr>
            <w:top w:val="none" w:sz="0" w:space="0" w:color="auto"/>
            <w:left w:val="none" w:sz="0" w:space="0" w:color="auto"/>
            <w:bottom w:val="none" w:sz="0" w:space="0" w:color="auto"/>
            <w:right w:val="none" w:sz="0" w:space="0" w:color="auto"/>
          </w:divBdr>
        </w:div>
        <w:div w:id="375156052">
          <w:marLeft w:val="640"/>
          <w:marRight w:val="0"/>
          <w:marTop w:val="0"/>
          <w:marBottom w:val="0"/>
          <w:divBdr>
            <w:top w:val="none" w:sz="0" w:space="0" w:color="auto"/>
            <w:left w:val="none" w:sz="0" w:space="0" w:color="auto"/>
            <w:bottom w:val="none" w:sz="0" w:space="0" w:color="auto"/>
            <w:right w:val="none" w:sz="0" w:space="0" w:color="auto"/>
          </w:divBdr>
        </w:div>
        <w:div w:id="1393042967">
          <w:marLeft w:val="640"/>
          <w:marRight w:val="0"/>
          <w:marTop w:val="0"/>
          <w:marBottom w:val="0"/>
          <w:divBdr>
            <w:top w:val="none" w:sz="0" w:space="0" w:color="auto"/>
            <w:left w:val="none" w:sz="0" w:space="0" w:color="auto"/>
            <w:bottom w:val="none" w:sz="0" w:space="0" w:color="auto"/>
            <w:right w:val="none" w:sz="0" w:space="0" w:color="auto"/>
          </w:divBdr>
        </w:div>
        <w:div w:id="1482504631">
          <w:marLeft w:val="640"/>
          <w:marRight w:val="0"/>
          <w:marTop w:val="0"/>
          <w:marBottom w:val="0"/>
          <w:divBdr>
            <w:top w:val="none" w:sz="0" w:space="0" w:color="auto"/>
            <w:left w:val="none" w:sz="0" w:space="0" w:color="auto"/>
            <w:bottom w:val="none" w:sz="0" w:space="0" w:color="auto"/>
            <w:right w:val="none" w:sz="0" w:space="0" w:color="auto"/>
          </w:divBdr>
        </w:div>
        <w:div w:id="738287091">
          <w:marLeft w:val="640"/>
          <w:marRight w:val="0"/>
          <w:marTop w:val="0"/>
          <w:marBottom w:val="0"/>
          <w:divBdr>
            <w:top w:val="none" w:sz="0" w:space="0" w:color="auto"/>
            <w:left w:val="none" w:sz="0" w:space="0" w:color="auto"/>
            <w:bottom w:val="none" w:sz="0" w:space="0" w:color="auto"/>
            <w:right w:val="none" w:sz="0" w:space="0" w:color="auto"/>
          </w:divBdr>
        </w:div>
        <w:div w:id="1610307621">
          <w:marLeft w:val="640"/>
          <w:marRight w:val="0"/>
          <w:marTop w:val="0"/>
          <w:marBottom w:val="0"/>
          <w:divBdr>
            <w:top w:val="none" w:sz="0" w:space="0" w:color="auto"/>
            <w:left w:val="none" w:sz="0" w:space="0" w:color="auto"/>
            <w:bottom w:val="none" w:sz="0" w:space="0" w:color="auto"/>
            <w:right w:val="none" w:sz="0" w:space="0" w:color="auto"/>
          </w:divBdr>
        </w:div>
        <w:div w:id="456417741">
          <w:marLeft w:val="640"/>
          <w:marRight w:val="0"/>
          <w:marTop w:val="0"/>
          <w:marBottom w:val="0"/>
          <w:divBdr>
            <w:top w:val="none" w:sz="0" w:space="0" w:color="auto"/>
            <w:left w:val="none" w:sz="0" w:space="0" w:color="auto"/>
            <w:bottom w:val="none" w:sz="0" w:space="0" w:color="auto"/>
            <w:right w:val="none" w:sz="0" w:space="0" w:color="auto"/>
          </w:divBdr>
        </w:div>
        <w:div w:id="282153191">
          <w:marLeft w:val="640"/>
          <w:marRight w:val="0"/>
          <w:marTop w:val="0"/>
          <w:marBottom w:val="0"/>
          <w:divBdr>
            <w:top w:val="none" w:sz="0" w:space="0" w:color="auto"/>
            <w:left w:val="none" w:sz="0" w:space="0" w:color="auto"/>
            <w:bottom w:val="none" w:sz="0" w:space="0" w:color="auto"/>
            <w:right w:val="none" w:sz="0" w:space="0" w:color="auto"/>
          </w:divBdr>
        </w:div>
        <w:div w:id="1315375455">
          <w:marLeft w:val="640"/>
          <w:marRight w:val="0"/>
          <w:marTop w:val="0"/>
          <w:marBottom w:val="0"/>
          <w:divBdr>
            <w:top w:val="none" w:sz="0" w:space="0" w:color="auto"/>
            <w:left w:val="none" w:sz="0" w:space="0" w:color="auto"/>
            <w:bottom w:val="none" w:sz="0" w:space="0" w:color="auto"/>
            <w:right w:val="none" w:sz="0" w:space="0" w:color="auto"/>
          </w:divBdr>
        </w:div>
        <w:div w:id="182012920">
          <w:marLeft w:val="640"/>
          <w:marRight w:val="0"/>
          <w:marTop w:val="0"/>
          <w:marBottom w:val="0"/>
          <w:divBdr>
            <w:top w:val="none" w:sz="0" w:space="0" w:color="auto"/>
            <w:left w:val="none" w:sz="0" w:space="0" w:color="auto"/>
            <w:bottom w:val="none" w:sz="0" w:space="0" w:color="auto"/>
            <w:right w:val="none" w:sz="0" w:space="0" w:color="auto"/>
          </w:divBdr>
        </w:div>
        <w:div w:id="19865339">
          <w:marLeft w:val="640"/>
          <w:marRight w:val="0"/>
          <w:marTop w:val="0"/>
          <w:marBottom w:val="0"/>
          <w:divBdr>
            <w:top w:val="none" w:sz="0" w:space="0" w:color="auto"/>
            <w:left w:val="none" w:sz="0" w:space="0" w:color="auto"/>
            <w:bottom w:val="none" w:sz="0" w:space="0" w:color="auto"/>
            <w:right w:val="none" w:sz="0" w:space="0" w:color="auto"/>
          </w:divBdr>
        </w:div>
        <w:div w:id="371468905">
          <w:marLeft w:val="640"/>
          <w:marRight w:val="0"/>
          <w:marTop w:val="0"/>
          <w:marBottom w:val="0"/>
          <w:divBdr>
            <w:top w:val="none" w:sz="0" w:space="0" w:color="auto"/>
            <w:left w:val="none" w:sz="0" w:space="0" w:color="auto"/>
            <w:bottom w:val="none" w:sz="0" w:space="0" w:color="auto"/>
            <w:right w:val="none" w:sz="0" w:space="0" w:color="auto"/>
          </w:divBdr>
        </w:div>
        <w:div w:id="295837077">
          <w:marLeft w:val="640"/>
          <w:marRight w:val="0"/>
          <w:marTop w:val="0"/>
          <w:marBottom w:val="0"/>
          <w:divBdr>
            <w:top w:val="none" w:sz="0" w:space="0" w:color="auto"/>
            <w:left w:val="none" w:sz="0" w:space="0" w:color="auto"/>
            <w:bottom w:val="none" w:sz="0" w:space="0" w:color="auto"/>
            <w:right w:val="none" w:sz="0" w:space="0" w:color="auto"/>
          </w:divBdr>
        </w:div>
        <w:div w:id="2123572665">
          <w:marLeft w:val="640"/>
          <w:marRight w:val="0"/>
          <w:marTop w:val="0"/>
          <w:marBottom w:val="0"/>
          <w:divBdr>
            <w:top w:val="none" w:sz="0" w:space="0" w:color="auto"/>
            <w:left w:val="none" w:sz="0" w:space="0" w:color="auto"/>
            <w:bottom w:val="none" w:sz="0" w:space="0" w:color="auto"/>
            <w:right w:val="none" w:sz="0" w:space="0" w:color="auto"/>
          </w:divBdr>
        </w:div>
        <w:div w:id="736830570">
          <w:marLeft w:val="640"/>
          <w:marRight w:val="0"/>
          <w:marTop w:val="0"/>
          <w:marBottom w:val="0"/>
          <w:divBdr>
            <w:top w:val="none" w:sz="0" w:space="0" w:color="auto"/>
            <w:left w:val="none" w:sz="0" w:space="0" w:color="auto"/>
            <w:bottom w:val="none" w:sz="0" w:space="0" w:color="auto"/>
            <w:right w:val="none" w:sz="0" w:space="0" w:color="auto"/>
          </w:divBdr>
        </w:div>
        <w:div w:id="2023898046">
          <w:marLeft w:val="640"/>
          <w:marRight w:val="0"/>
          <w:marTop w:val="0"/>
          <w:marBottom w:val="0"/>
          <w:divBdr>
            <w:top w:val="none" w:sz="0" w:space="0" w:color="auto"/>
            <w:left w:val="none" w:sz="0" w:space="0" w:color="auto"/>
            <w:bottom w:val="none" w:sz="0" w:space="0" w:color="auto"/>
            <w:right w:val="none" w:sz="0" w:space="0" w:color="auto"/>
          </w:divBdr>
        </w:div>
        <w:div w:id="1862283467">
          <w:marLeft w:val="640"/>
          <w:marRight w:val="0"/>
          <w:marTop w:val="0"/>
          <w:marBottom w:val="0"/>
          <w:divBdr>
            <w:top w:val="none" w:sz="0" w:space="0" w:color="auto"/>
            <w:left w:val="none" w:sz="0" w:space="0" w:color="auto"/>
            <w:bottom w:val="none" w:sz="0" w:space="0" w:color="auto"/>
            <w:right w:val="none" w:sz="0" w:space="0" w:color="auto"/>
          </w:divBdr>
        </w:div>
        <w:div w:id="1671257098">
          <w:marLeft w:val="640"/>
          <w:marRight w:val="0"/>
          <w:marTop w:val="0"/>
          <w:marBottom w:val="0"/>
          <w:divBdr>
            <w:top w:val="none" w:sz="0" w:space="0" w:color="auto"/>
            <w:left w:val="none" w:sz="0" w:space="0" w:color="auto"/>
            <w:bottom w:val="none" w:sz="0" w:space="0" w:color="auto"/>
            <w:right w:val="none" w:sz="0" w:space="0" w:color="auto"/>
          </w:divBdr>
        </w:div>
        <w:div w:id="410465994">
          <w:marLeft w:val="640"/>
          <w:marRight w:val="0"/>
          <w:marTop w:val="0"/>
          <w:marBottom w:val="0"/>
          <w:divBdr>
            <w:top w:val="none" w:sz="0" w:space="0" w:color="auto"/>
            <w:left w:val="none" w:sz="0" w:space="0" w:color="auto"/>
            <w:bottom w:val="none" w:sz="0" w:space="0" w:color="auto"/>
            <w:right w:val="none" w:sz="0" w:space="0" w:color="auto"/>
          </w:divBdr>
        </w:div>
        <w:div w:id="1786190377">
          <w:marLeft w:val="640"/>
          <w:marRight w:val="0"/>
          <w:marTop w:val="0"/>
          <w:marBottom w:val="0"/>
          <w:divBdr>
            <w:top w:val="none" w:sz="0" w:space="0" w:color="auto"/>
            <w:left w:val="none" w:sz="0" w:space="0" w:color="auto"/>
            <w:bottom w:val="none" w:sz="0" w:space="0" w:color="auto"/>
            <w:right w:val="none" w:sz="0" w:space="0" w:color="auto"/>
          </w:divBdr>
        </w:div>
        <w:div w:id="906577608">
          <w:marLeft w:val="640"/>
          <w:marRight w:val="0"/>
          <w:marTop w:val="0"/>
          <w:marBottom w:val="0"/>
          <w:divBdr>
            <w:top w:val="none" w:sz="0" w:space="0" w:color="auto"/>
            <w:left w:val="none" w:sz="0" w:space="0" w:color="auto"/>
            <w:bottom w:val="none" w:sz="0" w:space="0" w:color="auto"/>
            <w:right w:val="none" w:sz="0" w:space="0" w:color="auto"/>
          </w:divBdr>
        </w:div>
        <w:div w:id="2102405657">
          <w:marLeft w:val="640"/>
          <w:marRight w:val="0"/>
          <w:marTop w:val="0"/>
          <w:marBottom w:val="0"/>
          <w:divBdr>
            <w:top w:val="none" w:sz="0" w:space="0" w:color="auto"/>
            <w:left w:val="none" w:sz="0" w:space="0" w:color="auto"/>
            <w:bottom w:val="none" w:sz="0" w:space="0" w:color="auto"/>
            <w:right w:val="none" w:sz="0" w:space="0" w:color="auto"/>
          </w:divBdr>
        </w:div>
        <w:div w:id="480774663">
          <w:marLeft w:val="640"/>
          <w:marRight w:val="0"/>
          <w:marTop w:val="0"/>
          <w:marBottom w:val="0"/>
          <w:divBdr>
            <w:top w:val="none" w:sz="0" w:space="0" w:color="auto"/>
            <w:left w:val="none" w:sz="0" w:space="0" w:color="auto"/>
            <w:bottom w:val="none" w:sz="0" w:space="0" w:color="auto"/>
            <w:right w:val="none" w:sz="0" w:space="0" w:color="auto"/>
          </w:divBdr>
        </w:div>
        <w:div w:id="811364488">
          <w:marLeft w:val="640"/>
          <w:marRight w:val="0"/>
          <w:marTop w:val="0"/>
          <w:marBottom w:val="0"/>
          <w:divBdr>
            <w:top w:val="none" w:sz="0" w:space="0" w:color="auto"/>
            <w:left w:val="none" w:sz="0" w:space="0" w:color="auto"/>
            <w:bottom w:val="none" w:sz="0" w:space="0" w:color="auto"/>
            <w:right w:val="none" w:sz="0" w:space="0" w:color="auto"/>
          </w:divBdr>
        </w:div>
        <w:div w:id="765273529">
          <w:marLeft w:val="640"/>
          <w:marRight w:val="0"/>
          <w:marTop w:val="0"/>
          <w:marBottom w:val="0"/>
          <w:divBdr>
            <w:top w:val="none" w:sz="0" w:space="0" w:color="auto"/>
            <w:left w:val="none" w:sz="0" w:space="0" w:color="auto"/>
            <w:bottom w:val="none" w:sz="0" w:space="0" w:color="auto"/>
            <w:right w:val="none" w:sz="0" w:space="0" w:color="auto"/>
          </w:divBdr>
        </w:div>
        <w:div w:id="711687226">
          <w:marLeft w:val="640"/>
          <w:marRight w:val="0"/>
          <w:marTop w:val="0"/>
          <w:marBottom w:val="0"/>
          <w:divBdr>
            <w:top w:val="none" w:sz="0" w:space="0" w:color="auto"/>
            <w:left w:val="none" w:sz="0" w:space="0" w:color="auto"/>
            <w:bottom w:val="none" w:sz="0" w:space="0" w:color="auto"/>
            <w:right w:val="none" w:sz="0" w:space="0" w:color="auto"/>
          </w:divBdr>
        </w:div>
        <w:div w:id="1831167290">
          <w:marLeft w:val="640"/>
          <w:marRight w:val="0"/>
          <w:marTop w:val="0"/>
          <w:marBottom w:val="0"/>
          <w:divBdr>
            <w:top w:val="none" w:sz="0" w:space="0" w:color="auto"/>
            <w:left w:val="none" w:sz="0" w:space="0" w:color="auto"/>
            <w:bottom w:val="none" w:sz="0" w:space="0" w:color="auto"/>
            <w:right w:val="none" w:sz="0" w:space="0" w:color="auto"/>
          </w:divBdr>
        </w:div>
        <w:div w:id="2088451363">
          <w:marLeft w:val="640"/>
          <w:marRight w:val="0"/>
          <w:marTop w:val="0"/>
          <w:marBottom w:val="0"/>
          <w:divBdr>
            <w:top w:val="none" w:sz="0" w:space="0" w:color="auto"/>
            <w:left w:val="none" w:sz="0" w:space="0" w:color="auto"/>
            <w:bottom w:val="none" w:sz="0" w:space="0" w:color="auto"/>
            <w:right w:val="none" w:sz="0" w:space="0" w:color="auto"/>
          </w:divBdr>
        </w:div>
        <w:div w:id="2131626149">
          <w:marLeft w:val="640"/>
          <w:marRight w:val="0"/>
          <w:marTop w:val="0"/>
          <w:marBottom w:val="0"/>
          <w:divBdr>
            <w:top w:val="none" w:sz="0" w:space="0" w:color="auto"/>
            <w:left w:val="none" w:sz="0" w:space="0" w:color="auto"/>
            <w:bottom w:val="none" w:sz="0" w:space="0" w:color="auto"/>
            <w:right w:val="none" w:sz="0" w:space="0" w:color="auto"/>
          </w:divBdr>
        </w:div>
        <w:div w:id="753630294">
          <w:marLeft w:val="640"/>
          <w:marRight w:val="0"/>
          <w:marTop w:val="0"/>
          <w:marBottom w:val="0"/>
          <w:divBdr>
            <w:top w:val="none" w:sz="0" w:space="0" w:color="auto"/>
            <w:left w:val="none" w:sz="0" w:space="0" w:color="auto"/>
            <w:bottom w:val="none" w:sz="0" w:space="0" w:color="auto"/>
            <w:right w:val="none" w:sz="0" w:space="0" w:color="auto"/>
          </w:divBdr>
        </w:div>
        <w:div w:id="184177866">
          <w:marLeft w:val="640"/>
          <w:marRight w:val="0"/>
          <w:marTop w:val="0"/>
          <w:marBottom w:val="0"/>
          <w:divBdr>
            <w:top w:val="none" w:sz="0" w:space="0" w:color="auto"/>
            <w:left w:val="none" w:sz="0" w:space="0" w:color="auto"/>
            <w:bottom w:val="none" w:sz="0" w:space="0" w:color="auto"/>
            <w:right w:val="none" w:sz="0" w:space="0" w:color="auto"/>
          </w:divBdr>
        </w:div>
        <w:div w:id="1577473236">
          <w:marLeft w:val="640"/>
          <w:marRight w:val="0"/>
          <w:marTop w:val="0"/>
          <w:marBottom w:val="0"/>
          <w:divBdr>
            <w:top w:val="none" w:sz="0" w:space="0" w:color="auto"/>
            <w:left w:val="none" w:sz="0" w:space="0" w:color="auto"/>
            <w:bottom w:val="none" w:sz="0" w:space="0" w:color="auto"/>
            <w:right w:val="none" w:sz="0" w:space="0" w:color="auto"/>
          </w:divBdr>
        </w:div>
        <w:div w:id="1546678044">
          <w:marLeft w:val="640"/>
          <w:marRight w:val="0"/>
          <w:marTop w:val="0"/>
          <w:marBottom w:val="0"/>
          <w:divBdr>
            <w:top w:val="none" w:sz="0" w:space="0" w:color="auto"/>
            <w:left w:val="none" w:sz="0" w:space="0" w:color="auto"/>
            <w:bottom w:val="none" w:sz="0" w:space="0" w:color="auto"/>
            <w:right w:val="none" w:sz="0" w:space="0" w:color="auto"/>
          </w:divBdr>
        </w:div>
        <w:div w:id="613289142">
          <w:marLeft w:val="640"/>
          <w:marRight w:val="0"/>
          <w:marTop w:val="0"/>
          <w:marBottom w:val="0"/>
          <w:divBdr>
            <w:top w:val="none" w:sz="0" w:space="0" w:color="auto"/>
            <w:left w:val="none" w:sz="0" w:space="0" w:color="auto"/>
            <w:bottom w:val="none" w:sz="0" w:space="0" w:color="auto"/>
            <w:right w:val="none" w:sz="0" w:space="0" w:color="auto"/>
          </w:divBdr>
        </w:div>
        <w:div w:id="939947468">
          <w:marLeft w:val="640"/>
          <w:marRight w:val="0"/>
          <w:marTop w:val="0"/>
          <w:marBottom w:val="0"/>
          <w:divBdr>
            <w:top w:val="none" w:sz="0" w:space="0" w:color="auto"/>
            <w:left w:val="none" w:sz="0" w:space="0" w:color="auto"/>
            <w:bottom w:val="none" w:sz="0" w:space="0" w:color="auto"/>
            <w:right w:val="none" w:sz="0" w:space="0" w:color="auto"/>
          </w:divBdr>
        </w:div>
        <w:div w:id="1153133996">
          <w:marLeft w:val="640"/>
          <w:marRight w:val="0"/>
          <w:marTop w:val="0"/>
          <w:marBottom w:val="0"/>
          <w:divBdr>
            <w:top w:val="none" w:sz="0" w:space="0" w:color="auto"/>
            <w:left w:val="none" w:sz="0" w:space="0" w:color="auto"/>
            <w:bottom w:val="none" w:sz="0" w:space="0" w:color="auto"/>
            <w:right w:val="none" w:sz="0" w:space="0" w:color="auto"/>
          </w:divBdr>
        </w:div>
        <w:div w:id="279143642">
          <w:marLeft w:val="640"/>
          <w:marRight w:val="0"/>
          <w:marTop w:val="0"/>
          <w:marBottom w:val="0"/>
          <w:divBdr>
            <w:top w:val="none" w:sz="0" w:space="0" w:color="auto"/>
            <w:left w:val="none" w:sz="0" w:space="0" w:color="auto"/>
            <w:bottom w:val="none" w:sz="0" w:space="0" w:color="auto"/>
            <w:right w:val="none" w:sz="0" w:space="0" w:color="auto"/>
          </w:divBdr>
        </w:div>
        <w:div w:id="434330062">
          <w:marLeft w:val="640"/>
          <w:marRight w:val="0"/>
          <w:marTop w:val="0"/>
          <w:marBottom w:val="0"/>
          <w:divBdr>
            <w:top w:val="none" w:sz="0" w:space="0" w:color="auto"/>
            <w:left w:val="none" w:sz="0" w:space="0" w:color="auto"/>
            <w:bottom w:val="none" w:sz="0" w:space="0" w:color="auto"/>
            <w:right w:val="none" w:sz="0" w:space="0" w:color="auto"/>
          </w:divBdr>
        </w:div>
        <w:div w:id="1228104196">
          <w:marLeft w:val="640"/>
          <w:marRight w:val="0"/>
          <w:marTop w:val="0"/>
          <w:marBottom w:val="0"/>
          <w:divBdr>
            <w:top w:val="none" w:sz="0" w:space="0" w:color="auto"/>
            <w:left w:val="none" w:sz="0" w:space="0" w:color="auto"/>
            <w:bottom w:val="none" w:sz="0" w:space="0" w:color="auto"/>
            <w:right w:val="none" w:sz="0" w:space="0" w:color="auto"/>
          </w:divBdr>
        </w:div>
        <w:div w:id="1453863428">
          <w:marLeft w:val="640"/>
          <w:marRight w:val="0"/>
          <w:marTop w:val="0"/>
          <w:marBottom w:val="0"/>
          <w:divBdr>
            <w:top w:val="none" w:sz="0" w:space="0" w:color="auto"/>
            <w:left w:val="none" w:sz="0" w:space="0" w:color="auto"/>
            <w:bottom w:val="none" w:sz="0" w:space="0" w:color="auto"/>
            <w:right w:val="none" w:sz="0" w:space="0" w:color="auto"/>
          </w:divBdr>
        </w:div>
        <w:div w:id="1655640412">
          <w:marLeft w:val="640"/>
          <w:marRight w:val="0"/>
          <w:marTop w:val="0"/>
          <w:marBottom w:val="0"/>
          <w:divBdr>
            <w:top w:val="none" w:sz="0" w:space="0" w:color="auto"/>
            <w:left w:val="none" w:sz="0" w:space="0" w:color="auto"/>
            <w:bottom w:val="none" w:sz="0" w:space="0" w:color="auto"/>
            <w:right w:val="none" w:sz="0" w:space="0" w:color="auto"/>
          </w:divBdr>
        </w:div>
        <w:div w:id="42290276">
          <w:marLeft w:val="640"/>
          <w:marRight w:val="0"/>
          <w:marTop w:val="0"/>
          <w:marBottom w:val="0"/>
          <w:divBdr>
            <w:top w:val="none" w:sz="0" w:space="0" w:color="auto"/>
            <w:left w:val="none" w:sz="0" w:space="0" w:color="auto"/>
            <w:bottom w:val="none" w:sz="0" w:space="0" w:color="auto"/>
            <w:right w:val="none" w:sz="0" w:space="0" w:color="auto"/>
          </w:divBdr>
        </w:div>
        <w:div w:id="1146359267">
          <w:marLeft w:val="640"/>
          <w:marRight w:val="0"/>
          <w:marTop w:val="0"/>
          <w:marBottom w:val="0"/>
          <w:divBdr>
            <w:top w:val="none" w:sz="0" w:space="0" w:color="auto"/>
            <w:left w:val="none" w:sz="0" w:space="0" w:color="auto"/>
            <w:bottom w:val="none" w:sz="0" w:space="0" w:color="auto"/>
            <w:right w:val="none" w:sz="0" w:space="0" w:color="auto"/>
          </w:divBdr>
        </w:div>
        <w:div w:id="1272665390">
          <w:marLeft w:val="640"/>
          <w:marRight w:val="0"/>
          <w:marTop w:val="0"/>
          <w:marBottom w:val="0"/>
          <w:divBdr>
            <w:top w:val="none" w:sz="0" w:space="0" w:color="auto"/>
            <w:left w:val="none" w:sz="0" w:space="0" w:color="auto"/>
            <w:bottom w:val="none" w:sz="0" w:space="0" w:color="auto"/>
            <w:right w:val="none" w:sz="0" w:space="0" w:color="auto"/>
          </w:divBdr>
        </w:div>
        <w:div w:id="1908683915">
          <w:marLeft w:val="640"/>
          <w:marRight w:val="0"/>
          <w:marTop w:val="0"/>
          <w:marBottom w:val="0"/>
          <w:divBdr>
            <w:top w:val="none" w:sz="0" w:space="0" w:color="auto"/>
            <w:left w:val="none" w:sz="0" w:space="0" w:color="auto"/>
            <w:bottom w:val="none" w:sz="0" w:space="0" w:color="auto"/>
            <w:right w:val="none" w:sz="0" w:space="0" w:color="auto"/>
          </w:divBdr>
        </w:div>
        <w:div w:id="1284340069">
          <w:marLeft w:val="640"/>
          <w:marRight w:val="0"/>
          <w:marTop w:val="0"/>
          <w:marBottom w:val="0"/>
          <w:divBdr>
            <w:top w:val="none" w:sz="0" w:space="0" w:color="auto"/>
            <w:left w:val="none" w:sz="0" w:space="0" w:color="auto"/>
            <w:bottom w:val="none" w:sz="0" w:space="0" w:color="auto"/>
            <w:right w:val="none" w:sz="0" w:space="0" w:color="auto"/>
          </w:divBdr>
        </w:div>
        <w:div w:id="1096052694">
          <w:marLeft w:val="640"/>
          <w:marRight w:val="0"/>
          <w:marTop w:val="0"/>
          <w:marBottom w:val="0"/>
          <w:divBdr>
            <w:top w:val="none" w:sz="0" w:space="0" w:color="auto"/>
            <w:left w:val="none" w:sz="0" w:space="0" w:color="auto"/>
            <w:bottom w:val="none" w:sz="0" w:space="0" w:color="auto"/>
            <w:right w:val="none" w:sz="0" w:space="0" w:color="auto"/>
          </w:divBdr>
        </w:div>
        <w:div w:id="2143842968">
          <w:marLeft w:val="640"/>
          <w:marRight w:val="0"/>
          <w:marTop w:val="0"/>
          <w:marBottom w:val="0"/>
          <w:divBdr>
            <w:top w:val="none" w:sz="0" w:space="0" w:color="auto"/>
            <w:left w:val="none" w:sz="0" w:space="0" w:color="auto"/>
            <w:bottom w:val="none" w:sz="0" w:space="0" w:color="auto"/>
            <w:right w:val="none" w:sz="0" w:space="0" w:color="auto"/>
          </w:divBdr>
        </w:div>
        <w:div w:id="1261185235">
          <w:marLeft w:val="640"/>
          <w:marRight w:val="0"/>
          <w:marTop w:val="0"/>
          <w:marBottom w:val="0"/>
          <w:divBdr>
            <w:top w:val="none" w:sz="0" w:space="0" w:color="auto"/>
            <w:left w:val="none" w:sz="0" w:space="0" w:color="auto"/>
            <w:bottom w:val="none" w:sz="0" w:space="0" w:color="auto"/>
            <w:right w:val="none" w:sz="0" w:space="0" w:color="auto"/>
          </w:divBdr>
        </w:div>
        <w:div w:id="878863468">
          <w:marLeft w:val="640"/>
          <w:marRight w:val="0"/>
          <w:marTop w:val="0"/>
          <w:marBottom w:val="0"/>
          <w:divBdr>
            <w:top w:val="none" w:sz="0" w:space="0" w:color="auto"/>
            <w:left w:val="none" w:sz="0" w:space="0" w:color="auto"/>
            <w:bottom w:val="none" w:sz="0" w:space="0" w:color="auto"/>
            <w:right w:val="none" w:sz="0" w:space="0" w:color="auto"/>
          </w:divBdr>
        </w:div>
        <w:div w:id="805858682">
          <w:marLeft w:val="640"/>
          <w:marRight w:val="0"/>
          <w:marTop w:val="0"/>
          <w:marBottom w:val="0"/>
          <w:divBdr>
            <w:top w:val="none" w:sz="0" w:space="0" w:color="auto"/>
            <w:left w:val="none" w:sz="0" w:space="0" w:color="auto"/>
            <w:bottom w:val="none" w:sz="0" w:space="0" w:color="auto"/>
            <w:right w:val="none" w:sz="0" w:space="0" w:color="auto"/>
          </w:divBdr>
        </w:div>
        <w:div w:id="359471959">
          <w:marLeft w:val="640"/>
          <w:marRight w:val="0"/>
          <w:marTop w:val="0"/>
          <w:marBottom w:val="0"/>
          <w:divBdr>
            <w:top w:val="none" w:sz="0" w:space="0" w:color="auto"/>
            <w:left w:val="none" w:sz="0" w:space="0" w:color="auto"/>
            <w:bottom w:val="none" w:sz="0" w:space="0" w:color="auto"/>
            <w:right w:val="none" w:sz="0" w:space="0" w:color="auto"/>
          </w:divBdr>
        </w:div>
        <w:div w:id="1791322204">
          <w:marLeft w:val="640"/>
          <w:marRight w:val="0"/>
          <w:marTop w:val="0"/>
          <w:marBottom w:val="0"/>
          <w:divBdr>
            <w:top w:val="none" w:sz="0" w:space="0" w:color="auto"/>
            <w:left w:val="none" w:sz="0" w:space="0" w:color="auto"/>
            <w:bottom w:val="none" w:sz="0" w:space="0" w:color="auto"/>
            <w:right w:val="none" w:sz="0" w:space="0" w:color="auto"/>
          </w:divBdr>
        </w:div>
        <w:div w:id="1221942064">
          <w:marLeft w:val="640"/>
          <w:marRight w:val="0"/>
          <w:marTop w:val="0"/>
          <w:marBottom w:val="0"/>
          <w:divBdr>
            <w:top w:val="none" w:sz="0" w:space="0" w:color="auto"/>
            <w:left w:val="none" w:sz="0" w:space="0" w:color="auto"/>
            <w:bottom w:val="none" w:sz="0" w:space="0" w:color="auto"/>
            <w:right w:val="none" w:sz="0" w:space="0" w:color="auto"/>
          </w:divBdr>
        </w:div>
        <w:div w:id="1614164522">
          <w:marLeft w:val="640"/>
          <w:marRight w:val="0"/>
          <w:marTop w:val="0"/>
          <w:marBottom w:val="0"/>
          <w:divBdr>
            <w:top w:val="none" w:sz="0" w:space="0" w:color="auto"/>
            <w:left w:val="none" w:sz="0" w:space="0" w:color="auto"/>
            <w:bottom w:val="none" w:sz="0" w:space="0" w:color="auto"/>
            <w:right w:val="none" w:sz="0" w:space="0" w:color="auto"/>
          </w:divBdr>
        </w:div>
        <w:div w:id="2078357931">
          <w:marLeft w:val="640"/>
          <w:marRight w:val="0"/>
          <w:marTop w:val="0"/>
          <w:marBottom w:val="0"/>
          <w:divBdr>
            <w:top w:val="none" w:sz="0" w:space="0" w:color="auto"/>
            <w:left w:val="none" w:sz="0" w:space="0" w:color="auto"/>
            <w:bottom w:val="none" w:sz="0" w:space="0" w:color="auto"/>
            <w:right w:val="none" w:sz="0" w:space="0" w:color="auto"/>
          </w:divBdr>
        </w:div>
        <w:div w:id="1755972028">
          <w:marLeft w:val="640"/>
          <w:marRight w:val="0"/>
          <w:marTop w:val="0"/>
          <w:marBottom w:val="0"/>
          <w:divBdr>
            <w:top w:val="none" w:sz="0" w:space="0" w:color="auto"/>
            <w:left w:val="none" w:sz="0" w:space="0" w:color="auto"/>
            <w:bottom w:val="none" w:sz="0" w:space="0" w:color="auto"/>
            <w:right w:val="none" w:sz="0" w:space="0" w:color="auto"/>
          </w:divBdr>
        </w:div>
        <w:div w:id="490416755">
          <w:marLeft w:val="640"/>
          <w:marRight w:val="0"/>
          <w:marTop w:val="0"/>
          <w:marBottom w:val="0"/>
          <w:divBdr>
            <w:top w:val="none" w:sz="0" w:space="0" w:color="auto"/>
            <w:left w:val="none" w:sz="0" w:space="0" w:color="auto"/>
            <w:bottom w:val="none" w:sz="0" w:space="0" w:color="auto"/>
            <w:right w:val="none" w:sz="0" w:space="0" w:color="auto"/>
          </w:divBdr>
        </w:div>
        <w:div w:id="103353270">
          <w:marLeft w:val="640"/>
          <w:marRight w:val="0"/>
          <w:marTop w:val="0"/>
          <w:marBottom w:val="0"/>
          <w:divBdr>
            <w:top w:val="none" w:sz="0" w:space="0" w:color="auto"/>
            <w:left w:val="none" w:sz="0" w:space="0" w:color="auto"/>
            <w:bottom w:val="none" w:sz="0" w:space="0" w:color="auto"/>
            <w:right w:val="none" w:sz="0" w:space="0" w:color="auto"/>
          </w:divBdr>
        </w:div>
        <w:div w:id="1246767748">
          <w:marLeft w:val="640"/>
          <w:marRight w:val="0"/>
          <w:marTop w:val="0"/>
          <w:marBottom w:val="0"/>
          <w:divBdr>
            <w:top w:val="none" w:sz="0" w:space="0" w:color="auto"/>
            <w:left w:val="none" w:sz="0" w:space="0" w:color="auto"/>
            <w:bottom w:val="none" w:sz="0" w:space="0" w:color="auto"/>
            <w:right w:val="none" w:sz="0" w:space="0" w:color="auto"/>
          </w:divBdr>
        </w:div>
        <w:div w:id="462504117">
          <w:marLeft w:val="640"/>
          <w:marRight w:val="0"/>
          <w:marTop w:val="0"/>
          <w:marBottom w:val="0"/>
          <w:divBdr>
            <w:top w:val="none" w:sz="0" w:space="0" w:color="auto"/>
            <w:left w:val="none" w:sz="0" w:space="0" w:color="auto"/>
            <w:bottom w:val="none" w:sz="0" w:space="0" w:color="auto"/>
            <w:right w:val="none" w:sz="0" w:space="0" w:color="auto"/>
          </w:divBdr>
        </w:div>
        <w:div w:id="224072416">
          <w:marLeft w:val="640"/>
          <w:marRight w:val="0"/>
          <w:marTop w:val="0"/>
          <w:marBottom w:val="0"/>
          <w:divBdr>
            <w:top w:val="none" w:sz="0" w:space="0" w:color="auto"/>
            <w:left w:val="none" w:sz="0" w:space="0" w:color="auto"/>
            <w:bottom w:val="none" w:sz="0" w:space="0" w:color="auto"/>
            <w:right w:val="none" w:sz="0" w:space="0" w:color="auto"/>
          </w:divBdr>
        </w:div>
        <w:div w:id="582883630">
          <w:marLeft w:val="640"/>
          <w:marRight w:val="0"/>
          <w:marTop w:val="0"/>
          <w:marBottom w:val="0"/>
          <w:divBdr>
            <w:top w:val="none" w:sz="0" w:space="0" w:color="auto"/>
            <w:left w:val="none" w:sz="0" w:space="0" w:color="auto"/>
            <w:bottom w:val="none" w:sz="0" w:space="0" w:color="auto"/>
            <w:right w:val="none" w:sz="0" w:space="0" w:color="auto"/>
          </w:divBdr>
        </w:div>
        <w:div w:id="83770039">
          <w:marLeft w:val="640"/>
          <w:marRight w:val="0"/>
          <w:marTop w:val="0"/>
          <w:marBottom w:val="0"/>
          <w:divBdr>
            <w:top w:val="none" w:sz="0" w:space="0" w:color="auto"/>
            <w:left w:val="none" w:sz="0" w:space="0" w:color="auto"/>
            <w:bottom w:val="none" w:sz="0" w:space="0" w:color="auto"/>
            <w:right w:val="none" w:sz="0" w:space="0" w:color="auto"/>
          </w:divBdr>
        </w:div>
        <w:div w:id="170066077">
          <w:marLeft w:val="640"/>
          <w:marRight w:val="0"/>
          <w:marTop w:val="0"/>
          <w:marBottom w:val="0"/>
          <w:divBdr>
            <w:top w:val="none" w:sz="0" w:space="0" w:color="auto"/>
            <w:left w:val="none" w:sz="0" w:space="0" w:color="auto"/>
            <w:bottom w:val="none" w:sz="0" w:space="0" w:color="auto"/>
            <w:right w:val="none" w:sz="0" w:space="0" w:color="auto"/>
          </w:divBdr>
        </w:div>
        <w:div w:id="357777023">
          <w:marLeft w:val="640"/>
          <w:marRight w:val="0"/>
          <w:marTop w:val="0"/>
          <w:marBottom w:val="0"/>
          <w:divBdr>
            <w:top w:val="none" w:sz="0" w:space="0" w:color="auto"/>
            <w:left w:val="none" w:sz="0" w:space="0" w:color="auto"/>
            <w:bottom w:val="none" w:sz="0" w:space="0" w:color="auto"/>
            <w:right w:val="none" w:sz="0" w:space="0" w:color="auto"/>
          </w:divBdr>
        </w:div>
        <w:div w:id="363794547">
          <w:marLeft w:val="640"/>
          <w:marRight w:val="0"/>
          <w:marTop w:val="0"/>
          <w:marBottom w:val="0"/>
          <w:divBdr>
            <w:top w:val="none" w:sz="0" w:space="0" w:color="auto"/>
            <w:left w:val="none" w:sz="0" w:space="0" w:color="auto"/>
            <w:bottom w:val="none" w:sz="0" w:space="0" w:color="auto"/>
            <w:right w:val="none" w:sz="0" w:space="0" w:color="auto"/>
          </w:divBdr>
        </w:div>
        <w:div w:id="161050596">
          <w:marLeft w:val="640"/>
          <w:marRight w:val="0"/>
          <w:marTop w:val="0"/>
          <w:marBottom w:val="0"/>
          <w:divBdr>
            <w:top w:val="none" w:sz="0" w:space="0" w:color="auto"/>
            <w:left w:val="none" w:sz="0" w:space="0" w:color="auto"/>
            <w:bottom w:val="none" w:sz="0" w:space="0" w:color="auto"/>
            <w:right w:val="none" w:sz="0" w:space="0" w:color="auto"/>
          </w:divBdr>
        </w:div>
        <w:div w:id="542594276">
          <w:marLeft w:val="640"/>
          <w:marRight w:val="0"/>
          <w:marTop w:val="0"/>
          <w:marBottom w:val="0"/>
          <w:divBdr>
            <w:top w:val="none" w:sz="0" w:space="0" w:color="auto"/>
            <w:left w:val="none" w:sz="0" w:space="0" w:color="auto"/>
            <w:bottom w:val="none" w:sz="0" w:space="0" w:color="auto"/>
            <w:right w:val="none" w:sz="0" w:space="0" w:color="auto"/>
          </w:divBdr>
        </w:div>
        <w:div w:id="1549415790">
          <w:marLeft w:val="640"/>
          <w:marRight w:val="0"/>
          <w:marTop w:val="0"/>
          <w:marBottom w:val="0"/>
          <w:divBdr>
            <w:top w:val="none" w:sz="0" w:space="0" w:color="auto"/>
            <w:left w:val="none" w:sz="0" w:space="0" w:color="auto"/>
            <w:bottom w:val="none" w:sz="0" w:space="0" w:color="auto"/>
            <w:right w:val="none" w:sz="0" w:space="0" w:color="auto"/>
          </w:divBdr>
        </w:div>
        <w:div w:id="1168133312">
          <w:marLeft w:val="640"/>
          <w:marRight w:val="0"/>
          <w:marTop w:val="0"/>
          <w:marBottom w:val="0"/>
          <w:divBdr>
            <w:top w:val="none" w:sz="0" w:space="0" w:color="auto"/>
            <w:left w:val="none" w:sz="0" w:space="0" w:color="auto"/>
            <w:bottom w:val="none" w:sz="0" w:space="0" w:color="auto"/>
            <w:right w:val="none" w:sz="0" w:space="0" w:color="auto"/>
          </w:divBdr>
        </w:div>
        <w:div w:id="115175233">
          <w:marLeft w:val="640"/>
          <w:marRight w:val="0"/>
          <w:marTop w:val="0"/>
          <w:marBottom w:val="0"/>
          <w:divBdr>
            <w:top w:val="none" w:sz="0" w:space="0" w:color="auto"/>
            <w:left w:val="none" w:sz="0" w:space="0" w:color="auto"/>
            <w:bottom w:val="none" w:sz="0" w:space="0" w:color="auto"/>
            <w:right w:val="none" w:sz="0" w:space="0" w:color="auto"/>
          </w:divBdr>
        </w:div>
        <w:div w:id="711734673">
          <w:marLeft w:val="640"/>
          <w:marRight w:val="0"/>
          <w:marTop w:val="0"/>
          <w:marBottom w:val="0"/>
          <w:divBdr>
            <w:top w:val="none" w:sz="0" w:space="0" w:color="auto"/>
            <w:left w:val="none" w:sz="0" w:space="0" w:color="auto"/>
            <w:bottom w:val="none" w:sz="0" w:space="0" w:color="auto"/>
            <w:right w:val="none" w:sz="0" w:space="0" w:color="auto"/>
          </w:divBdr>
        </w:div>
        <w:div w:id="540703282">
          <w:marLeft w:val="640"/>
          <w:marRight w:val="0"/>
          <w:marTop w:val="0"/>
          <w:marBottom w:val="0"/>
          <w:divBdr>
            <w:top w:val="none" w:sz="0" w:space="0" w:color="auto"/>
            <w:left w:val="none" w:sz="0" w:space="0" w:color="auto"/>
            <w:bottom w:val="none" w:sz="0" w:space="0" w:color="auto"/>
            <w:right w:val="none" w:sz="0" w:space="0" w:color="auto"/>
          </w:divBdr>
        </w:div>
        <w:div w:id="2110195438">
          <w:marLeft w:val="640"/>
          <w:marRight w:val="0"/>
          <w:marTop w:val="0"/>
          <w:marBottom w:val="0"/>
          <w:divBdr>
            <w:top w:val="none" w:sz="0" w:space="0" w:color="auto"/>
            <w:left w:val="none" w:sz="0" w:space="0" w:color="auto"/>
            <w:bottom w:val="none" w:sz="0" w:space="0" w:color="auto"/>
            <w:right w:val="none" w:sz="0" w:space="0" w:color="auto"/>
          </w:divBdr>
        </w:div>
        <w:div w:id="1533952878">
          <w:marLeft w:val="640"/>
          <w:marRight w:val="0"/>
          <w:marTop w:val="0"/>
          <w:marBottom w:val="0"/>
          <w:divBdr>
            <w:top w:val="none" w:sz="0" w:space="0" w:color="auto"/>
            <w:left w:val="none" w:sz="0" w:space="0" w:color="auto"/>
            <w:bottom w:val="none" w:sz="0" w:space="0" w:color="auto"/>
            <w:right w:val="none" w:sz="0" w:space="0" w:color="auto"/>
          </w:divBdr>
        </w:div>
        <w:div w:id="1556352580">
          <w:marLeft w:val="640"/>
          <w:marRight w:val="0"/>
          <w:marTop w:val="0"/>
          <w:marBottom w:val="0"/>
          <w:divBdr>
            <w:top w:val="none" w:sz="0" w:space="0" w:color="auto"/>
            <w:left w:val="none" w:sz="0" w:space="0" w:color="auto"/>
            <w:bottom w:val="none" w:sz="0" w:space="0" w:color="auto"/>
            <w:right w:val="none" w:sz="0" w:space="0" w:color="auto"/>
          </w:divBdr>
        </w:div>
        <w:div w:id="1210148296">
          <w:marLeft w:val="640"/>
          <w:marRight w:val="0"/>
          <w:marTop w:val="0"/>
          <w:marBottom w:val="0"/>
          <w:divBdr>
            <w:top w:val="none" w:sz="0" w:space="0" w:color="auto"/>
            <w:left w:val="none" w:sz="0" w:space="0" w:color="auto"/>
            <w:bottom w:val="none" w:sz="0" w:space="0" w:color="auto"/>
            <w:right w:val="none" w:sz="0" w:space="0" w:color="auto"/>
          </w:divBdr>
        </w:div>
        <w:div w:id="1119958319">
          <w:marLeft w:val="640"/>
          <w:marRight w:val="0"/>
          <w:marTop w:val="0"/>
          <w:marBottom w:val="0"/>
          <w:divBdr>
            <w:top w:val="none" w:sz="0" w:space="0" w:color="auto"/>
            <w:left w:val="none" w:sz="0" w:space="0" w:color="auto"/>
            <w:bottom w:val="none" w:sz="0" w:space="0" w:color="auto"/>
            <w:right w:val="none" w:sz="0" w:space="0" w:color="auto"/>
          </w:divBdr>
        </w:div>
        <w:div w:id="1743091904">
          <w:marLeft w:val="640"/>
          <w:marRight w:val="0"/>
          <w:marTop w:val="0"/>
          <w:marBottom w:val="0"/>
          <w:divBdr>
            <w:top w:val="none" w:sz="0" w:space="0" w:color="auto"/>
            <w:left w:val="none" w:sz="0" w:space="0" w:color="auto"/>
            <w:bottom w:val="none" w:sz="0" w:space="0" w:color="auto"/>
            <w:right w:val="none" w:sz="0" w:space="0" w:color="auto"/>
          </w:divBdr>
        </w:div>
        <w:div w:id="255208220">
          <w:marLeft w:val="640"/>
          <w:marRight w:val="0"/>
          <w:marTop w:val="0"/>
          <w:marBottom w:val="0"/>
          <w:divBdr>
            <w:top w:val="none" w:sz="0" w:space="0" w:color="auto"/>
            <w:left w:val="none" w:sz="0" w:space="0" w:color="auto"/>
            <w:bottom w:val="none" w:sz="0" w:space="0" w:color="auto"/>
            <w:right w:val="none" w:sz="0" w:space="0" w:color="auto"/>
          </w:divBdr>
        </w:div>
        <w:div w:id="1547444841">
          <w:marLeft w:val="640"/>
          <w:marRight w:val="0"/>
          <w:marTop w:val="0"/>
          <w:marBottom w:val="0"/>
          <w:divBdr>
            <w:top w:val="none" w:sz="0" w:space="0" w:color="auto"/>
            <w:left w:val="none" w:sz="0" w:space="0" w:color="auto"/>
            <w:bottom w:val="none" w:sz="0" w:space="0" w:color="auto"/>
            <w:right w:val="none" w:sz="0" w:space="0" w:color="auto"/>
          </w:divBdr>
        </w:div>
        <w:div w:id="926184577">
          <w:marLeft w:val="640"/>
          <w:marRight w:val="0"/>
          <w:marTop w:val="0"/>
          <w:marBottom w:val="0"/>
          <w:divBdr>
            <w:top w:val="none" w:sz="0" w:space="0" w:color="auto"/>
            <w:left w:val="none" w:sz="0" w:space="0" w:color="auto"/>
            <w:bottom w:val="none" w:sz="0" w:space="0" w:color="auto"/>
            <w:right w:val="none" w:sz="0" w:space="0" w:color="auto"/>
          </w:divBdr>
        </w:div>
        <w:div w:id="512303067">
          <w:marLeft w:val="640"/>
          <w:marRight w:val="0"/>
          <w:marTop w:val="0"/>
          <w:marBottom w:val="0"/>
          <w:divBdr>
            <w:top w:val="none" w:sz="0" w:space="0" w:color="auto"/>
            <w:left w:val="none" w:sz="0" w:space="0" w:color="auto"/>
            <w:bottom w:val="none" w:sz="0" w:space="0" w:color="auto"/>
            <w:right w:val="none" w:sz="0" w:space="0" w:color="auto"/>
          </w:divBdr>
        </w:div>
        <w:div w:id="457838003">
          <w:marLeft w:val="640"/>
          <w:marRight w:val="0"/>
          <w:marTop w:val="0"/>
          <w:marBottom w:val="0"/>
          <w:divBdr>
            <w:top w:val="none" w:sz="0" w:space="0" w:color="auto"/>
            <w:left w:val="none" w:sz="0" w:space="0" w:color="auto"/>
            <w:bottom w:val="none" w:sz="0" w:space="0" w:color="auto"/>
            <w:right w:val="none" w:sz="0" w:space="0" w:color="auto"/>
          </w:divBdr>
        </w:div>
        <w:div w:id="199444009">
          <w:marLeft w:val="640"/>
          <w:marRight w:val="0"/>
          <w:marTop w:val="0"/>
          <w:marBottom w:val="0"/>
          <w:divBdr>
            <w:top w:val="none" w:sz="0" w:space="0" w:color="auto"/>
            <w:left w:val="none" w:sz="0" w:space="0" w:color="auto"/>
            <w:bottom w:val="none" w:sz="0" w:space="0" w:color="auto"/>
            <w:right w:val="none" w:sz="0" w:space="0" w:color="auto"/>
          </w:divBdr>
        </w:div>
        <w:div w:id="679166208">
          <w:marLeft w:val="640"/>
          <w:marRight w:val="0"/>
          <w:marTop w:val="0"/>
          <w:marBottom w:val="0"/>
          <w:divBdr>
            <w:top w:val="none" w:sz="0" w:space="0" w:color="auto"/>
            <w:left w:val="none" w:sz="0" w:space="0" w:color="auto"/>
            <w:bottom w:val="none" w:sz="0" w:space="0" w:color="auto"/>
            <w:right w:val="none" w:sz="0" w:space="0" w:color="auto"/>
          </w:divBdr>
        </w:div>
        <w:div w:id="1119759933">
          <w:marLeft w:val="640"/>
          <w:marRight w:val="0"/>
          <w:marTop w:val="0"/>
          <w:marBottom w:val="0"/>
          <w:divBdr>
            <w:top w:val="none" w:sz="0" w:space="0" w:color="auto"/>
            <w:left w:val="none" w:sz="0" w:space="0" w:color="auto"/>
            <w:bottom w:val="none" w:sz="0" w:space="0" w:color="auto"/>
            <w:right w:val="none" w:sz="0" w:space="0" w:color="auto"/>
          </w:divBdr>
        </w:div>
        <w:div w:id="1960993155">
          <w:marLeft w:val="640"/>
          <w:marRight w:val="0"/>
          <w:marTop w:val="0"/>
          <w:marBottom w:val="0"/>
          <w:divBdr>
            <w:top w:val="none" w:sz="0" w:space="0" w:color="auto"/>
            <w:left w:val="none" w:sz="0" w:space="0" w:color="auto"/>
            <w:bottom w:val="none" w:sz="0" w:space="0" w:color="auto"/>
            <w:right w:val="none" w:sz="0" w:space="0" w:color="auto"/>
          </w:divBdr>
        </w:div>
        <w:div w:id="2134665632">
          <w:marLeft w:val="640"/>
          <w:marRight w:val="0"/>
          <w:marTop w:val="0"/>
          <w:marBottom w:val="0"/>
          <w:divBdr>
            <w:top w:val="none" w:sz="0" w:space="0" w:color="auto"/>
            <w:left w:val="none" w:sz="0" w:space="0" w:color="auto"/>
            <w:bottom w:val="none" w:sz="0" w:space="0" w:color="auto"/>
            <w:right w:val="none" w:sz="0" w:space="0" w:color="auto"/>
          </w:divBdr>
        </w:div>
        <w:div w:id="1090545582">
          <w:marLeft w:val="640"/>
          <w:marRight w:val="0"/>
          <w:marTop w:val="0"/>
          <w:marBottom w:val="0"/>
          <w:divBdr>
            <w:top w:val="none" w:sz="0" w:space="0" w:color="auto"/>
            <w:left w:val="none" w:sz="0" w:space="0" w:color="auto"/>
            <w:bottom w:val="none" w:sz="0" w:space="0" w:color="auto"/>
            <w:right w:val="none" w:sz="0" w:space="0" w:color="auto"/>
          </w:divBdr>
        </w:div>
        <w:div w:id="524294173">
          <w:marLeft w:val="640"/>
          <w:marRight w:val="0"/>
          <w:marTop w:val="0"/>
          <w:marBottom w:val="0"/>
          <w:divBdr>
            <w:top w:val="none" w:sz="0" w:space="0" w:color="auto"/>
            <w:left w:val="none" w:sz="0" w:space="0" w:color="auto"/>
            <w:bottom w:val="none" w:sz="0" w:space="0" w:color="auto"/>
            <w:right w:val="none" w:sz="0" w:space="0" w:color="auto"/>
          </w:divBdr>
        </w:div>
        <w:div w:id="631986581">
          <w:marLeft w:val="640"/>
          <w:marRight w:val="0"/>
          <w:marTop w:val="0"/>
          <w:marBottom w:val="0"/>
          <w:divBdr>
            <w:top w:val="none" w:sz="0" w:space="0" w:color="auto"/>
            <w:left w:val="none" w:sz="0" w:space="0" w:color="auto"/>
            <w:bottom w:val="none" w:sz="0" w:space="0" w:color="auto"/>
            <w:right w:val="none" w:sz="0" w:space="0" w:color="auto"/>
          </w:divBdr>
        </w:div>
        <w:div w:id="1113403380">
          <w:marLeft w:val="640"/>
          <w:marRight w:val="0"/>
          <w:marTop w:val="0"/>
          <w:marBottom w:val="0"/>
          <w:divBdr>
            <w:top w:val="none" w:sz="0" w:space="0" w:color="auto"/>
            <w:left w:val="none" w:sz="0" w:space="0" w:color="auto"/>
            <w:bottom w:val="none" w:sz="0" w:space="0" w:color="auto"/>
            <w:right w:val="none" w:sz="0" w:space="0" w:color="auto"/>
          </w:divBdr>
        </w:div>
        <w:div w:id="736976045">
          <w:marLeft w:val="640"/>
          <w:marRight w:val="0"/>
          <w:marTop w:val="0"/>
          <w:marBottom w:val="0"/>
          <w:divBdr>
            <w:top w:val="none" w:sz="0" w:space="0" w:color="auto"/>
            <w:left w:val="none" w:sz="0" w:space="0" w:color="auto"/>
            <w:bottom w:val="none" w:sz="0" w:space="0" w:color="auto"/>
            <w:right w:val="none" w:sz="0" w:space="0" w:color="auto"/>
          </w:divBdr>
        </w:div>
        <w:div w:id="1893467391">
          <w:marLeft w:val="640"/>
          <w:marRight w:val="0"/>
          <w:marTop w:val="0"/>
          <w:marBottom w:val="0"/>
          <w:divBdr>
            <w:top w:val="none" w:sz="0" w:space="0" w:color="auto"/>
            <w:left w:val="none" w:sz="0" w:space="0" w:color="auto"/>
            <w:bottom w:val="none" w:sz="0" w:space="0" w:color="auto"/>
            <w:right w:val="none" w:sz="0" w:space="0" w:color="auto"/>
          </w:divBdr>
        </w:div>
        <w:div w:id="665130427">
          <w:marLeft w:val="640"/>
          <w:marRight w:val="0"/>
          <w:marTop w:val="0"/>
          <w:marBottom w:val="0"/>
          <w:divBdr>
            <w:top w:val="none" w:sz="0" w:space="0" w:color="auto"/>
            <w:left w:val="none" w:sz="0" w:space="0" w:color="auto"/>
            <w:bottom w:val="none" w:sz="0" w:space="0" w:color="auto"/>
            <w:right w:val="none" w:sz="0" w:space="0" w:color="auto"/>
          </w:divBdr>
        </w:div>
        <w:div w:id="955676161">
          <w:marLeft w:val="640"/>
          <w:marRight w:val="0"/>
          <w:marTop w:val="0"/>
          <w:marBottom w:val="0"/>
          <w:divBdr>
            <w:top w:val="none" w:sz="0" w:space="0" w:color="auto"/>
            <w:left w:val="none" w:sz="0" w:space="0" w:color="auto"/>
            <w:bottom w:val="none" w:sz="0" w:space="0" w:color="auto"/>
            <w:right w:val="none" w:sz="0" w:space="0" w:color="auto"/>
          </w:divBdr>
        </w:div>
        <w:div w:id="669255453">
          <w:marLeft w:val="640"/>
          <w:marRight w:val="0"/>
          <w:marTop w:val="0"/>
          <w:marBottom w:val="0"/>
          <w:divBdr>
            <w:top w:val="none" w:sz="0" w:space="0" w:color="auto"/>
            <w:left w:val="none" w:sz="0" w:space="0" w:color="auto"/>
            <w:bottom w:val="none" w:sz="0" w:space="0" w:color="auto"/>
            <w:right w:val="none" w:sz="0" w:space="0" w:color="auto"/>
          </w:divBdr>
        </w:div>
        <w:div w:id="1610815800">
          <w:marLeft w:val="640"/>
          <w:marRight w:val="0"/>
          <w:marTop w:val="0"/>
          <w:marBottom w:val="0"/>
          <w:divBdr>
            <w:top w:val="none" w:sz="0" w:space="0" w:color="auto"/>
            <w:left w:val="none" w:sz="0" w:space="0" w:color="auto"/>
            <w:bottom w:val="none" w:sz="0" w:space="0" w:color="auto"/>
            <w:right w:val="none" w:sz="0" w:space="0" w:color="auto"/>
          </w:divBdr>
        </w:div>
        <w:div w:id="448428081">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283582870">
      <w:bodyDiv w:val="1"/>
      <w:marLeft w:val="0"/>
      <w:marRight w:val="0"/>
      <w:marTop w:val="0"/>
      <w:marBottom w:val="0"/>
      <w:divBdr>
        <w:top w:val="none" w:sz="0" w:space="0" w:color="auto"/>
        <w:left w:val="none" w:sz="0" w:space="0" w:color="auto"/>
        <w:bottom w:val="none" w:sz="0" w:space="0" w:color="auto"/>
        <w:right w:val="none" w:sz="0" w:space="0" w:color="auto"/>
      </w:divBdr>
      <w:divsChild>
        <w:div w:id="591858965">
          <w:marLeft w:val="640"/>
          <w:marRight w:val="0"/>
          <w:marTop w:val="0"/>
          <w:marBottom w:val="0"/>
          <w:divBdr>
            <w:top w:val="none" w:sz="0" w:space="0" w:color="auto"/>
            <w:left w:val="none" w:sz="0" w:space="0" w:color="auto"/>
            <w:bottom w:val="none" w:sz="0" w:space="0" w:color="auto"/>
            <w:right w:val="none" w:sz="0" w:space="0" w:color="auto"/>
          </w:divBdr>
        </w:div>
        <w:div w:id="1825734427">
          <w:marLeft w:val="640"/>
          <w:marRight w:val="0"/>
          <w:marTop w:val="0"/>
          <w:marBottom w:val="0"/>
          <w:divBdr>
            <w:top w:val="none" w:sz="0" w:space="0" w:color="auto"/>
            <w:left w:val="none" w:sz="0" w:space="0" w:color="auto"/>
            <w:bottom w:val="none" w:sz="0" w:space="0" w:color="auto"/>
            <w:right w:val="none" w:sz="0" w:space="0" w:color="auto"/>
          </w:divBdr>
        </w:div>
        <w:div w:id="1281256218">
          <w:marLeft w:val="640"/>
          <w:marRight w:val="0"/>
          <w:marTop w:val="0"/>
          <w:marBottom w:val="0"/>
          <w:divBdr>
            <w:top w:val="none" w:sz="0" w:space="0" w:color="auto"/>
            <w:left w:val="none" w:sz="0" w:space="0" w:color="auto"/>
            <w:bottom w:val="none" w:sz="0" w:space="0" w:color="auto"/>
            <w:right w:val="none" w:sz="0" w:space="0" w:color="auto"/>
          </w:divBdr>
        </w:div>
        <w:div w:id="1878079207">
          <w:marLeft w:val="640"/>
          <w:marRight w:val="0"/>
          <w:marTop w:val="0"/>
          <w:marBottom w:val="0"/>
          <w:divBdr>
            <w:top w:val="none" w:sz="0" w:space="0" w:color="auto"/>
            <w:left w:val="none" w:sz="0" w:space="0" w:color="auto"/>
            <w:bottom w:val="none" w:sz="0" w:space="0" w:color="auto"/>
            <w:right w:val="none" w:sz="0" w:space="0" w:color="auto"/>
          </w:divBdr>
        </w:div>
        <w:div w:id="1201284601">
          <w:marLeft w:val="640"/>
          <w:marRight w:val="0"/>
          <w:marTop w:val="0"/>
          <w:marBottom w:val="0"/>
          <w:divBdr>
            <w:top w:val="none" w:sz="0" w:space="0" w:color="auto"/>
            <w:left w:val="none" w:sz="0" w:space="0" w:color="auto"/>
            <w:bottom w:val="none" w:sz="0" w:space="0" w:color="auto"/>
            <w:right w:val="none" w:sz="0" w:space="0" w:color="auto"/>
          </w:divBdr>
        </w:div>
        <w:div w:id="1358853347">
          <w:marLeft w:val="640"/>
          <w:marRight w:val="0"/>
          <w:marTop w:val="0"/>
          <w:marBottom w:val="0"/>
          <w:divBdr>
            <w:top w:val="none" w:sz="0" w:space="0" w:color="auto"/>
            <w:left w:val="none" w:sz="0" w:space="0" w:color="auto"/>
            <w:bottom w:val="none" w:sz="0" w:space="0" w:color="auto"/>
            <w:right w:val="none" w:sz="0" w:space="0" w:color="auto"/>
          </w:divBdr>
        </w:div>
        <w:div w:id="1137408248">
          <w:marLeft w:val="640"/>
          <w:marRight w:val="0"/>
          <w:marTop w:val="0"/>
          <w:marBottom w:val="0"/>
          <w:divBdr>
            <w:top w:val="none" w:sz="0" w:space="0" w:color="auto"/>
            <w:left w:val="none" w:sz="0" w:space="0" w:color="auto"/>
            <w:bottom w:val="none" w:sz="0" w:space="0" w:color="auto"/>
            <w:right w:val="none" w:sz="0" w:space="0" w:color="auto"/>
          </w:divBdr>
        </w:div>
        <w:div w:id="1784686096">
          <w:marLeft w:val="640"/>
          <w:marRight w:val="0"/>
          <w:marTop w:val="0"/>
          <w:marBottom w:val="0"/>
          <w:divBdr>
            <w:top w:val="none" w:sz="0" w:space="0" w:color="auto"/>
            <w:left w:val="none" w:sz="0" w:space="0" w:color="auto"/>
            <w:bottom w:val="none" w:sz="0" w:space="0" w:color="auto"/>
            <w:right w:val="none" w:sz="0" w:space="0" w:color="auto"/>
          </w:divBdr>
        </w:div>
        <w:div w:id="1050571506">
          <w:marLeft w:val="640"/>
          <w:marRight w:val="0"/>
          <w:marTop w:val="0"/>
          <w:marBottom w:val="0"/>
          <w:divBdr>
            <w:top w:val="none" w:sz="0" w:space="0" w:color="auto"/>
            <w:left w:val="none" w:sz="0" w:space="0" w:color="auto"/>
            <w:bottom w:val="none" w:sz="0" w:space="0" w:color="auto"/>
            <w:right w:val="none" w:sz="0" w:space="0" w:color="auto"/>
          </w:divBdr>
        </w:div>
        <w:div w:id="1552571353">
          <w:marLeft w:val="640"/>
          <w:marRight w:val="0"/>
          <w:marTop w:val="0"/>
          <w:marBottom w:val="0"/>
          <w:divBdr>
            <w:top w:val="none" w:sz="0" w:space="0" w:color="auto"/>
            <w:left w:val="none" w:sz="0" w:space="0" w:color="auto"/>
            <w:bottom w:val="none" w:sz="0" w:space="0" w:color="auto"/>
            <w:right w:val="none" w:sz="0" w:space="0" w:color="auto"/>
          </w:divBdr>
        </w:div>
        <w:div w:id="648678470">
          <w:marLeft w:val="640"/>
          <w:marRight w:val="0"/>
          <w:marTop w:val="0"/>
          <w:marBottom w:val="0"/>
          <w:divBdr>
            <w:top w:val="none" w:sz="0" w:space="0" w:color="auto"/>
            <w:left w:val="none" w:sz="0" w:space="0" w:color="auto"/>
            <w:bottom w:val="none" w:sz="0" w:space="0" w:color="auto"/>
            <w:right w:val="none" w:sz="0" w:space="0" w:color="auto"/>
          </w:divBdr>
        </w:div>
        <w:div w:id="1868250456">
          <w:marLeft w:val="640"/>
          <w:marRight w:val="0"/>
          <w:marTop w:val="0"/>
          <w:marBottom w:val="0"/>
          <w:divBdr>
            <w:top w:val="none" w:sz="0" w:space="0" w:color="auto"/>
            <w:left w:val="none" w:sz="0" w:space="0" w:color="auto"/>
            <w:bottom w:val="none" w:sz="0" w:space="0" w:color="auto"/>
            <w:right w:val="none" w:sz="0" w:space="0" w:color="auto"/>
          </w:divBdr>
        </w:div>
        <w:div w:id="1627000965">
          <w:marLeft w:val="640"/>
          <w:marRight w:val="0"/>
          <w:marTop w:val="0"/>
          <w:marBottom w:val="0"/>
          <w:divBdr>
            <w:top w:val="none" w:sz="0" w:space="0" w:color="auto"/>
            <w:left w:val="none" w:sz="0" w:space="0" w:color="auto"/>
            <w:bottom w:val="none" w:sz="0" w:space="0" w:color="auto"/>
            <w:right w:val="none" w:sz="0" w:space="0" w:color="auto"/>
          </w:divBdr>
        </w:div>
        <w:div w:id="1152524904">
          <w:marLeft w:val="640"/>
          <w:marRight w:val="0"/>
          <w:marTop w:val="0"/>
          <w:marBottom w:val="0"/>
          <w:divBdr>
            <w:top w:val="none" w:sz="0" w:space="0" w:color="auto"/>
            <w:left w:val="none" w:sz="0" w:space="0" w:color="auto"/>
            <w:bottom w:val="none" w:sz="0" w:space="0" w:color="auto"/>
            <w:right w:val="none" w:sz="0" w:space="0" w:color="auto"/>
          </w:divBdr>
        </w:div>
        <w:div w:id="2064868523">
          <w:marLeft w:val="640"/>
          <w:marRight w:val="0"/>
          <w:marTop w:val="0"/>
          <w:marBottom w:val="0"/>
          <w:divBdr>
            <w:top w:val="none" w:sz="0" w:space="0" w:color="auto"/>
            <w:left w:val="none" w:sz="0" w:space="0" w:color="auto"/>
            <w:bottom w:val="none" w:sz="0" w:space="0" w:color="auto"/>
            <w:right w:val="none" w:sz="0" w:space="0" w:color="auto"/>
          </w:divBdr>
        </w:div>
        <w:div w:id="139617513">
          <w:marLeft w:val="640"/>
          <w:marRight w:val="0"/>
          <w:marTop w:val="0"/>
          <w:marBottom w:val="0"/>
          <w:divBdr>
            <w:top w:val="none" w:sz="0" w:space="0" w:color="auto"/>
            <w:left w:val="none" w:sz="0" w:space="0" w:color="auto"/>
            <w:bottom w:val="none" w:sz="0" w:space="0" w:color="auto"/>
            <w:right w:val="none" w:sz="0" w:space="0" w:color="auto"/>
          </w:divBdr>
        </w:div>
        <w:div w:id="1457018254">
          <w:marLeft w:val="640"/>
          <w:marRight w:val="0"/>
          <w:marTop w:val="0"/>
          <w:marBottom w:val="0"/>
          <w:divBdr>
            <w:top w:val="none" w:sz="0" w:space="0" w:color="auto"/>
            <w:left w:val="none" w:sz="0" w:space="0" w:color="auto"/>
            <w:bottom w:val="none" w:sz="0" w:space="0" w:color="auto"/>
            <w:right w:val="none" w:sz="0" w:space="0" w:color="auto"/>
          </w:divBdr>
        </w:div>
        <w:div w:id="1127118493">
          <w:marLeft w:val="640"/>
          <w:marRight w:val="0"/>
          <w:marTop w:val="0"/>
          <w:marBottom w:val="0"/>
          <w:divBdr>
            <w:top w:val="none" w:sz="0" w:space="0" w:color="auto"/>
            <w:left w:val="none" w:sz="0" w:space="0" w:color="auto"/>
            <w:bottom w:val="none" w:sz="0" w:space="0" w:color="auto"/>
            <w:right w:val="none" w:sz="0" w:space="0" w:color="auto"/>
          </w:divBdr>
        </w:div>
        <w:div w:id="401222037">
          <w:marLeft w:val="640"/>
          <w:marRight w:val="0"/>
          <w:marTop w:val="0"/>
          <w:marBottom w:val="0"/>
          <w:divBdr>
            <w:top w:val="none" w:sz="0" w:space="0" w:color="auto"/>
            <w:left w:val="none" w:sz="0" w:space="0" w:color="auto"/>
            <w:bottom w:val="none" w:sz="0" w:space="0" w:color="auto"/>
            <w:right w:val="none" w:sz="0" w:space="0" w:color="auto"/>
          </w:divBdr>
        </w:div>
        <w:div w:id="1243955403">
          <w:marLeft w:val="640"/>
          <w:marRight w:val="0"/>
          <w:marTop w:val="0"/>
          <w:marBottom w:val="0"/>
          <w:divBdr>
            <w:top w:val="none" w:sz="0" w:space="0" w:color="auto"/>
            <w:left w:val="none" w:sz="0" w:space="0" w:color="auto"/>
            <w:bottom w:val="none" w:sz="0" w:space="0" w:color="auto"/>
            <w:right w:val="none" w:sz="0" w:space="0" w:color="auto"/>
          </w:divBdr>
        </w:div>
        <w:div w:id="889656421">
          <w:marLeft w:val="640"/>
          <w:marRight w:val="0"/>
          <w:marTop w:val="0"/>
          <w:marBottom w:val="0"/>
          <w:divBdr>
            <w:top w:val="none" w:sz="0" w:space="0" w:color="auto"/>
            <w:left w:val="none" w:sz="0" w:space="0" w:color="auto"/>
            <w:bottom w:val="none" w:sz="0" w:space="0" w:color="auto"/>
            <w:right w:val="none" w:sz="0" w:space="0" w:color="auto"/>
          </w:divBdr>
        </w:div>
        <w:div w:id="1739015266">
          <w:marLeft w:val="640"/>
          <w:marRight w:val="0"/>
          <w:marTop w:val="0"/>
          <w:marBottom w:val="0"/>
          <w:divBdr>
            <w:top w:val="none" w:sz="0" w:space="0" w:color="auto"/>
            <w:left w:val="none" w:sz="0" w:space="0" w:color="auto"/>
            <w:bottom w:val="none" w:sz="0" w:space="0" w:color="auto"/>
            <w:right w:val="none" w:sz="0" w:space="0" w:color="auto"/>
          </w:divBdr>
        </w:div>
        <w:div w:id="2064478268">
          <w:marLeft w:val="640"/>
          <w:marRight w:val="0"/>
          <w:marTop w:val="0"/>
          <w:marBottom w:val="0"/>
          <w:divBdr>
            <w:top w:val="none" w:sz="0" w:space="0" w:color="auto"/>
            <w:left w:val="none" w:sz="0" w:space="0" w:color="auto"/>
            <w:bottom w:val="none" w:sz="0" w:space="0" w:color="auto"/>
            <w:right w:val="none" w:sz="0" w:space="0" w:color="auto"/>
          </w:divBdr>
        </w:div>
        <w:div w:id="1408923199">
          <w:marLeft w:val="640"/>
          <w:marRight w:val="0"/>
          <w:marTop w:val="0"/>
          <w:marBottom w:val="0"/>
          <w:divBdr>
            <w:top w:val="none" w:sz="0" w:space="0" w:color="auto"/>
            <w:left w:val="none" w:sz="0" w:space="0" w:color="auto"/>
            <w:bottom w:val="none" w:sz="0" w:space="0" w:color="auto"/>
            <w:right w:val="none" w:sz="0" w:space="0" w:color="auto"/>
          </w:divBdr>
        </w:div>
        <w:div w:id="106850460">
          <w:marLeft w:val="640"/>
          <w:marRight w:val="0"/>
          <w:marTop w:val="0"/>
          <w:marBottom w:val="0"/>
          <w:divBdr>
            <w:top w:val="none" w:sz="0" w:space="0" w:color="auto"/>
            <w:left w:val="none" w:sz="0" w:space="0" w:color="auto"/>
            <w:bottom w:val="none" w:sz="0" w:space="0" w:color="auto"/>
            <w:right w:val="none" w:sz="0" w:space="0" w:color="auto"/>
          </w:divBdr>
        </w:div>
        <w:div w:id="1632050394">
          <w:marLeft w:val="640"/>
          <w:marRight w:val="0"/>
          <w:marTop w:val="0"/>
          <w:marBottom w:val="0"/>
          <w:divBdr>
            <w:top w:val="none" w:sz="0" w:space="0" w:color="auto"/>
            <w:left w:val="none" w:sz="0" w:space="0" w:color="auto"/>
            <w:bottom w:val="none" w:sz="0" w:space="0" w:color="auto"/>
            <w:right w:val="none" w:sz="0" w:space="0" w:color="auto"/>
          </w:divBdr>
        </w:div>
        <w:div w:id="1512720802">
          <w:marLeft w:val="640"/>
          <w:marRight w:val="0"/>
          <w:marTop w:val="0"/>
          <w:marBottom w:val="0"/>
          <w:divBdr>
            <w:top w:val="none" w:sz="0" w:space="0" w:color="auto"/>
            <w:left w:val="none" w:sz="0" w:space="0" w:color="auto"/>
            <w:bottom w:val="none" w:sz="0" w:space="0" w:color="auto"/>
            <w:right w:val="none" w:sz="0" w:space="0" w:color="auto"/>
          </w:divBdr>
        </w:div>
        <w:div w:id="1745567607">
          <w:marLeft w:val="640"/>
          <w:marRight w:val="0"/>
          <w:marTop w:val="0"/>
          <w:marBottom w:val="0"/>
          <w:divBdr>
            <w:top w:val="none" w:sz="0" w:space="0" w:color="auto"/>
            <w:left w:val="none" w:sz="0" w:space="0" w:color="auto"/>
            <w:bottom w:val="none" w:sz="0" w:space="0" w:color="auto"/>
            <w:right w:val="none" w:sz="0" w:space="0" w:color="auto"/>
          </w:divBdr>
        </w:div>
        <w:div w:id="1267807761">
          <w:marLeft w:val="640"/>
          <w:marRight w:val="0"/>
          <w:marTop w:val="0"/>
          <w:marBottom w:val="0"/>
          <w:divBdr>
            <w:top w:val="none" w:sz="0" w:space="0" w:color="auto"/>
            <w:left w:val="none" w:sz="0" w:space="0" w:color="auto"/>
            <w:bottom w:val="none" w:sz="0" w:space="0" w:color="auto"/>
            <w:right w:val="none" w:sz="0" w:space="0" w:color="auto"/>
          </w:divBdr>
        </w:div>
        <w:div w:id="1372879403">
          <w:marLeft w:val="640"/>
          <w:marRight w:val="0"/>
          <w:marTop w:val="0"/>
          <w:marBottom w:val="0"/>
          <w:divBdr>
            <w:top w:val="none" w:sz="0" w:space="0" w:color="auto"/>
            <w:left w:val="none" w:sz="0" w:space="0" w:color="auto"/>
            <w:bottom w:val="none" w:sz="0" w:space="0" w:color="auto"/>
            <w:right w:val="none" w:sz="0" w:space="0" w:color="auto"/>
          </w:divBdr>
        </w:div>
        <w:div w:id="2005160916">
          <w:marLeft w:val="640"/>
          <w:marRight w:val="0"/>
          <w:marTop w:val="0"/>
          <w:marBottom w:val="0"/>
          <w:divBdr>
            <w:top w:val="none" w:sz="0" w:space="0" w:color="auto"/>
            <w:left w:val="none" w:sz="0" w:space="0" w:color="auto"/>
            <w:bottom w:val="none" w:sz="0" w:space="0" w:color="auto"/>
            <w:right w:val="none" w:sz="0" w:space="0" w:color="auto"/>
          </w:divBdr>
        </w:div>
        <w:div w:id="2096126674">
          <w:marLeft w:val="640"/>
          <w:marRight w:val="0"/>
          <w:marTop w:val="0"/>
          <w:marBottom w:val="0"/>
          <w:divBdr>
            <w:top w:val="none" w:sz="0" w:space="0" w:color="auto"/>
            <w:left w:val="none" w:sz="0" w:space="0" w:color="auto"/>
            <w:bottom w:val="none" w:sz="0" w:space="0" w:color="auto"/>
            <w:right w:val="none" w:sz="0" w:space="0" w:color="auto"/>
          </w:divBdr>
        </w:div>
        <w:div w:id="1094479339">
          <w:marLeft w:val="640"/>
          <w:marRight w:val="0"/>
          <w:marTop w:val="0"/>
          <w:marBottom w:val="0"/>
          <w:divBdr>
            <w:top w:val="none" w:sz="0" w:space="0" w:color="auto"/>
            <w:left w:val="none" w:sz="0" w:space="0" w:color="auto"/>
            <w:bottom w:val="none" w:sz="0" w:space="0" w:color="auto"/>
            <w:right w:val="none" w:sz="0" w:space="0" w:color="auto"/>
          </w:divBdr>
        </w:div>
        <w:div w:id="1873836168">
          <w:marLeft w:val="640"/>
          <w:marRight w:val="0"/>
          <w:marTop w:val="0"/>
          <w:marBottom w:val="0"/>
          <w:divBdr>
            <w:top w:val="none" w:sz="0" w:space="0" w:color="auto"/>
            <w:left w:val="none" w:sz="0" w:space="0" w:color="auto"/>
            <w:bottom w:val="none" w:sz="0" w:space="0" w:color="auto"/>
            <w:right w:val="none" w:sz="0" w:space="0" w:color="auto"/>
          </w:divBdr>
        </w:div>
        <w:div w:id="769353815">
          <w:marLeft w:val="640"/>
          <w:marRight w:val="0"/>
          <w:marTop w:val="0"/>
          <w:marBottom w:val="0"/>
          <w:divBdr>
            <w:top w:val="none" w:sz="0" w:space="0" w:color="auto"/>
            <w:left w:val="none" w:sz="0" w:space="0" w:color="auto"/>
            <w:bottom w:val="none" w:sz="0" w:space="0" w:color="auto"/>
            <w:right w:val="none" w:sz="0" w:space="0" w:color="auto"/>
          </w:divBdr>
        </w:div>
        <w:div w:id="2066831093">
          <w:marLeft w:val="640"/>
          <w:marRight w:val="0"/>
          <w:marTop w:val="0"/>
          <w:marBottom w:val="0"/>
          <w:divBdr>
            <w:top w:val="none" w:sz="0" w:space="0" w:color="auto"/>
            <w:left w:val="none" w:sz="0" w:space="0" w:color="auto"/>
            <w:bottom w:val="none" w:sz="0" w:space="0" w:color="auto"/>
            <w:right w:val="none" w:sz="0" w:space="0" w:color="auto"/>
          </w:divBdr>
        </w:div>
        <w:div w:id="700514633">
          <w:marLeft w:val="640"/>
          <w:marRight w:val="0"/>
          <w:marTop w:val="0"/>
          <w:marBottom w:val="0"/>
          <w:divBdr>
            <w:top w:val="none" w:sz="0" w:space="0" w:color="auto"/>
            <w:left w:val="none" w:sz="0" w:space="0" w:color="auto"/>
            <w:bottom w:val="none" w:sz="0" w:space="0" w:color="auto"/>
            <w:right w:val="none" w:sz="0" w:space="0" w:color="auto"/>
          </w:divBdr>
        </w:div>
        <w:div w:id="1650984605">
          <w:marLeft w:val="640"/>
          <w:marRight w:val="0"/>
          <w:marTop w:val="0"/>
          <w:marBottom w:val="0"/>
          <w:divBdr>
            <w:top w:val="none" w:sz="0" w:space="0" w:color="auto"/>
            <w:left w:val="none" w:sz="0" w:space="0" w:color="auto"/>
            <w:bottom w:val="none" w:sz="0" w:space="0" w:color="auto"/>
            <w:right w:val="none" w:sz="0" w:space="0" w:color="auto"/>
          </w:divBdr>
        </w:div>
        <w:div w:id="1210921366">
          <w:marLeft w:val="640"/>
          <w:marRight w:val="0"/>
          <w:marTop w:val="0"/>
          <w:marBottom w:val="0"/>
          <w:divBdr>
            <w:top w:val="none" w:sz="0" w:space="0" w:color="auto"/>
            <w:left w:val="none" w:sz="0" w:space="0" w:color="auto"/>
            <w:bottom w:val="none" w:sz="0" w:space="0" w:color="auto"/>
            <w:right w:val="none" w:sz="0" w:space="0" w:color="auto"/>
          </w:divBdr>
        </w:div>
        <w:div w:id="1306004497">
          <w:marLeft w:val="640"/>
          <w:marRight w:val="0"/>
          <w:marTop w:val="0"/>
          <w:marBottom w:val="0"/>
          <w:divBdr>
            <w:top w:val="none" w:sz="0" w:space="0" w:color="auto"/>
            <w:left w:val="none" w:sz="0" w:space="0" w:color="auto"/>
            <w:bottom w:val="none" w:sz="0" w:space="0" w:color="auto"/>
            <w:right w:val="none" w:sz="0" w:space="0" w:color="auto"/>
          </w:divBdr>
        </w:div>
        <w:div w:id="1646659365">
          <w:marLeft w:val="640"/>
          <w:marRight w:val="0"/>
          <w:marTop w:val="0"/>
          <w:marBottom w:val="0"/>
          <w:divBdr>
            <w:top w:val="none" w:sz="0" w:space="0" w:color="auto"/>
            <w:left w:val="none" w:sz="0" w:space="0" w:color="auto"/>
            <w:bottom w:val="none" w:sz="0" w:space="0" w:color="auto"/>
            <w:right w:val="none" w:sz="0" w:space="0" w:color="auto"/>
          </w:divBdr>
        </w:div>
        <w:div w:id="356389462">
          <w:marLeft w:val="640"/>
          <w:marRight w:val="0"/>
          <w:marTop w:val="0"/>
          <w:marBottom w:val="0"/>
          <w:divBdr>
            <w:top w:val="none" w:sz="0" w:space="0" w:color="auto"/>
            <w:left w:val="none" w:sz="0" w:space="0" w:color="auto"/>
            <w:bottom w:val="none" w:sz="0" w:space="0" w:color="auto"/>
            <w:right w:val="none" w:sz="0" w:space="0" w:color="auto"/>
          </w:divBdr>
        </w:div>
        <w:div w:id="2033532292">
          <w:marLeft w:val="640"/>
          <w:marRight w:val="0"/>
          <w:marTop w:val="0"/>
          <w:marBottom w:val="0"/>
          <w:divBdr>
            <w:top w:val="none" w:sz="0" w:space="0" w:color="auto"/>
            <w:left w:val="none" w:sz="0" w:space="0" w:color="auto"/>
            <w:bottom w:val="none" w:sz="0" w:space="0" w:color="auto"/>
            <w:right w:val="none" w:sz="0" w:space="0" w:color="auto"/>
          </w:divBdr>
        </w:div>
        <w:div w:id="2073892962">
          <w:marLeft w:val="640"/>
          <w:marRight w:val="0"/>
          <w:marTop w:val="0"/>
          <w:marBottom w:val="0"/>
          <w:divBdr>
            <w:top w:val="none" w:sz="0" w:space="0" w:color="auto"/>
            <w:left w:val="none" w:sz="0" w:space="0" w:color="auto"/>
            <w:bottom w:val="none" w:sz="0" w:space="0" w:color="auto"/>
            <w:right w:val="none" w:sz="0" w:space="0" w:color="auto"/>
          </w:divBdr>
        </w:div>
        <w:div w:id="161315972">
          <w:marLeft w:val="640"/>
          <w:marRight w:val="0"/>
          <w:marTop w:val="0"/>
          <w:marBottom w:val="0"/>
          <w:divBdr>
            <w:top w:val="none" w:sz="0" w:space="0" w:color="auto"/>
            <w:left w:val="none" w:sz="0" w:space="0" w:color="auto"/>
            <w:bottom w:val="none" w:sz="0" w:space="0" w:color="auto"/>
            <w:right w:val="none" w:sz="0" w:space="0" w:color="auto"/>
          </w:divBdr>
        </w:div>
        <w:div w:id="310139388">
          <w:marLeft w:val="640"/>
          <w:marRight w:val="0"/>
          <w:marTop w:val="0"/>
          <w:marBottom w:val="0"/>
          <w:divBdr>
            <w:top w:val="none" w:sz="0" w:space="0" w:color="auto"/>
            <w:left w:val="none" w:sz="0" w:space="0" w:color="auto"/>
            <w:bottom w:val="none" w:sz="0" w:space="0" w:color="auto"/>
            <w:right w:val="none" w:sz="0" w:space="0" w:color="auto"/>
          </w:divBdr>
        </w:div>
        <w:div w:id="681012352">
          <w:marLeft w:val="640"/>
          <w:marRight w:val="0"/>
          <w:marTop w:val="0"/>
          <w:marBottom w:val="0"/>
          <w:divBdr>
            <w:top w:val="none" w:sz="0" w:space="0" w:color="auto"/>
            <w:left w:val="none" w:sz="0" w:space="0" w:color="auto"/>
            <w:bottom w:val="none" w:sz="0" w:space="0" w:color="auto"/>
            <w:right w:val="none" w:sz="0" w:space="0" w:color="auto"/>
          </w:divBdr>
        </w:div>
        <w:div w:id="425351669">
          <w:marLeft w:val="640"/>
          <w:marRight w:val="0"/>
          <w:marTop w:val="0"/>
          <w:marBottom w:val="0"/>
          <w:divBdr>
            <w:top w:val="none" w:sz="0" w:space="0" w:color="auto"/>
            <w:left w:val="none" w:sz="0" w:space="0" w:color="auto"/>
            <w:bottom w:val="none" w:sz="0" w:space="0" w:color="auto"/>
            <w:right w:val="none" w:sz="0" w:space="0" w:color="auto"/>
          </w:divBdr>
        </w:div>
        <w:div w:id="741491634">
          <w:marLeft w:val="640"/>
          <w:marRight w:val="0"/>
          <w:marTop w:val="0"/>
          <w:marBottom w:val="0"/>
          <w:divBdr>
            <w:top w:val="none" w:sz="0" w:space="0" w:color="auto"/>
            <w:left w:val="none" w:sz="0" w:space="0" w:color="auto"/>
            <w:bottom w:val="none" w:sz="0" w:space="0" w:color="auto"/>
            <w:right w:val="none" w:sz="0" w:space="0" w:color="auto"/>
          </w:divBdr>
        </w:div>
        <w:div w:id="667711546">
          <w:marLeft w:val="640"/>
          <w:marRight w:val="0"/>
          <w:marTop w:val="0"/>
          <w:marBottom w:val="0"/>
          <w:divBdr>
            <w:top w:val="none" w:sz="0" w:space="0" w:color="auto"/>
            <w:left w:val="none" w:sz="0" w:space="0" w:color="auto"/>
            <w:bottom w:val="none" w:sz="0" w:space="0" w:color="auto"/>
            <w:right w:val="none" w:sz="0" w:space="0" w:color="auto"/>
          </w:divBdr>
        </w:div>
        <w:div w:id="1747923112">
          <w:marLeft w:val="640"/>
          <w:marRight w:val="0"/>
          <w:marTop w:val="0"/>
          <w:marBottom w:val="0"/>
          <w:divBdr>
            <w:top w:val="none" w:sz="0" w:space="0" w:color="auto"/>
            <w:left w:val="none" w:sz="0" w:space="0" w:color="auto"/>
            <w:bottom w:val="none" w:sz="0" w:space="0" w:color="auto"/>
            <w:right w:val="none" w:sz="0" w:space="0" w:color="auto"/>
          </w:divBdr>
        </w:div>
        <w:div w:id="1076048055">
          <w:marLeft w:val="640"/>
          <w:marRight w:val="0"/>
          <w:marTop w:val="0"/>
          <w:marBottom w:val="0"/>
          <w:divBdr>
            <w:top w:val="none" w:sz="0" w:space="0" w:color="auto"/>
            <w:left w:val="none" w:sz="0" w:space="0" w:color="auto"/>
            <w:bottom w:val="none" w:sz="0" w:space="0" w:color="auto"/>
            <w:right w:val="none" w:sz="0" w:space="0" w:color="auto"/>
          </w:divBdr>
        </w:div>
        <w:div w:id="1814249982">
          <w:marLeft w:val="640"/>
          <w:marRight w:val="0"/>
          <w:marTop w:val="0"/>
          <w:marBottom w:val="0"/>
          <w:divBdr>
            <w:top w:val="none" w:sz="0" w:space="0" w:color="auto"/>
            <w:left w:val="none" w:sz="0" w:space="0" w:color="auto"/>
            <w:bottom w:val="none" w:sz="0" w:space="0" w:color="auto"/>
            <w:right w:val="none" w:sz="0" w:space="0" w:color="auto"/>
          </w:divBdr>
        </w:div>
        <w:div w:id="1359046679">
          <w:marLeft w:val="640"/>
          <w:marRight w:val="0"/>
          <w:marTop w:val="0"/>
          <w:marBottom w:val="0"/>
          <w:divBdr>
            <w:top w:val="none" w:sz="0" w:space="0" w:color="auto"/>
            <w:left w:val="none" w:sz="0" w:space="0" w:color="auto"/>
            <w:bottom w:val="none" w:sz="0" w:space="0" w:color="auto"/>
            <w:right w:val="none" w:sz="0" w:space="0" w:color="auto"/>
          </w:divBdr>
        </w:div>
        <w:div w:id="1662192057">
          <w:marLeft w:val="640"/>
          <w:marRight w:val="0"/>
          <w:marTop w:val="0"/>
          <w:marBottom w:val="0"/>
          <w:divBdr>
            <w:top w:val="none" w:sz="0" w:space="0" w:color="auto"/>
            <w:left w:val="none" w:sz="0" w:space="0" w:color="auto"/>
            <w:bottom w:val="none" w:sz="0" w:space="0" w:color="auto"/>
            <w:right w:val="none" w:sz="0" w:space="0" w:color="auto"/>
          </w:divBdr>
        </w:div>
        <w:div w:id="2069836631">
          <w:marLeft w:val="640"/>
          <w:marRight w:val="0"/>
          <w:marTop w:val="0"/>
          <w:marBottom w:val="0"/>
          <w:divBdr>
            <w:top w:val="none" w:sz="0" w:space="0" w:color="auto"/>
            <w:left w:val="none" w:sz="0" w:space="0" w:color="auto"/>
            <w:bottom w:val="none" w:sz="0" w:space="0" w:color="auto"/>
            <w:right w:val="none" w:sz="0" w:space="0" w:color="auto"/>
          </w:divBdr>
        </w:div>
        <w:div w:id="853689076">
          <w:marLeft w:val="640"/>
          <w:marRight w:val="0"/>
          <w:marTop w:val="0"/>
          <w:marBottom w:val="0"/>
          <w:divBdr>
            <w:top w:val="none" w:sz="0" w:space="0" w:color="auto"/>
            <w:left w:val="none" w:sz="0" w:space="0" w:color="auto"/>
            <w:bottom w:val="none" w:sz="0" w:space="0" w:color="auto"/>
            <w:right w:val="none" w:sz="0" w:space="0" w:color="auto"/>
          </w:divBdr>
        </w:div>
        <w:div w:id="368998180">
          <w:marLeft w:val="640"/>
          <w:marRight w:val="0"/>
          <w:marTop w:val="0"/>
          <w:marBottom w:val="0"/>
          <w:divBdr>
            <w:top w:val="none" w:sz="0" w:space="0" w:color="auto"/>
            <w:left w:val="none" w:sz="0" w:space="0" w:color="auto"/>
            <w:bottom w:val="none" w:sz="0" w:space="0" w:color="auto"/>
            <w:right w:val="none" w:sz="0" w:space="0" w:color="auto"/>
          </w:divBdr>
        </w:div>
        <w:div w:id="1449936544">
          <w:marLeft w:val="640"/>
          <w:marRight w:val="0"/>
          <w:marTop w:val="0"/>
          <w:marBottom w:val="0"/>
          <w:divBdr>
            <w:top w:val="none" w:sz="0" w:space="0" w:color="auto"/>
            <w:left w:val="none" w:sz="0" w:space="0" w:color="auto"/>
            <w:bottom w:val="none" w:sz="0" w:space="0" w:color="auto"/>
            <w:right w:val="none" w:sz="0" w:space="0" w:color="auto"/>
          </w:divBdr>
        </w:div>
        <w:div w:id="232932417">
          <w:marLeft w:val="640"/>
          <w:marRight w:val="0"/>
          <w:marTop w:val="0"/>
          <w:marBottom w:val="0"/>
          <w:divBdr>
            <w:top w:val="none" w:sz="0" w:space="0" w:color="auto"/>
            <w:left w:val="none" w:sz="0" w:space="0" w:color="auto"/>
            <w:bottom w:val="none" w:sz="0" w:space="0" w:color="auto"/>
            <w:right w:val="none" w:sz="0" w:space="0" w:color="auto"/>
          </w:divBdr>
        </w:div>
        <w:div w:id="193349564">
          <w:marLeft w:val="640"/>
          <w:marRight w:val="0"/>
          <w:marTop w:val="0"/>
          <w:marBottom w:val="0"/>
          <w:divBdr>
            <w:top w:val="none" w:sz="0" w:space="0" w:color="auto"/>
            <w:left w:val="none" w:sz="0" w:space="0" w:color="auto"/>
            <w:bottom w:val="none" w:sz="0" w:space="0" w:color="auto"/>
            <w:right w:val="none" w:sz="0" w:space="0" w:color="auto"/>
          </w:divBdr>
        </w:div>
        <w:div w:id="535315742">
          <w:marLeft w:val="640"/>
          <w:marRight w:val="0"/>
          <w:marTop w:val="0"/>
          <w:marBottom w:val="0"/>
          <w:divBdr>
            <w:top w:val="none" w:sz="0" w:space="0" w:color="auto"/>
            <w:left w:val="none" w:sz="0" w:space="0" w:color="auto"/>
            <w:bottom w:val="none" w:sz="0" w:space="0" w:color="auto"/>
            <w:right w:val="none" w:sz="0" w:space="0" w:color="auto"/>
          </w:divBdr>
        </w:div>
        <w:div w:id="555241509">
          <w:marLeft w:val="640"/>
          <w:marRight w:val="0"/>
          <w:marTop w:val="0"/>
          <w:marBottom w:val="0"/>
          <w:divBdr>
            <w:top w:val="none" w:sz="0" w:space="0" w:color="auto"/>
            <w:left w:val="none" w:sz="0" w:space="0" w:color="auto"/>
            <w:bottom w:val="none" w:sz="0" w:space="0" w:color="auto"/>
            <w:right w:val="none" w:sz="0" w:space="0" w:color="auto"/>
          </w:divBdr>
        </w:div>
        <w:div w:id="1083071196">
          <w:marLeft w:val="640"/>
          <w:marRight w:val="0"/>
          <w:marTop w:val="0"/>
          <w:marBottom w:val="0"/>
          <w:divBdr>
            <w:top w:val="none" w:sz="0" w:space="0" w:color="auto"/>
            <w:left w:val="none" w:sz="0" w:space="0" w:color="auto"/>
            <w:bottom w:val="none" w:sz="0" w:space="0" w:color="auto"/>
            <w:right w:val="none" w:sz="0" w:space="0" w:color="auto"/>
          </w:divBdr>
        </w:div>
        <w:div w:id="1185679986">
          <w:marLeft w:val="640"/>
          <w:marRight w:val="0"/>
          <w:marTop w:val="0"/>
          <w:marBottom w:val="0"/>
          <w:divBdr>
            <w:top w:val="none" w:sz="0" w:space="0" w:color="auto"/>
            <w:left w:val="none" w:sz="0" w:space="0" w:color="auto"/>
            <w:bottom w:val="none" w:sz="0" w:space="0" w:color="auto"/>
            <w:right w:val="none" w:sz="0" w:space="0" w:color="auto"/>
          </w:divBdr>
        </w:div>
        <w:div w:id="1402480891">
          <w:marLeft w:val="640"/>
          <w:marRight w:val="0"/>
          <w:marTop w:val="0"/>
          <w:marBottom w:val="0"/>
          <w:divBdr>
            <w:top w:val="none" w:sz="0" w:space="0" w:color="auto"/>
            <w:left w:val="none" w:sz="0" w:space="0" w:color="auto"/>
            <w:bottom w:val="none" w:sz="0" w:space="0" w:color="auto"/>
            <w:right w:val="none" w:sz="0" w:space="0" w:color="auto"/>
          </w:divBdr>
        </w:div>
        <w:div w:id="1076704669">
          <w:marLeft w:val="640"/>
          <w:marRight w:val="0"/>
          <w:marTop w:val="0"/>
          <w:marBottom w:val="0"/>
          <w:divBdr>
            <w:top w:val="none" w:sz="0" w:space="0" w:color="auto"/>
            <w:left w:val="none" w:sz="0" w:space="0" w:color="auto"/>
            <w:bottom w:val="none" w:sz="0" w:space="0" w:color="auto"/>
            <w:right w:val="none" w:sz="0" w:space="0" w:color="auto"/>
          </w:divBdr>
        </w:div>
        <w:div w:id="1410345045">
          <w:marLeft w:val="640"/>
          <w:marRight w:val="0"/>
          <w:marTop w:val="0"/>
          <w:marBottom w:val="0"/>
          <w:divBdr>
            <w:top w:val="none" w:sz="0" w:space="0" w:color="auto"/>
            <w:left w:val="none" w:sz="0" w:space="0" w:color="auto"/>
            <w:bottom w:val="none" w:sz="0" w:space="0" w:color="auto"/>
            <w:right w:val="none" w:sz="0" w:space="0" w:color="auto"/>
          </w:divBdr>
        </w:div>
        <w:div w:id="1171871538">
          <w:marLeft w:val="640"/>
          <w:marRight w:val="0"/>
          <w:marTop w:val="0"/>
          <w:marBottom w:val="0"/>
          <w:divBdr>
            <w:top w:val="none" w:sz="0" w:space="0" w:color="auto"/>
            <w:left w:val="none" w:sz="0" w:space="0" w:color="auto"/>
            <w:bottom w:val="none" w:sz="0" w:space="0" w:color="auto"/>
            <w:right w:val="none" w:sz="0" w:space="0" w:color="auto"/>
          </w:divBdr>
        </w:div>
        <w:div w:id="1027172229">
          <w:marLeft w:val="640"/>
          <w:marRight w:val="0"/>
          <w:marTop w:val="0"/>
          <w:marBottom w:val="0"/>
          <w:divBdr>
            <w:top w:val="none" w:sz="0" w:space="0" w:color="auto"/>
            <w:left w:val="none" w:sz="0" w:space="0" w:color="auto"/>
            <w:bottom w:val="none" w:sz="0" w:space="0" w:color="auto"/>
            <w:right w:val="none" w:sz="0" w:space="0" w:color="auto"/>
          </w:divBdr>
        </w:div>
        <w:div w:id="1938516227">
          <w:marLeft w:val="640"/>
          <w:marRight w:val="0"/>
          <w:marTop w:val="0"/>
          <w:marBottom w:val="0"/>
          <w:divBdr>
            <w:top w:val="none" w:sz="0" w:space="0" w:color="auto"/>
            <w:left w:val="none" w:sz="0" w:space="0" w:color="auto"/>
            <w:bottom w:val="none" w:sz="0" w:space="0" w:color="auto"/>
            <w:right w:val="none" w:sz="0" w:space="0" w:color="auto"/>
          </w:divBdr>
        </w:div>
        <w:div w:id="795180232">
          <w:marLeft w:val="640"/>
          <w:marRight w:val="0"/>
          <w:marTop w:val="0"/>
          <w:marBottom w:val="0"/>
          <w:divBdr>
            <w:top w:val="none" w:sz="0" w:space="0" w:color="auto"/>
            <w:left w:val="none" w:sz="0" w:space="0" w:color="auto"/>
            <w:bottom w:val="none" w:sz="0" w:space="0" w:color="auto"/>
            <w:right w:val="none" w:sz="0" w:space="0" w:color="auto"/>
          </w:divBdr>
        </w:div>
        <w:div w:id="1085997767">
          <w:marLeft w:val="640"/>
          <w:marRight w:val="0"/>
          <w:marTop w:val="0"/>
          <w:marBottom w:val="0"/>
          <w:divBdr>
            <w:top w:val="none" w:sz="0" w:space="0" w:color="auto"/>
            <w:left w:val="none" w:sz="0" w:space="0" w:color="auto"/>
            <w:bottom w:val="none" w:sz="0" w:space="0" w:color="auto"/>
            <w:right w:val="none" w:sz="0" w:space="0" w:color="auto"/>
          </w:divBdr>
        </w:div>
        <w:div w:id="195700700">
          <w:marLeft w:val="640"/>
          <w:marRight w:val="0"/>
          <w:marTop w:val="0"/>
          <w:marBottom w:val="0"/>
          <w:divBdr>
            <w:top w:val="none" w:sz="0" w:space="0" w:color="auto"/>
            <w:left w:val="none" w:sz="0" w:space="0" w:color="auto"/>
            <w:bottom w:val="none" w:sz="0" w:space="0" w:color="auto"/>
            <w:right w:val="none" w:sz="0" w:space="0" w:color="auto"/>
          </w:divBdr>
        </w:div>
        <w:div w:id="1032344332">
          <w:marLeft w:val="640"/>
          <w:marRight w:val="0"/>
          <w:marTop w:val="0"/>
          <w:marBottom w:val="0"/>
          <w:divBdr>
            <w:top w:val="none" w:sz="0" w:space="0" w:color="auto"/>
            <w:left w:val="none" w:sz="0" w:space="0" w:color="auto"/>
            <w:bottom w:val="none" w:sz="0" w:space="0" w:color="auto"/>
            <w:right w:val="none" w:sz="0" w:space="0" w:color="auto"/>
          </w:divBdr>
        </w:div>
        <w:div w:id="557010772">
          <w:marLeft w:val="640"/>
          <w:marRight w:val="0"/>
          <w:marTop w:val="0"/>
          <w:marBottom w:val="0"/>
          <w:divBdr>
            <w:top w:val="none" w:sz="0" w:space="0" w:color="auto"/>
            <w:left w:val="none" w:sz="0" w:space="0" w:color="auto"/>
            <w:bottom w:val="none" w:sz="0" w:space="0" w:color="auto"/>
            <w:right w:val="none" w:sz="0" w:space="0" w:color="auto"/>
          </w:divBdr>
        </w:div>
        <w:div w:id="1916813695">
          <w:marLeft w:val="640"/>
          <w:marRight w:val="0"/>
          <w:marTop w:val="0"/>
          <w:marBottom w:val="0"/>
          <w:divBdr>
            <w:top w:val="none" w:sz="0" w:space="0" w:color="auto"/>
            <w:left w:val="none" w:sz="0" w:space="0" w:color="auto"/>
            <w:bottom w:val="none" w:sz="0" w:space="0" w:color="auto"/>
            <w:right w:val="none" w:sz="0" w:space="0" w:color="auto"/>
          </w:divBdr>
        </w:div>
        <w:div w:id="1175222472">
          <w:marLeft w:val="640"/>
          <w:marRight w:val="0"/>
          <w:marTop w:val="0"/>
          <w:marBottom w:val="0"/>
          <w:divBdr>
            <w:top w:val="none" w:sz="0" w:space="0" w:color="auto"/>
            <w:left w:val="none" w:sz="0" w:space="0" w:color="auto"/>
            <w:bottom w:val="none" w:sz="0" w:space="0" w:color="auto"/>
            <w:right w:val="none" w:sz="0" w:space="0" w:color="auto"/>
          </w:divBdr>
        </w:div>
        <w:div w:id="751590162">
          <w:marLeft w:val="640"/>
          <w:marRight w:val="0"/>
          <w:marTop w:val="0"/>
          <w:marBottom w:val="0"/>
          <w:divBdr>
            <w:top w:val="none" w:sz="0" w:space="0" w:color="auto"/>
            <w:left w:val="none" w:sz="0" w:space="0" w:color="auto"/>
            <w:bottom w:val="none" w:sz="0" w:space="0" w:color="auto"/>
            <w:right w:val="none" w:sz="0" w:space="0" w:color="auto"/>
          </w:divBdr>
        </w:div>
        <w:div w:id="1916864889">
          <w:marLeft w:val="640"/>
          <w:marRight w:val="0"/>
          <w:marTop w:val="0"/>
          <w:marBottom w:val="0"/>
          <w:divBdr>
            <w:top w:val="none" w:sz="0" w:space="0" w:color="auto"/>
            <w:left w:val="none" w:sz="0" w:space="0" w:color="auto"/>
            <w:bottom w:val="none" w:sz="0" w:space="0" w:color="auto"/>
            <w:right w:val="none" w:sz="0" w:space="0" w:color="auto"/>
          </w:divBdr>
        </w:div>
        <w:div w:id="2137408766">
          <w:marLeft w:val="640"/>
          <w:marRight w:val="0"/>
          <w:marTop w:val="0"/>
          <w:marBottom w:val="0"/>
          <w:divBdr>
            <w:top w:val="none" w:sz="0" w:space="0" w:color="auto"/>
            <w:left w:val="none" w:sz="0" w:space="0" w:color="auto"/>
            <w:bottom w:val="none" w:sz="0" w:space="0" w:color="auto"/>
            <w:right w:val="none" w:sz="0" w:space="0" w:color="auto"/>
          </w:divBdr>
        </w:div>
        <w:div w:id="1788040672">
          <w:marLeft w:val="640"/>
          <w:marRight w:val="0"/>
          <w:marTop w:val="0"/>
          <w:marBottom w:val="0"/>
          <w:divBdr>
            <w:top w:val="none" w:sz="0" w:space="0" w:color="auto"/>
            <w:left w:val="none" w:sz="0" w:space="0" w:color="auto"/>
            <w:bottom w:val="none" w:sz="0" w:space="0" w:color="auto"/>
            <w:right w:val="none" w:sz="0" w:space="0" w:color="auto"/>
          </w:divBdr>
        </w:div>
        <w:div w:id="561645665">
          <w:marLeft w:val="640"/>
          <w:marRight w:val="0"/>
          <w:marTop w:val="0"/>
          <w:marBottom w:val="0"/>
          <w:divBdr>
            <w:top w:val="none" w:sz="0" w:space="0" w:color="auto"/>
            <w:left w:val="none" w:sz="0" w:space="0" w:color="auto"/>
            <w:bottom w:val="none" w:sz="0" w:space="0" w:color="auto"/>
            <w:right w:val="none" w:sz="0" w:space="0" w:color="auto"/>
          </w:divBdr>
        </w:div>
        <w:div w:id="224798818">
          <w:marLeft w:val="640"/>
          <w:marRight w:val="0"/>
          <w:marTop w:val="0"/>
          <w:marBottom w:val="0"/>
          <w:divBdr>
            <w:top w:val="none" w:sz="0" w:space="0" w:color="auto"/>
            <w:left w:val="none" w:sz="0" w:space="0" w:color="auto"/>
            <w:bottom w:val="none" w:sz="0" w:space="0" w:color="auto"/>
            <w:right w:val="none" w:sz="0" w:space="0" w:color="auto"/>
          </w:divBdr>
        </w:div>
        <w:div w:id="1015228102">
          <w:marLeft w:val="640"/>
          <w:marRight w:val="0"/>
          <w:marTop w:val="0"/>
          <w:marBottom w:val="0"/>
          <w:divBdr>
            <w:top w:val="none" w:sz="0" w:space="0" w:color="auto"/>
            <w:left w:val="none" w:sz="0" w:space="0" w:color="auto"/>
            <w:bottom w:val="none" w:sz="0" w:space="0" w:color="auto"/>
            <w:right w:val="none" w:sz="0" w:space="0" w:color="auto"/>
          </w:divBdr>
        </w:div>
        <w:div w:id="2144611765">
          <w:marLeft w:val="640"/>
          <w:marRight w:val="0"/>
          <w:marTop w:val="0"/>
          <w:marBottom w:val="0"/>
          <w:divBdr>
            <w:top w:val="none" w:sz="0" w:space="0" w:color="auto"/>
            <w:left w:val="none" w:sz="0" w:space="0" w:color="auto"/>
            <w:bottom w:val="none" w:sz="0" w:space="0" w:color="auto"/>
            <w:right w:val="none" w:sz="0" w:space="0" w:color="auto"/>
          </w:divBdr>
        </w:div>
        <w:div w:id="305934349">
          <w:marLeft w:val="640"/>
          <w:marRight w:val="0"/>
          <w:marTop w:val="0"/>
          <w:marBottom w:val="0"/>
          <w:divBdr>
            <w:top w:val="none" w:sz="0" w:space="0" w:color="auto"/>
            <w:left w:val="none" w:sz="0" w:space="0" w:color="auto"/>
            <w:bottom w:val="none" w:sz="0" w:space="0" w:color="auto"/>
            <w:right w:val="none" w:sz="0" w:space="0" w:color="auto"/>
          </w:divBdr>
        </w:div>
        <w:div w:id="200091453">
          <w:marLeft w:val="640"/>
          <w:marRight w:val="0"/>
          <w:marTop w:val="0"/>
          <w:marBottom w:val="0"/>
          <w:divBdr>
            <w:top w:val="none" w:sz="0" w:space="0" w:color="auto"/>
            <w:left w:val="none" w:sz="0" w:space="0" w:color="auto"/>
            <w:bottom w:val="none" w:sz="0" w:space="0" w:color="auto"/>
            <w:right w:val="none" w:sz="0" w:space="0" w:color="auto"/>
          </w:divBdr>
        </w:div>
        <w:div w:id="1893081545">
          <w:marLeft w:val="640"/>
          <w:marRight w:val="0"/>
          <w:marTop w:val="0"/>
          <w:marBottom w:val="0"/>
          <w:divBdr>
            <w:top w:val="none" w:sz="0" w:space="0" w:color="auto"/>
            <w:left w:val="none" w:sz="0" w:space="0" w:color="auto"/>
            <w:bottom w:val="none" w:sz="0" w:space="0" w:color="auto"/>
            <w:right w:val="none" w:sz="0" w:space="0" w:color="auto"/>
          </w:divBdr>
        </w:div>
        <w:div w:id="1065957574">
          <w:marLeft w:val="640"/>
          <w:marRight w:val="0"/>
          <w:marTop w:val="0"/>
          <w:marBottom w:val="0"/>
          <w:divBdr>
            <w:top w:val="none" w:sz="0" w:space="0" w:color="auto"/>
            <w:left w:val="none" w:sz="0" w:space="0" w:color="auto"/>
            <w:bottom w:val="none" w:sz="0" w:space="0" w:color="auto"/>
            <w:right w:val="none" w:sz="0" w:space="0" w:color="auto"/>
          </w:divBdr>
        </w:div>
        <w:div w:id="255019072">
          <w:marLeft w:val="640"/>
          <w:marRight w:val="0"/>
          <w:marTop w:val="0"/>
          <w:marBottom w:val="0"/>
          <w:divBdr>
            <w:top w:val="none" w:sz="0" w:space="0" w:color="auto"/>
            <w:left w:val="none" w:sz="0" w:space="0" w:color="auto"/>
            <w:bottom w:val="none" w:sz="0" w:space="0" w:color="auto"/>
            <w:right w:val="none" w:sz="0" w:space="0" w:color="auto"/>
          </w:divBdr>
        </w:div>
        <w:div w:id="1456363382">
          <w:marLeft w:val="640"/>
          <w:marRight w:val="0"/>
          <w:marTop w:val="0"/>
          <w:marBottom w:val="0"/>
          <w:divBdr>
            <w:top w:val="none" w:sz="0" w:space="0" w:color="auto"/>
            <w:left w:val="none" w:sz="0" w:space="0" w:color="auto"/>
            <w:bottom w:val="none" w:sz="0" w:space="0" w:color="auto"/>
            <w:right w:val="none" w:sz="0" w:space="0" w:color="auto"/>
          </w:divBdr>
        </w:div>
        <w:div w:id="1666126481">
          <w:marLeft w:val="640"/>
          <w:marRight w:val="0"/>
          <w:marTop w:val="0"/>
          <w:marBottom w:val="0"/>
          <w:divBdr>
            <w:top w:val="none" w:sz="0" w:space="0" w:color="auto"/>
            <w:left w:val="none" w:sz="0" w:space="0" w:color="auto"/>
            <w:bottom w:val="none" w:sz="0" w:space="0" w:color="auto"/>
            <w:right w:val="none" w:sz="0" w:space="0" w:color="auto"/>
          </w:divBdr>
        </w:div>
        <w:div w:id="1343163781">
          <w:marLeft w:val="640"/>
          <w:marRight w:val="0"/>
          <w:marTop w:val="0"/>
          <w:marBottom w:val="0"/>
          <w:divBdr>
            <w:top w:val="none" w:sz="0" w:space="0" w:color="auto"/>
            <w:left w:val="none" w:sz="0" w:space="0" w:color="auto"/>
            <w:bottom w:val="none" w:sz="0" w:space="0" w:color="auto"/>
            <w:right w:val="none" w:sz="0" w:space="0" w:color="auto"/>
          </w:divBdr>
        </w:div>
        <w:div w:id="794566543">
          <w:marLeft w:val="640"/>
          <w:marRight w:val="0"/>
          <w:marTop w:val="0"/>
          <w:marBottom w:val="0"/>
          <w:divBdr>
            <w:top w:val="none" w:sz="0" w:space="0" w:color="auto"/>
            <w:left w:val="none" w:sz="0" w:space="0" w:color="auto"/>
            <w:bottom w:val="none" w:sz="0" w:space="0" w:color="auto"/>
            <w:right w:val="none" w:sz="0" w:space="0" w:color="auto"/>
          </w:divBdr>
        </w:div>
        <w:div w:id="1115827478">
          <w:marLeft w:val="640"/>
          <w:marRight w:val="0"/>
          <w:marTop w:val="0"/>
          <w:marBottom w:val="0"/>
          <w:divBdr>
            <w:top w:val="none" w:sz="0" w:space="0" w:color="auto"/>
            <w:left w:val="none" w:sz="0" w:space="0" w:color="auto"/>
            <w:bottom w:val="none" w:sz="0" w:space="0" w:color="auto"/>
            <w:right w:val="none" w:sz="0" w:space="0" w:color="auto"/>
          </w:divBdr>
        </w:div>
        <w:div w:id="743261172">
          <w:marLeft w:val="640"/>
          <w:marRight w:val="0"/>
          <w:marTop w:val="0"/>
          <w:marBottom w:val="0"/>
          <w:divBdr>
            <w:top w:val="none" w:sz="0" w:space="0" w:color="auto"/>
            <w:left w:val="none" w:sz="0" w:space="0" w:color="auto"/>
            <w:bottom w:val="none" w:sz="0" w:space="0" w:color="auto"/>
            <w:right w:val="none" w:sz="0" w:space="0" w:color="auto"/>
          </w:divBdr>
        </w:div>
        <w:div w:id="26950021">
          <w:marLeft w:val="640"/>
          <w:marRight w:val="0"/>
          <w:marTop w:val="0"/>
          <w:marBottom w:val="0"/>
          <w:divBdr>
            <w:top w:val="none" w:sz="0" w:space="0" w:color="auto"/>
            <w:left w:val="none" w:sz="0" w:space="0" w:color="auto"/>
            <w:bottom w:val="none" w:sz="0" w:space="0" w:color="auto"/>
            <w:right w:val="none" w:sz="0" w:space="0" w:color="auto"/>
          </w:divBdr>
        </w:div>
        <w:div w:id="800148796">
          <w:marLeft w:val="640"/>
          <w:marRight w:val="0"/>
          <w:marTop w:val="0"/>
          <w:marBottom w:val="0"/>
          <w:divBdr>
            <w:top w:val="none" w:sz="0" w:space="0" w:color="auto"/>
            <w:left w:val="none" w:sz="0" w:space="0" w:color="auto"/>
            <w:bottom w:val="none" w:sz="0" w:space="0" w:color="auto"/>
            <w:right w:val="none" w:sz="0" w:space="0" w:color="auto"/>
          </w:divBdr>
        </w:div>
        <w:div w:id="526262494">
          <w:marLeft w:val="640"/>
          <w:marRight w:val="0"/>
          <w:marTop w:val="0"/>
          <w:marBottom w:val="0"/>
          <w:divBdr>
            <w:top w:val="none" w:sz="0" w:space="0" w:color="auto"/>
            <w:left w:val="none" w:sz="0" w:space="0" w:color="auto"/>
            <w:bottom w:val="none" w:sz="0" w:space="0" w:color="auto"/>
            <w:right w:val="none" w:sz="0" w:space="0" w:color="auto"/>
          </w:divBdr>
        </w:div>
        <w:div w:id="1697347873">
          <w:marLeft w:val="640"/>
          <w:marRight w:val="0"/>
          <w:marTop w:val="0"/>
          <w:marBottom w:val="0"/>
          <w:divBdr>
            <w:top w:val="none" w:sz="0" w:space="0" w:color="auto"/>
            <w:left w:val="none" w:sz="0" w:space="0" w:color="auto"/>
            <w:bottom w:val="none" w:sz="0" w:space="0" w:color="auto"/>
            <w:right w:val="none" w:sz="0" w:space="0" w:color="auto"/>
          </w:divBdr>
        </w:div>
        <w:div w:id="49038333">
          <w:marLeft w:val="640"/>
          <w:marRight w:val="0"/>
          <w:marTop w:val="0"/>
          <w:marBottom w:val="0"/>
          <w:divBdr>
            <w:top w:val="none" w:sz="0" w:space="0" w:color="auto"/>
            <w:left w:val="none" w:sz="0" w:space="0" w:color="auto"/>
            <w:bottom w:val="none" w:sz="0" w:space="0" w:color="auto"/>
            <w:right w:val="none" w:sz="0" w:space="0" w:color="auto"/>
          </w:divBdr>
        </w:div>
        <w:div w:id="1310476228">
          <w:marLeft w:val="640"/>
          <w:marRight w:val="0"/>
          <w:marTop w:val="0"/>
          <w:marBottom w:val="0"/>
          <w:divBdr>
            <w:top w:val="none" w:sz="0" w:space="0" w:color="auto"/>
            <w:left w:val="none" w:sz="0" w:space="0" w:color="auto"/>
            <w:bottom w:val="none" w:sz="0" w:space="0" w:color="auto"/>
            <w:right w:val="none" w:sz="0" w:space="0" w:color="auto"/>
          </w:divBdr>
        </w:div>
        <w:div w:id="1202402287">
          <w:marLeft w:val="640"/>
          <w:marRight w:val="0"/>
          <w:marTop w:val="0"/>
          <w:marBottom w:val="0"/>
          <w:divBdr>
            <w:top w:val="none" w:sz="0" w:space="0" w:color="auto"/>
            <w:left w:val="none" w:sz="0" w:space="0" w:color="auto"/>
            <w:bottom w:val="none" w:sz="0" w:space="0" w:color="auto"/>
            <w:right w:val="none" w:sz="0" w:space="0" w:color="auto"/>
          </w:divBdr>
        </w:div>
        <w:div w:id="30106882">
          <w:marLeft w:val="640"/>
          <w:marRight w:val="0"/>
          <w:marTop w:val="0"/>
          <w:marBottom w:val="0"/>
          <w:divBdr>
            <w:top w:val="none" w:sz="0" w:space="0" w:color="auto"/>
            <w:left w:val="none" w:sz="0" w:space="0" w:color="auto"/>
            <w:bottom w:val="none" w:sz="0" w:space="0" w:color="auto"/>
            <w:right w:val="none" w:sz="0" w:space="0" w:color="auto"/>
          </w:divBdr>
        </w:div>
        <w:div w:id="565147924">
          <w:marLeft w:val="640"/>
          <w:marRight w:val="0"/>
          <w:marTop w:val="0"/>
          <w:marBottom w:val="0"/>
          <w:divBdr>
            <w:top w:val="none" w:sz="0" w:space="0" w:color="auto"/>
            <w:left w:val="none" w:sz="0" w:space="0" w:color="auto"/>
            <w:bottom w:val="none" w:sz="0" w:space="0" w:color="auto"/>
            <w:right w:val="none" w:sz="0" w:space="0" w:color="auto"/>
          </w:divBdr>
        </w:div>
        <w:div w:id="680594116">
          <w:marLeft w:val="640"/>
          <w:marRight w:val="0"/>
          <w:marTop w:val="0"/>
          <w:marBottom w:val="0"/>
          <w:divBdr>
            <w:top w:val="none" w:sz="0" w:space="0" w:color="auto"/>
            <w:left w:val="none" w:sz="0" w:space="0" w:color="auto"/>
            <w:bottom w:val="none" w:sz="0" w:space="0" w:color="auto"/>
            <w:right w:val="none" w:sz="0" w:space="0" w:color="auto"/>
          </w:divBdr>
        </w:div>
        <w:div w:id="234512172">
          <w:marLeft w:val="640"/>
          <w:marRight w:val="0"/>
          <w:marTop w:val="0"/>
          <w:marBottom w:val="0"/>
          <w:divBdr>
            <w:top w:val="none" w:sz="0" w:space="0" w:color="auto"/>
            <w:left w:val="none" w:sz="0" w:space="0" w:color="auto"/>
            <w:bottom w:val="none" w:sz="0" w:space="0" w:color="auto"/>
            <w:right w:val="none" w:sz="0" w:space="0" w:color="auto"/>
          </w:divBdr>
        </w:div>
        <w:div w:id="801921263">
          <w:marLeft w:val="640"/>
          <w:marRight w:val="0"/>
          <w:marTop w:val="0"/>
          <w:marBottom w:val="0"/>
          <w:divBdr>
            <w:top w:val="none" w:sz="0" w:space="0" w:color="auto"/>
            <w:left w:val="none" w:sz="0" w:space="0" w:color="auto"/>
            <w:bottom w:val="none" w:sz="0" w:space="0" w:color="auto"/>
            <w:right w:val="none" w:sz="0" w:space="0" w:color="auto"/>
          </w:divBdr>
        </w:div>
        <w:div w:id="1860775843">
          <w:marLeft w:val="640"/>
          <w:marRight w:val="0"/>
          <w:marTop w:val="0"/>
          <w:marBottom w:val="0"/>
          <w:divBdr>
            <w:top w:val="none" w:sz="0" w:space="0" w:color="auto"/>
            <w:left w:val="none" w:sz="0" w:space="0" w:color="auto"/>
            <w:bottom w:val="none" w:sz="0" w:space="0" w:color="auto"/>
            <w:right w:val="none" w:sz="0" w:space="0" w:color="auto"/>
          </w:divBdr>
        </w:div>
        <w:div w:id="112672327">
          <w:marLeft w:val="640"/>
          <w:marRight w:val="0"/>
          <w:marTop w:val="0"/>
          <w:marBottom w:val="0"/>
          <w:divBdr>
            <w:top w:val="none" w:sz="0" w:space="0" w:color="auto"/>
            <w:left w:val="none" w:sz="0" w:space="0" w:color="auto"/>
            <w:bottom w:val="none" w:sz="0" w:space="0" w:color="auto"/>
            <w:right w:val="none" w:sz="0" w:space="0" w:color="auto"/>
          </w:divBdr>
        </w:div>
        <w:div w:id="1432160324">
          <w:marLeft w:val="640"/>
          <w:marRight w:val="0"/>
          <w:marTop w:val="0"/>
          <w:marBottom w:val="0"/>
          <w:divBdr>
            <w:top w:val="none" w:sz="0" w:space="0" w:color="auto"/>
            <w:left w:val="none" w:sz="0" w:space="0" w:color="auto"/>
            <w:bottom w:val="none" w:sz="0" w:space="0" w:color="auto"/>
            <w:right w:val="none" w:sz="0" w:space="0" w:color="auto"/>
          </w:divBdr>
        </w:div>
        <w:div w:id="610626073">
          <w:marLeft w:val="640"/>
          <w:marRight w:val="0"/>
          <w:marTop w:val="0"/>
          <w:marBottom w:val="0"/>
          <w:divBdr>
            <w:top w:val="none" w:sz="0" w:space="0" w:color="auto"/>
            <w:left w:val="none" w:sz="0" w:space="0" w:color="auto"/>
            <w:bottom w:val="none" w:sz="0" w:space="0" w:color="auto"/>
            <w:right w:val="none" w:sz="0" w:space="0" w:color="auto"/>
          </w:divBdr>
        </w:div>
        <w:div w:id="1790661361">
          <w:marLeft w:val="640"/>
          <w:marRight w:val="0"/>
          <w:marTop w:val="0"/>
          <w:marBottom w:val="0"/>
          <w:divBdr>
            <w:top w:val="none" w:sz="0" w:space="0" w:color="auto"/>
            <w:left w:val="none" w:sz="0" w:space="0" w:color="auto"/>
            <w:bottom w:val="none" w:sz="0" w:space="0" w:color="auto"/>
            <w:right w:val="none" w:sz="0" w:space="0" w:color="auto"/>
          </w:divBdr>
        </w:div>
        <w:div w:id="307976882">
          <w:marLeft w:val="640"/>
          <w:marRight w:val="0"/>
          <w:marTop w:val="0"/>
          <w:marBottom w:val="0"/>
          <w:divBdr>
            <w:top w:val="none" w:sz="0" w:space="0" w:color="auto"/>
            <w:left w:val="none" w:sz="0" w:space="0" w:color="auto"/>
            <w:bottom w:val="none" w:sz="0" w:space="0" w:color="auto"/>
            <w:right w:val="none" w:sz="0" w:space="0" w:color="auto"/>
          </w:divBdr>
        </w:div>
        <w:div w:id="272637108">
          <w:marLeft w:val="640"/>
          <w:marRight w:val="0"/>
          <w:marTop w:val="0"/>
          <w:marBottom w:val="0"/>
          <w:divBdr>
            <w:top w:val="none" w:sz="0" w:space="0" w:color="auto"/>
            <w:left w:val="none" w:sz="0" w:space="0" w:color="auto"/>
            <w:bottom w:val="none" w:sz="0" w:space="0" w:color="auto"/>
            <w:right w:val="none" w:sz="0" w:space="0" w:color="auto"/>
          </w:divBdr>
        </w:div>
        <w:div w:id="861019826">
          <w:marLeft w:val="640"/>
          <w:marRight w:val="0"/>
          <w:marTop w:val="0"/>
          <w:marBottom w:val="0"/>
          <w:divBdr>
            <w:top w:val="none" w:sz="0" w:space="0" w:color="auto"/>
            <w:left w:val="none" w:sz="0" w:space="0" w:color="auto"/>
            <w:bottom w:val="none" w:sz="0" w:space="0" w:color="auto"/>
            <w:right w:val="none" w:sz="0" w:space="0" w:color="auto"/>
          </w:divBdr>
        </w:div>
        <w:div w:id="891228541">
          <w:marLeft w:val="640"/>
          <w:marRight w:val="0"/>
          <w:marTop w:val="0"/>
          <w:marBottom w:val="0"/>
          <w:divBdr>
            <w:top w:val="none" w:sz="0" w:space="0" w:color="auto"/>
            <w:left w:val="none" w:sz="0" w:space="0" w:color="auto"/>
            <w:bottom w:val="none" w:sz="0" w:space="0" w:color="auto"/>
            <w:right w:val="none" w:sz="0" w:space="0" w:color="auto"/>
          </w:divBdr>
        </w:div>
        <w:div w:id="1818104034">
          <w:marLeft w:val="640"/>
          <w:marRight w:val="0"/>
          <w:marTop w:val="0"/>
          <w:marBottom w:val="0"/>
          <w:divBdr>
            <w:top w:val="none" w:sz="0" w:space="0" w:color="auto"/>
            <w:left w:val="none" w:sz="0" w:space="0" w:color="auto"/>
            <w:bottom w:val="none" w:sz="0" w:space="0" w:color="auto"/>
            <w:right w:val="none" w:sz="0" w:space="0" w:color="auto"/>
          </w:divBdr>
        </w:div>
        <w:div w:id="1125393139">
          <w:marLeft w:val="640"/>
          <w:marRight w:val="0"/>
          <w:marTop w:val="0"/>
          <w:marBottom w:val="0"/>
          <w:divBdr>
            <w:top w:val="none" w:sz="0" w:space="0" w:color="auto"/>
            <w:left w:val="none" w:sz="0" w:space="0" w:color="auto"/>
            <w:bottom w:val="none" w:sz="0" w:space="0" w:color="auto"/>
            <w:right w:val="none" w:sz="0" w:space="0" w:color="auto"/>
          </w:divBdr>
        </w:div>
        <w:div w:id="1472215167">
          <w:marLeft w:val="640"/>
          <w:marRight w:val="0"/>
          <w:marTop w:val="0"/>
          <w:marBottom w:val="0"/>
          <w:divBdr>
            <w:top w:val="none" w:sz="0" w:space="0" w:color="auto"/>
            <w:left w:val="none" w:sz="0" w:space="0" w:color="auto"/>
            <w:bottom w:val="none" w:sz="0" w:space="0" w:color="auto"/>
            <w:right w:val="none" w:sz="0" w:space="0" w:color="auto"/>
          </w:divBdr>
        </w:div>
        <w:div w:id="1785466503">
          <w:marLeft w:val="640"/>
          <w:marRight w:val="0"/>
          <w:marTop w:val="0"/>
          <w:marBottom w:val="0"/>
          <w:divBdr>
            <w:top w:val="none" w:sz="0" w:space="0" w:color="auto"/>
            <w:left w:val="none" w:sz="0" w:space="0" w:color="auto"/>
            <w:bottom w:val="none" w:sz="0" w:space="0" w:color="auto"/>
            <w:right w:val="none" w:sz="0" w:space="0" w:color="auto"/>
          </w:divBdr>
        </w:div>
        <w:div w:id="1558935463">
          <w:marLeft w:val="640"/>
          <w:marRight w:val="0"/>
          <w:marTop w:val="0"/>
          <w:marBottom w:val="0"/>
          <w:divBdr>
            <w:top w:val="none" w:sz="0" w:space="0" w:color="auto"/>
            <w:left w:val="none" w:sz="0" w:space="0" w:color="auto"/>
            <w:bottom w:val="none" w:sz="0" w:space="0" w:color="auto"/>
            <w:right w:val="none" w:sz="0" w:space="0" w:color="auto"/>
          </w:divBdr>
        </w:div>
        <w:div w:id="1735616046">
          <w:marLeft w:val="640"/>
          <w:marRight w:val="0"/>
          <w:marTop w:val="0"/>
          <w:marBottom w:val="0"/>
          <w:divBdr>
            <w:top w:val="none" w:sz="0" w:space="0" w:color="auto"/>
            <w:left w:val="none" w:sz="0" w:space="0" w:color="auto"/>
            <w:bottom w:val="none" w:sz="0" w:space="0" w:color="auto"/>
            <w:right w:val="none" w:sz="0" w:space="0" w:color="auto"/>
          </w:divBdr>
        </w:div>
        <w:div w:id="339351594">
          <w:marLeft w:val="640"/>
          <w:marRight w:val="0"/>
          <w:marTop w:val="0"/>
          <w:marBottom w:val="0"/>
          <w:divBdr>
            <w:top w:val="none" w:sz="0" w:space="0" w:color="auto"/>
            <w:left w:val="none" w:sz="0" w:space="0" w:color="auto"/>
            <w:bottom w:val="none" w:sz="0" w:space="0" w:color="auto"/>
            <w:right w:val="none" w:sz="0" w:space="0" w:color="auto"/>
          </w:divBdr>
        </w:div>
        <w:div w:id="92631922">
          <w:marLeft w:val="640"/>
          <w:marRight w:val="0"/>
          <w:marTop w:val="0"/>
          <w:marBottom w:val="0"/>
          <w:divBdr>
            <w:top w:val="none" w:sz="0" w:space="0" w:color="auto"/>
            <w:left w:val="none" w:sz="0" w:space="0" w:color="auto"/>
            <w:bottom w:val="none" w:sz="0" w:space="0" w:color="auto"/>
            <w:right w:val="none" w:sz="0" w:space="0" w:color="auto"/>
          </w:divBdr>
        </w:div>
        <w:div w:id="2020885093">
          <w:marLeft w:val="640"/>
          <w:marRight w:val="0"/>
          <w:marTop w:val="0"/>
          <w:marBottom w:val="0"/>
          <w:divBdr>
            <w:top w:val="none" w:sz="0" w:space="0" w:color="auto"/>
            <w:left w:val="none" w:sz="0" w:space="0" w:color="auto"/>
            <w:bottom w:val="none" w:sz="0" w:space="0" w:color="auto"/>
            <w:right w:val="none" w:sz="0" w:space="0" w:color="auto"/>
          </w:divBdr>
        </w:div>
        <w:div w:id="953101295">
          <w:marLeft w:val="640"/>
          <w:marRight w:val="0"/>
          <w:marTop w:val="0"/>
          <w:marBottom w:val="0"/>
          <w:divBdr>
            <w:top w:val="none" w:sz="0" w:space="0" w:color="auto"/>
            <w:left w:val="none" w:sz="0" w:space="0" w:color="auto"/>
            <w:bottom w:val="none" w:sz="0" w:space="0" w:color="auto"/>
            <w:right w:val="none" w:sz="0" w:space="0" w:color="auto"/>
          </w:divBdr>
        </w:div>
        <w:div w:id="2066566514">
          <w:marLeft w:val="640"/>
          <w:marRight w:val="0"/>
          <w:marTop w:val="0"/>
          <w:marBottom w:val="0"/>
          <w:divBdr>
            <w:top w:val="none" w:sz="0" w:space="0" w:color="auto"/>
            <w:left w:val="none" w:sz="0" w:space="0" w:color="auto"/>
            <w:bottom w:val="none" w:sz="0" w:space="0" w:color="auto"/>
            <w:right w:val="none" w:sz="0" w:space="0" w:color="auto"/>
          </w:divBdr>
        </w:div>
        <w:div w:id="1037701351">
          <w:marLeft w:val="640"/>
          <w:marRight w:val="0"/>
          <w:marTop w:val="0"/>
          <w:marBottom w:val="0"/>
          <w:divBdr>
            <w:top w:val="none" w:sz="0" w:space="0" w:color="auto"/>
            <w:left w:val="none" w:sz="0" w:space="0" w:color="auto"/>
            <w:bottom w:val="none" w:sz="0" w:space="0" w:color="auto"/>
            <w:right w:val="none" w:sz="0" w:space="0" w:color="auto"/>
          </w:divBdr>
        </w:div>
        <w:div w:id="233515936">
          <w:marLeft w:val="640"/>
          <w:marRight w:val="0"/>
          <w:marTop w:val="0"/>
          <w:marBottom w:val="0"/>
          <w:divBdr>
            <w:top w:val="none" w:sz="0" w:space="0" w:color="auto"/>
            <w:left w:val="none" w:sz="0" w:space="0" w:color="auto"/>
            <w:bottom w:val="none" w:sz="0" w:space="0" w:color="auto"/>
            <w:right w:val="none" w:sz="0" w:space="0" w:color="auto"/>
          </w:divBdr>
        </w:div>
        <w:div w:id="925531648">
          <w:marLeft w:val="640"/>
          <w:marRight w:val="0"/>
          <w:marTop w:val="0"/>
          <w:marBottom w:val="0"/>
          <w:divBdr>
            <w:top w:val="none" w:sz="0" w:space="0" w:color="auto"/>
            <w:left w:val="none" w:sz="0" w:space="0" w:color="auto"/>
            <w:bottom w:val="none" w:sz="0" w:space="0" w:color="auto"/>
            <w:right w:val="none" w:sz="0" w:space="0" w:color="auto"/>
          </w:divBdr>
        </w:div>
        <w:div w:id="1908494246">
          <w:marLeft w:val="640"/>
          <w:marRight w:val="0"/>
          <w:marTop w:val="0"/>
          <w:marBottom w:val="0"/>
          <w:divBdr>
            <w:top w:val="none" w:sz="0" w:space="0" w:color="auto"/>
            <w:left w:val="none" w:sz="0" w:space="0" w:color="auto"/>
            <w:bottom w:val="none" w:sz="0" w:space="0" w:color="auto"/>
            <w:right w:val="none" w:sz="0" w:space="0" w:color="auto"/>
          </w:divBdr>
        </w:div>
        <w:div w:id="668874923">
          <w:marLeft w:val="640"/>
          <w:marRight w:val="0"/>
          <w:marTop w:val="0"/>
          <w:marBottom w:val="0"/>
          <w:divBdr>
            <w:top w:val="none" w:sz="0" w:space="0" w:color="auto"/>
            <w:left w:val="none" w:sz="0" w:space="0" w:color="auto"/>
            <w:bottom w:val="none" w:sz="0" w:space="0" w:color="auto"/>
            <w:right w:val="none" w:sz="0" w:space="0" w:color="auto"/>
          </w:divBdr>
        </w:div>
        <w:div w:id="111171550">
          <w:marLeft w:val="640"/>
          <w:marRight w:val="0"/>
          <w:marTop w:val="0"/>
          <w:marBottom w:val="0"/>
          <w:divBdr>
            <w:top w:val="none" w:sz="0" w:space="0" w:color="auto"/>
            <w:left w:val="none" w:sz="0" w:space="0" w:color="auto"/>
            <w:bottom w:val="none" w:sz="0" w:space="0" w:color="auto"/>
            <w:right w:val="none" w:sz="0" w:space="0" w:color="auto"/>
          </w:divBdr>
        </w:div>
      </w:divsChild>
    </w:div>
    <w:div w:id="314454591">
      <w:bodyDiv w:val="1"/>
      <w:marLeft w:val="0"/>
      <w:marRight w:val="0"/>
      <w:marTop w:val="0"/>
      <w:marBottom w:val="0"/>
      <w:divBdr>
        <w:top w:val="none" w:sz="0" w:space="0" w:color="auto"/>
        <w:left w:val="none" w:sz="0" w:space="0" w:color="auto"/>
        <w:bottom w:val="none" w:sz="0" w:space="0" w:color="auto"/>
        <w:right w:val="none" w:sz="0" w:space="0" w:color="auto"/>
      </w:divBdr>
      <w:divsChild>
        <w:div w:id="538976575">
          <w:marLeft w:val="640"/>
          <w:marRight w:val="0"/>
          <w:marTop w:val="0"/>
          <w:marBottom w:val="0"/>
          <w:divBdr>
            <w:top w:val="none" w:sz="0" w:space="0" w:color="auto"/>
            <w:left w:val="none" w:sz="0" w:space="0" w:color="auto"/>
            <w:bottom w:val="none" w:sz="0" w:space="0" w:color="auto"/>
            <w:right w:val="none" w:sz="0" w:space="0" w:color="auto"/>
          </w:divBdr>
        </w:div>
        <w:div w:id="2009358835">
          <w:marLeft w:val="640"/>
          <w:marRight w:val="0"/>
          <w:marTop w:val="0"/>
          <w:marBottom w:val="0"/>
          <w:divBdr>
            <w:top w:val="none" w:sz="0" w:space="0" w:color="auto"/>
            <w:left w:val="none" w:sz="0" w:space="0" w:color="auto"/>
            <w:bottom w:val="none" w:sz="0" w:space="0" w:color="auto"/>
            <w:right w:val="none" w:sz="0" w:space="0" w:color="auto"/>
          </w:divBdr>
        </w:div>
        <w:div w:id="1564755740">
          <w:marLeft w:val="640"/>
          <w:marRight w:val="0"/>
          <w:marTop w:val="0"/>
          <w:marBottom w:val="0"/>
          <w:divBdr>
            <w:top w:val="none" w:sz="0" w:space="0" w:color="auto"/>
            <w:left w:val="none" w:sz="0" w:space="0" w:color="auto"/>
            <w:bottom w:val="none" w:sz="0" w:space="0" w:color="auto"/>
            <w:right w:val="none" w:sz="0" w:space="0" w:color="auto"/>
          </w:divBdr>
        </w:div>
        <w:div w:id="492374966">
          <w:marLeft w:val="640"/>
          <w:marRight w:val="0"/>
          <w:marTop w:val="0"/>
          <w:marBottom w:val="0"/>
          <w:divBdr>
            <w:top w:val="none" w:sz="0" w:space="0" w:color="auto"/>
            <w:left w:val="none" w:sz="0" w:space="0" w:color="auto"/>
            <w:bottom w:val="none" w:sz="0" w:space="0" w:color="auto"/>
            <w:right w:val="none" w:sz="0" w:space="0" w:color="auto"/>
          </w:divBdr>
        </w:div>
        <w:div w:id="91828499">
          <w:marLeft w:val="640"/>
          <w:marRight w:val="0"/>
          <w:marTop w:val="0"/>
          <w:marBottom w:val="0"/>
          <w:divBdr>
            <w:top w:val="none" w:sz="0" w:space="0" w:color="auto"/>
            <w:left w:val="none" w:sz="0" w:space="0" w:color="auto"/>
            <w:bottom w:val="none" w:sz="0" w:space="0" w:color="auto"/>
            <w:right w:val="none" w:sz="0" w:space="0" w:color="auto"/>
          </w:divBdr>
        </w:div>
        <w:div w:id="974483678">
          <w:marLeft w:val="640"/>
          <w:marRight w:val="0"/>
          <w:marTop w:val="0"/>
          <w:marBottom w:val="0"/>
          <w:divBdr>
            <w:top w:val="none" w:sz="0" w:space="0" w:color="auto"/>
            <w:left w:val="none" w:sz="0" w:space="0" w:color="auto"/>
            <w:bottom w:val="none" w:sz="0" w:space="0" w:color="auto"/>
            <w:right w:val="none" w:sz="0" w:space="0" w:color="auto"/>
          </w:divBdr>
        </w:div>
        <w:div w:id="604733056">
          <w:marLeft w:val="640"/>
          <w:marRight w:val="0"/>
          <w:marTop w:val="0"/>
          <w:marBottom w:val="0"/>
          <w:divBdr>
            <w:top w:val="none" w:sz="0" w:space="0" w:color="auto"/>
            <w:left w:val="none" w:sz="0" w:space="0" w:color="auto"/>
            <w:bottom w:val="none" w:sz="0" w:space="0" w:color="auto"/>
            <w:right w:val="none" w:sz="0" w:space="0" w:color="auto"/>
          </w:divBdr>
        </w:div>
        <w:div w:id="752893134">
          <w:marLeft w:val="640"/>
          <w:marRight w:val="0"/>
          <w:marTop w:val="0"/>
          <w:marBottom w:val="0"/>
          <w:divBdr>
            <w:top w:val="none" w:sz="0" w:space="0" w:color="auto"/>
            <w:left w:val="none" w:sz="0" w:space="0" w:color="auto"/>
            <w:bottom w:val="none" w:sz="0" w:space="0" w:color="auto"/>
            <w:right w:val="none" w:sz="0" w:space="0" w:color="auto"/>
          </w:divBdr>
        </w:div>
        <w:div w:id="1027557249">
          <w:marLeft w:val="640"/>
          <w:marRight w:val="0"/>
          <w:marTop w:val="0"/>
          <w:marBottom w:val="0"/>
          <w:divBdr>
            <w:top w:val="none" w:sz="0" w:space="0" w:color="auto"/>
            <w:left w:val="none" w:sz="0" w:space="0" w:color="auto"/>
            <w:bottom w:val="none" w:sz="0" w:space="0" w:color="auto"/>
            <w:right w:val="none" w:sz="0" w:space="0" w:color="auto"/>
          </w:divBdr>
        </w:div>
        <w:div w:id="1184130091">
          <w:marLeft w:val="640"/>
          <w:marRight w:val="0"/>
          <w:marTop w:val="0"/>
          <w:marBottom w:val="0"/>
          <w:divBdr>
            <w:top w:val="none" w:sz="0" w:space="0" w:color="auto"/>
            <w:left w:val="none" w:sz="0" w:space="0" w:color="auto"/>
            <w:bottom w:val="none" w:sz="0" w:space="0" w:color="auto"/>
            <w:right w:val="none" w:sz="0" w:space="0" w:color="auto"/>
          </w:divBdr>
        </w:div>
        <w:div w:id="1702585492">
          <w:marLeft w:val="640"/>
          <w:marRight w:val="0"/>
          <w:marTop w:val="0"/>
          <w:marBottom w:val="0"/>
          <w:divBdr>
            <w:top w:val="none" w:sz="0" w:space="0" w:color="auto"/>
            <w:left w:val="none" w:sz="0" w:space="0" w:color="auto"/>
            <w:bottom w:val="none" w:sz="0" w:space="0" w:color="auto"/>
            <w:right w:val="none" w:sz="0" w:space="0" w:color="auto"/>
          </w:divBdr>
        </w:div>
        <w:div w:id="583223815">
          <w:marLeft w:val="640"/>
          <w:marRight w:val="0"/>
          <w:marTop w:val="0"/>
          <w:marBottom w:val="0"/>
          <w:divBdr>
            <w:top w:val="none" w:sz="0" w:space="0" w:color="auto"/>
            <w:left w:val="none" w:sz="0" w:space="0" w:color="auto"/>
            <w:bottom w:val="none" w:sz="0" w:space="0" w:color="auto"/>
            <w:right w:val="none" w:sz="0" w:space="0" w:color="auto"/>
          </w:divBdr>
        </w:div>
        <w:div w:id="326370263">
          <w:marLeft w:val="640"/>
          <w:marRight w:val="0"/>
          <w:marTop w:val="0"/>
          <w:marBottom w:val="0"/>
          <w:divBdr>
            <w:top w:val="none" w:sz="0" w:space="0" w:color="auto"/>
            <w:left w:val="none" w:sz="0" w:space="0" w:color="auto"/>
            <w:bottom w:val="none" w:sz="0" w:space="0" w:color="auto"/>
            <w:right w:val="none" w:sz="0" w:space="0" w:color="auto"/>
          </w:divBdr>
        </w:div>
        <w:div w:id="1396009034">
          <w:marLeft w:val="640"/>
          <w:marRight w:val="0"/>
          <w:marTop w:val="0"/>
          <w:marBottom w:val="0"/>
          <w:divBdr>
            <w:top w:val="none" w:sz="0" w:space="0" w:color="auto"/>
            <w:left w:val="none" w:sz="0" w:space="0" w:color="auto"/>
            <w:bottom w:val="none" w:sz="0" w:space="0" w:color="auto"/>
            <w:right w:val="none" w:sz="0" w:space="0" w:color="auto"/>
          </w:divBdr>
        </w:div>
        <w:div w:id="1934044328">
          <w:marLeft w:val="640"/>
          <w:marRight w:val="0"/>
          <w:marTop w:val="0"/>
          <w:marBottom w:val="0"/>
          <w:divBdr>
            <w:top w:val="none" w:sz="0" w:space="0" w:color="auto"/>
            <w:left w:val="none" w:sz="0" w:space="0" w:color="auto"/>
            <w:bottom w:val="none" w:sz="0" w:space="0" w:color="auto"/>
            <w:right w:val="none" w:sz="0" w:space="0" w:color="auto"/>
          </w:divBdr>
        </w:div>
        <w:div w:id="1198588927">
          <w:marLeft w:val="640"/>
          <w:marRight w:val="0"/>
          <w:marTop w:val="0"/>
          <w:marBottom w:val="0"/>
          <w:divBdr>
            <w:top w:val="none" w:sz="0" w:space="0" w:color="auto"/>
            <w:left w:val="none" w:sz="0" w:space="0" w:color="auto"/>
            <w:bottom w:val="none" w:sz="0" w:space="0" w:color="auto"/>
            <w:right w:val="none" w:sz="0" w:space="0" w:color="auto"/>
          </w:divBdr>
        </w:div>
        <w:div w:id="1690065001">
          <w:marLeft w:val="640"/>
          <w:marRight w:val="0"/>
          <w:marTop w:val="0"/>
          <w:marBottom w:val="0"/>
          <w:divBdr>
            <w:top w:val="none" w:sz="0" w:space="0" w:color="auto"/>
            <w:left w:val="none" w:sz="0" w:space="0" w:color="auto"/>
            <w:bottom w:val="none" w:sz="0" w:space="0" w:color="auto"/>
            <w:right w:val="none" w:sz="0" w:space="0" w:color="auto"/>
          </w:divBdr>
        </w:div>
        <w:div w:id="1375539891">
          <w:marLeft w:val="640"/>
          <w:marRight w:val="0"/>
          <w:marTop w:val="0"/>
          <w:marBottom w:val="0"/>
          <w:divBdr>
            <w:top w:val="none" w:sz="0" w:space="0" w:color="auto"/>
            <w:left w:val="none" w:sz="0" w:space="0" w:color="auto"/>
            <w:bottom w:val="none" w:sz="0" w:space="0" w:color="auto"/>
            <w:right w:val="none" w:sz="0" w:space="0" w:color="auto"/>
          </w:divBdr>
        </w:div>
        <w:div w:id="1566182360">
          <w:marLeft w:val="640"/>
          <w:marRight w:val="0"/>
          <w:marTop w:val="0"/>
          <w:marBottom w:val="0"/>
          <w:divBdr>
            <w:top w:val="none" w:sz="0" w:space="0" w:color="auto"/>
            <w:left w:val="none" w:sz="0" w:space="0" w:color="auto"/>
            <w:bottom w:val="none" w:sz="0" w:space="0" w:color="auto"/>
            <w:right w:val="none" w:sz="0" w:space="0" w:color="auto"/>
          </w:divBdr>
        </w:div>
        <w:div w:id="1979337301">
          <w:marLeft w:val="640"/>
          <w:marRight w:val="0"/>
          <w:marTop w:val="0"/>
          <w:marBottom w:val="0"/>
          <w:divBdr>
            <w:top w:val="none" w:sz="0" w:space="0" w:color="auto"/>
            <w:left w:val="none" w:sz="0" w:space="0" w:color="auto"/>
            <w:bottom w:val="none" w:sz="0" w:space="0" w:color="auto"/>
            <w:right w:val="none" w:sz="0" w:space="0" w:color="auto"/>
          </w:divBdr>
        </w:div>
        <w:div w:id="1287546899">
          <w:marLeft w:val="640"/>
          <w:marRight w:val="0"/>
          <w:marTop w:val="0"/>
          <w:marBottom w:val="0"/>
          <w:divBdr>
            <w:top w:val="none" w:sz="0" w:space="0" w:color="auto"/>
            <w:left w:val="none" w:sz="0" w:space="0" w:color="auto"/>
            <w:bottom w:val="none" w:sz="0" w:space="0" w:color="auto"/>
            <w:right w:val="none" w:sz="0" w:space="0" w:color="auto"/>
          </w:divBdr>
        </w:div>
        <w:div w:id="1134451178">
          <w:marLeft w:val="640"/>
          <w:marRight w:val="0"/>
          <w:marTop w:val="0"/>
          <w:marBottom w:val="0"/>
          <w:divBdr>
            <w:top w:val="none" w:sz="0" w:space="0" w:color="auto"/>
            <w:left w:val="none" w:sz="0" w:space="0" w:color="auto"/>
            <w:bottom w:val="none" w:sz="0" w:space="0" w:color="auto"/>
            <w:right w:val="none" w:sz="0" w:space="0" w:color="auto"/>
          </w:divBdr>
        </w:div>
        <w:div w:id="2055545037">
          <w:marLeft w:val="640"/>
          <w:marRight w:val="0"/>
          <w:marTop w:val="0"/>
          <w:marBottom w:val="0"/>
          <w:divBdr>
            <w:top w:val="none" w:sz="0" w:space="0" w:color="auto"/>
            <w:left w:val="none" w:sz="0" w:space="0" w:color="auto"/>
            <w:bottom w:val="none" w:sz="0" w:space="0" w:color="auto"/>
            <w:right w:val="none" w:sz="0" w:space="0" w:color="auto"/>
          </w:divBdr>
        </w:div>
        <w:div w:id="1812744724">
          <w:marLeft w:val="640"/>
          <w:marRight w:val="0"/>
          <w:marTop w:val="0"/>
          <w:marBottom w:val="0"/>
          <w:divBdr>
            <w:top w:val="none" w:sz="0" w:space="0" w:color="auto"/>
            <w:left w:val="none" w:sz="0" w:space="0" w:color="auto"/>
            <w:bottom w:val="none" w:sz="0" w:space="0" w:color="auto"/>
            <w:right w:val="none" w:sz="0" w:space="0" w:color="auto"/>
          </w:divBdr>
        </w:div>
        <w:div w:id="2039426398">
          <w:marLeft w:val="640"/>
          <w:marRight w:val="0"/>
          <w:marTop w:val="0"/>
          <w:marBottom w:val="0"/>
          <w:divBdr>
            <w:top w:val="none" w:sz="0" w:space="0" w:color="auto"/>
            <w:left w:val="none" w:sz="0" w:space="0" w:color="auto"/>
            <w:bottom w:val="none" w:sz="0" w:space="0" w:color="auto"/>
            <w:right w:val="none" w:sz="0" w:space="0" w:color="auto"/>
          </w:divBdr>
        </w:div>
        <w:div w:id="193275268">
          <w:marLeft w:val="640"/>
          <w:marRight w:val="0"/>
          <w:marTop w:val="0"/>
          <w:marBottom w:val="0"/>
          <w:divBdr>
            <w:top w:val="none" w:sz="0" w:space="0" w:color="auto"/>
            <w:left w:val="none" w:sz="0" w:space="0" w:color="auto"/>
            <w:bottom w:val="none" w:sz="0" w:space="0" w:color="auto"/>
            <w:right w:val="none" w:sz="0" w:space="0" w:color="auto"/>
          </w:divBdr>
        </w:div>
        <w:div w:id="1032850671">
          <w:marLeft w:val="640"/>
          <w:marRight w:val="0"/>
          <w:marTop w:val="0"/>
          <w:marBottom w:val="0"/>
          <w:divBdr>
            <w:top w:val="none" w:sz="0" w:space="0" w:color="auto"/>
            <w:left w:val="none" w:sz="0" w:space="0" w:color="auto"/>
            <w:bottom w:val="none" w:sz="0" w:space="0" w:color="auto"/>
            <w:right w:val="none" w:sz="0" w:space="0" w:color="auto"/>
          </w:divBdr>
        </w:div>
        <w:div w:id="781613268">
          <w:marLeft w:val="640"/>
          <w:marRight w:val="0"/>
          <w:marTop w:val="0"/>
          <w:marBottom w:val="0"/>
          <w:divBdr>
            <w:top w:val="none" w:sz="0" w:space="0" w:color="auto"/>
            <w:left w:val="none" w:sz="0" w:space="0" w:color="auto"/>
            <w:bottom w:val="none" w:sz="0" w:space="0" w:color="auto"/>
            <w:right w:val="none" w:sz="0" w:space="0" w:color="auto"/>
          </w:divBdr>
        </w:div>
        <w:div w:id="297493951">
          <w:marLeft w:val="640"/>
          <w:marRight w:val="0"/>
          <w:marTop w:val="0"/>
          <w:marBottom w:val="0"/>
          <w:divBdr>
            <w:top w:val="none" w:sz="0" w:space="0" w:color="auto"/>
            <w:left w:val="none" w:sz="0" w:space="0" w:color="auto"/>
            <w:bottom w:val="none" w:sz="0" w:space="0" w:color="auto"/>
            <w:right w:val="none" w:sz="0" w:space="0" w:color="auto"/>
          </w:divBdr>
        </w:div>
        <w:div w:id="2127312578">
          <w:marLeft w:val="640"/>
          <w:marRight w:val="0"/>
          <w:marTop w:val="0"/>
          <w:marBottom w:val="0"/>
          <w:divBdr>
            <w:top w:val="none" w:sz="0" w:space="0" w:color="auto"/>
            <w:left w:val="none" w:sz="0" w:space="0" w:color="auto"/>
            <w:bottom w:val="none" w:sz="0" w:space="0" w:color="auto"/>
            <w:right w:val="none" w:sz="0" w:space="0" w:color="auto"/>
          </w:divBdr>
        </w:div>
        <w:div w:id="1533347894">
          <w:marLeft w:val="640"/>
          <w:marRight w:val="0"/>
          <w:marTop w:val="0"/>
          <w:marBottom w:val="0"/>
          <w:divBdr>
            <w:top w:val="none" w:sz="0" w:space="0" w:color="auto"/>
            <w:left w:val="none" w:sz="0" w:space="0" w:color="auto"/>
            <w:bottom w:val="none" w:sz="0" w:space="0" w:color="auto"/>
            <w:right w:val="none" w:sz="0" w:space="0" w:color="auto"/>
          </w:divBdr>
        </w:div>
        <w:div w:id="89855139">
          <w:marLeft w:val="640"/>
          <w:marRight w:val="0"/>
          <w:marTop w:val="0"/>
          <w:marBottom w:val="0"/>
          <w:divBdr>
            <w:top w:val="none" w:sz="0" w:space="0" w:color="auto"/>
            <w:left w:val="none" w:sz="0" w:space="0" w:color="auto"/>
            <w:bottom w:val="none" w:sz="0" w:space="0" w:color="auto"/>
            <w:right w:val="none" w:sz="0" w:space="0" w:color="auto"/>
          </w:divBdr>
        </w:div>
        <w:div w:id="1050806086">
          <w:marLeft w:val="640"/>
          <w:marRight w:val="0"/>
          <w:marTop w:val="0"/>
          <w:marBottom w:val="0"/>
          <w:divBdr>
            <w:top w:val="none" w:sz="0" w:space="0" w:color="auto"/>
            <w:left w:val="none" w:sz="0" w:space="0" w:color="auto"/>
            <w:bottom w:val="none" w:sz="0" w:space="0" w:color="auto"/>
            <w:right w:val="none" w:sz="0" w:space="0" w:color="auto"/>
          </w:divBdr>
        </w:div>
        <w:div w:id="547035094">
          <w:marLeft w:val="640"/>
          <w:marRight w:val="0"/>
          <w:marTop w:val="0"/>
          <w:marBottom w:val="0"/>
          <w:divBdr>
            <w:top w:val="none" w:sz="0" w:space="0" w:color="auto"/>
            <w:left w:val="none" w:sz="0" w:space="0" w:color="auto"/>
            <w:bottom w:val="none" w:sz="0" w:space="0" w:color="auto"/>
            <w:right w:val="none" w:sz="0" w:space="0" w:color="auto"/>
          </w:divBdr>
        </w:div>
        <w:div w:id="223637136">
          <w:marLeft w:val="640"/>
          <w:marRight w:val="0"/>
          <w:marTop w:val="0"/>
          <w:marBottom w:val="0"/>
          <w:divBdr>
            <w:top w:val="none" w:sz="0" w:space="0" w:color="auto"/>
            <w:left w:val="none" w:sz="0" w:space="0" w:color="auto"/>
            <w:bottom w:val="none" w:sz="0" w:space="0" w:color="auto"/>
            <w:right w:val="none" w:sz="0" w:space="0" w:color="auto"/>
          </w:divBdr>
        </w:div>
        <w:div w:id="754087411">
          <w:marLeft w:val="640"/>
          <w:marRight w:val="0"/>
          <w:marTop w:val="0"/>
          <w:marBottom w:val="0"/>
          <w:divBdr>
            <w:top w:val="none" w:sz="0" w:space="0" w:color="auto"/>
            <w:left w:val="none" w:sz="0" w:space="0" w:color="auto"/>
            <w:bottom w:val="none" w:sz="0" w:space="0" w:color="auto"/>
            <w:right w:val="none" w:sz="0" w:space="0" w:color="auto"/>
          </w:divBdr>
        </w:div>
        <w:div w:id="422915652">
          <w:marLeft w:val="640"/>
          <w:marRight w:val="0"/>
          <w:marTop w:val="0"/>
          <w:marBottom w:val="0"/>
          <w:divBdr>
            <w:top w:val="none" w:sz="0" w:space="0" w:color="auto"/>
            <w:left w:val="none" w:sz="0" w:space="0" w:color="auto"/>
            <w:bottom w:val="none" w:sz="0" w:space="0" w:color="auto"/>
            <w:right w:val="none" w:sz="0" w:space="0" w:color="auto"/>
          </w:divBdr>
        </w:div>
        <w:div w:id="1964076663">
          <w:marLeft w:val="640"/>
          <w:marRight w:val="0"/>
          <w:marTop w:val="0"/>
          <w:marBottom w:val="0"/>
          <w:divBdr>
            <w:top w:val="none" w:sz="0" w:space="0" w:color="auto"/>
            <w:left w:val="none" w:sz="0" w:space="0" w:color="auto"/>
            <w:bottom w:val="none" w:sz="0" w:space="0" w:color="auto"/>
            <w:right w:val="none" w:sz="0" w:space="0" w:color="auto"/>
          </w:divBdr>
        </w:div>
        <w:div w:id="2108846453">
          <w:marLeft w:val="640"/>
          <w:marRight w:val="0"/>
          <w:marTop w:val="0"/>
          <w:marBottom w:val="0"/>
          <w:divBdr>
            <w:top w:val="none" w:sz="0" w:space="0" w:color="auto"/>
            <w:left w:val="none" w:sz="0" w:space="0" w:color="auto"/>
            <w:bottom w:val="none" w:sz="0" w:space="0" w:color="auto"/>
            <w:right w:val="none" w:sz="0" w:space="0" w:color="auto"/>
          </w:divBdr>
        </w:div>
        <w:div w:id="1351562957">
          <w:marLeft w:val="640"/>
          <w:marRight w:val="0"/>
          <w:marTop w:val="0"/>
          <w:marBottom w:val="0"/>
          <w:divBdr>
            <w:top w:val="none" w:sz="0" w:space="0" w:color="auto"/>
            <w:left w:val="none" w:sz="0" w:space="0" w:color="auto"/>
            <w:bottom w:val="none" w:sz="0" w:space="0" w:color="auto"/>
            <w:right w:val="none" w:sz="0" w:space="0" w:color="auto"/>
          </w:divBdr>
        </w:div>
        <w:div w:id="1867715005">
          <w:marLeft w:val="640"/>
          <w:marRight w:val="0"/>
          <w:marTop w:val="0"/>
          <w:marBottom w:val="0"/>
          <w:divBdr>
            <w:top w:val="none" w:sz="0" w:space="0" w:color="auto"/>
            <w:left w:val="none" w:sz="0" w:space="0" w:color="auto"/>
            <w:bottom w:val="none" w:sz="0" w:space="0" w:color="auto"/>
            <w:right w:val="none" w:sz="0" w:space="0" w:color="auto"/>
          </w:divBdr>
        </w:div>
        <w:div w:id="386729077">
          <w:marLeft w:val="640"/>
          <w:marRight w:val="0"/>
          <w:marTop w:val="0"/>
          <w:marBottom w:val="0"/>
          <w:divBdr>
            <w:top w:val="none" w:sz="0" w:space="0" w:color="auto"/>
            <w:left w:val="none" w:sz="0" w:space="0" w:color="auto"/>
            <w:bottom w:val="none" w:sz="0" w:space="0" w:color="auto"/>
            <w:right w:val="none" w:sz="0" w:space="0" w:color="auto"/>
          </w:divBdr>
        </w:div>
        <w:div w:id="1979527397">
          <w:marLeft w:val="640"/>
          <w:marRight w:val="0"/>
          <w:marTop w:val="0"/>
          <w:marBottom w:val="0"/>
          <w:divBdr>
            <w:top w:val="none" w:sz="0" w:space="0" w:color="auto"/>
            <w:left w:val="none" w:sz="0" w:space="0" w:color="auto"/>
            <w:bottom w:val="none" w:sz="0" w:space="0" w:color="auto"/>
            <w:right w:val="none" w:sz="0" w:space="0" w:color="auto"/>
          </w:divBdr>
        </w:div>
        <w:div w:id="1167210247">
          <w:marLeft w:val="640"/>
          <w:marRight w:val="0"/>
          <w:marTop w:val="0"/>
          <w:marBottom w:val="0"/>
          <w:divBdr>
            <w:top w:val="none" w:sz="0" w:space="0" w:color="auto"/>
            <w:left w:val="none" w:sz="0" w:space="0" w:color="auto"/>
            <w:bottom w:val="none" w:sz="0" w:space="0" w:color="auto"/>
            <w:right w:val="none" w:sz="0" w:space="0" w:color="auto"/>
          </w:divBdr>
        </w:div>
        <w:div w:id="839588676">
          <w:marLeft w:val="640"/>
          <w:marRight w:val="0"/>
          <w:marTop w:val="0"/>
          <w:marBottom w:val="0"/>
          <w:divBdr>
            <w:top w:val="none" w:sz="0" w:space="0" w:color="auto"/>
            <w:left w:val="none" w:sz="0" w:space="0" w:color="auto"/>
            <w:bottom w:val="none" w:sz="0" w:space="0" w:color="auto"/>
            <w:right w:val="none" w:sz="0" w:space="0" w:color="auto"/>
          </w:divBdr>
        </w:div>
        <w:div w:id="372923777">
          <w:marLeft w:val="640"/>
          <w:marRight w:val="0"/>
          <w:marTop w:val="0"/>
          <w:marBottom w:val="0"/>
          <w:divBdr>
            <w:top w:val="none" w:sz="0" w:space="0" w:color="auto"/>
            <w:left w:val="none" w:sz="0" w:space="0" w:color="auto"/>
            <w:bottom w:val="none" w:sz="0" w:space="0" w:color="auto"/>
            <w:right w:val="none" w:sz="0" w:space="0" w:color="auto"/>
          </w:divBdr>
        </w:div>
        <w:div w:id="1385565529">
          <w:marLeft w:val="640"/>
          <w:marRight w:val="0"/>
          <w:marTop w:val="0"/>
          <w:marBottom w:val="0"/>
          <w:divBdr>
            <w:top w:val="none" w:sz="0" w:space="0" w:color="auto"/>
            <w:left w:val="none" w:sz="0" w:space="0" w:color="auto"/>
            <w:bottom w:val="none" w:sz="0" w:space="0" w:color="auto"/>
            <w:right w:val="none" w:sz="0" w:space="0" w:color="auto"/>
          </w:divBdr>
        </w:div>
        <w:div w:id="428500684">
          <w:marLeft w:val="640"/>
          <w:marRight w:val="0"/>
          <w:marTop w:val="0"/>
          <w:marBottom w:val="0"/>
          <w:divBdr>
            <w:top w:val="none" w:sz="0" w:space="0" w:color="auto"/>
            <w:left w:val="none" w:sz="0" w:space="0" w:color="auto"/>
            <w:bottom w:val="none" w:sz="0" w:space="0" w:color="auto"/>
            <w:right w:val="none" w:sz="0" w:space="0" w:color="auto"/>
          </w:divBdr>
        </w:div>
        <w:div w:id="1453981722">
          <w:marLeft w:val="640"/>
          <w:marRight w:val="0"/>
          <w:marTop w:val="0"/>
          <w:marBottom w:val="0"/>
          <w:divBdr>
            <w:top w:val="none" w:sz="0" w:space="0" w:color="auto"/>
            <w:left w:val="none" w:sz="0" w:space="0" w:color="auto"/>
            <w:bottom w:val="none" w:sz="0" w:space="0" w:color="auto"/>
            <w:right w:val="none" w:sz="0" w:space="0" w:color="auto"/>
          </w:divBdr>
        </w:div>
        <w:div w:id="1893232040">
          <w:marLeft w:val="640"/>
          <w:marRight w:val="0"/>
          <w:marTop w:val="0"/>
          <w:marBottom w:val="0"/>
          <w:divBdr>
            <w:top w:val="none" w:sz="0" w:space="0" w:color="auto"/>
            <w:left w:val="none" w:sz="0" w:space="0" w:color="auto"/>
            <w:bottom w:val="none" w:sz="0" w:space="0" w:color="auto"/>
            <w:right w:val="none" w:sz="0" w:space="0" w:color="auto"/>
          </w:divBdr>
        </w:div>
        <w:div w:id="1699888814">
          <w:marLeft w:val="640"/>
          <w:marRight w:val="0"/>
          <w:marTop w:val="0"/>
          <w:marBottom w:val="0"/>
          <w:divBdr>
            <w:top w:val="none" w:sz="0" w:space="0" w:color="auto"/>
            <w:left w:val="none" w:sz="0" w:space="0" w:color="auto"/>
            <w:bottom w:val="none" w:sz="0" w:space="0" w:color="auto"/>
            <w:right w:val="none" w:sz="0" w:space="0" w:color="auto"/>
          </w:divBdr>
        </w:div>
        <w:div w:id="1083255293">
          <w:marLeft w:val="640"/>
          <w:marRight w:val="0"/>
          <w:marTop w:val="0"/>
          <w:marBottom w:val="0"/>
          <w:divBdr>
            <w:top w:val="none" w:sz="0" w:space="0" w:color="auto"/>
            <w:left w:val="none" w:sz="0" w:space="0" w:color="auto"/>
            <w:bottom w:val="none" w:sz="0" w:space="0" w:color="auto"/>
            <w:right w:val="none" w:sz="0" w:space="0" w:color="auto"/>
          </w:divBdr>
        </w:div>
        <w:div w:id="1900626094">
          <w:marLeft w:val="640"/>
          <w:marRight w:val="0"/>
          <w:marTop w:val="0"/>
          <w:marBottom w:val="0"/>
          <w:divBdr>
            <w:top w:val="none" w:sz="0" w:space="0" w:color="auto"/>
            <w:left w:val="none" w:sz="0" w:space="0" w:color="auto"/>
            <w:bottom w:val="none" w:sz="0" w:space="0" w:color="auto"/>
            <w:right w:val="none" w:sz="0" w:space="0" w:color="auto"/>
          </w:divBdr>
        </w:div>
        <w:div w:id="1651708514">
          <w:marLeft w:val="640"/>
          <w:marRight w:val="0"/>
          <w:marTop w:val="0"/>
          <w:marBottom w:val="0"/>
          <w:divBdr>
            <w:top w:val="none" w:sz="0" w:space="0" w:color="auto"/>
            <w:left w:val="none" w:sz="0" w:space="0" w:color="auto"/>
            <w:bottom w:val="none" w:sz="0" w:space="0" w:color="auto"/>
            <w:right w:val="none" w:sz="0" w:space="0" w:color="auto"/>
          </w:divBdr>
        </w:div>
        <w:div w:id="945964921">
          <w:marLeft w:val="640"/>
          <w:marRight w:val="0"/>
          <w:marTop w:val="0"/>
          <w:marBottom w:val="0"/>
          <w:divBdr>
            <w:top w:val="none" w:sz="0" w:space="0" w:color="auto"/>
            <w:left w:val="none" w:sz="0" w:space="0" w:color="auto"/>
            <w:bottom w:val="none" w:sz="0" w:space="0" w:color="auto"/>
            <w:right w:val="none" w:sz="0" w:space="0" w:color="auto"/>
          </w:divBdr>
        </w:div>
        <w:div w:id="446046528">
          <w:marLeft w:val="640"/>
          <w:marRight w:val="0"/>
          <w:marTop w:val="0"/>
          <w:marBottom w:val="0"/>
          <w:divBdr>
            <w:top w:val="none" w:sz="0" w:space="0" w:color="auto"/>
            <w:left w:val="none" w:sz="0" w:space="0" w:color="auto"/>
            <w:bottom w:val="none" w:sz="0" w:space="0" w:color="auto"/>
            <w:right w:val="none" w:sz="0" w:space="0" w:color="auto"/>
          </w:divBdr>
        </w:div>
        <w:div w:id="711539961">
          <w:marLeft w:val="640"/>
          <w:marRight w:val="0"/>
          <w:marTop w:val="0"/>
          <w:marBottom w:val="0"/>
          <w:divBdr>
            <w:top w:val="none" w:sz="0" w:space="0" w:color="auto"/>
            <w:left w:val="none" w:sz="0" w:space="0" w:color="auto"/>
            <w:bottom w:val="none" w:sz="0" w:space="0" w:color="auto"/>
            <w:right w:val="none" w:sz="0" w:space="0" w:color="auto"/>
          </w:divBdr>
        </w:div>
        <w:div w:id="898634804">
          <w:marLeft w:val="640"/>
          <w:marRight w:val="0"/>
          <w:marTop w:val="0"/>
          <w:marBottom w:val="0"/>
          <w:divBdr>
            <w:top w:val="none" w:sz="0" w:space="0" w:color="auto"/>
            <w:left w:val="none" w:sz="0" w:space="0" w:color="auto"/>
            <w:bottom w:val="none" w:sz="0" w:space="0" w:color="auto"/>
            <w:right w:val="none" w:sz="0" w:space="0" w:color="auto"/>
          </w:divBdr>
        </w:div>
        <w:div w:id="250697243">
          <w:marLeft w:val="640"/>
          <w:marRight w:val="0"/>
          <w:marTop w:val="0"/>
          <w:marBottom w:val="0"/>
          <w:divBdr>
            <w:top w:val="none" w:sz="0" w:space="0" w:color="auto"/>
            <w:left w:val="none" w:sz="0" w:space="0" w:color="auto"/>
            <w:bottom w:val="none" w:sz="0" w:space="0" w:color="auto"/>
            <w:right w:val="none" w:sz="0" w:space="0" w:color="auto"/>
          </w:divBdr>
        </w:div>
        <w:div w:id="1598712005">
          <w:marLeft w:val="640"/>
          <w:marRight w:val="0"/>
          <w:marTop w:val="0"/>
          <w:marBottom w:val="0"/>
          <w:divBdr>
            <w:top w:val="none" w:sz="0" w:space="0" w:color="auto"/>
            <w:left w:val="none" w:sz="0" w:space="0" w:color="auto"/>
            <w:bottom w:val="none" w:sz="0" w:space="0" w:color="auto"/>
            <w:right w:val="none" w:sz="0" w:space="0" w:color="auto"/>
          </w:divBdr>
        </w:div>
        <w:div w:id="122575902">
          <w:marLeft w:val="640"/>
          <w:marRight w:val="0"/>
          <w:marTop w:val="0"/>
          <w:marBottom w:val="0"/>
          <w:divBdr>
            <w:top w:val="none" w:sz="0" w:space="0" w:color="auto"/>
            <w:left w:val="none" w:sz="0" w:space="0" w:color="auto"/>
            <w:bottom w:val="none" w:sz="0" w:space="0" w:color="auto"/>
            <w:right w:val="none" w:sz="0" w:space="0" w:color="auto"/>
          </w:divBdr>
        </w:div>
        <w:div w:id="58554748">
          <w:marLeft w:val="640"/>
          <w:marRight w:val="0"/>
          <w:marTop w:val="0"/>
          <w:marBottom w:val="0"/>
          <w:divBdr>
            <w:top w:val="none" w:sz="0" w:space="0" w:color="auto"/>
            <w:left w:val="none" w:sz="0" w:space="0" w:color="auto"/>
            <w:bottom w:val="none" w:sz="0" w:space="0" w:color="auto"/>
            <w:right w:val="none" w:sz="0" w:space="0" w:color="auto"/>
          </w:divBdr>
        </w:div>
        <w:div w:id="750394924">
          <w:marLeft w:val="640"/>
          <w:marRight w:val="0"/>
          <w:marTop w:val="0"/>
          <w:marBottom w:val="0"/>
          <w:divBdr>
            <w:top w:val="none" w:sz="0" w:space="0" w:color="auto"/>
            <w:left w:val="none" w:sz="0" w:space="0" w:color="auto"/>
            <w:bottom w:val="none" w:sz="0" w:space="0" w:color="auto"/>
            <w:right w:val="none" w:sz="0" w:space="0" w:color="auto"/>
          </w:divBdr>
        </w:div>
        <w:div w:id="75639363">
          <w:marLeft w:val="640"/>
          <w:marRight w:val="0"/>
          <w:marTop w:val="0"/>
          <w:marBottom w:val="0"/>
          <w:divBdr>
            <w:top w:val="none" w:sz="0" w:space="0" w:color="auto"/>
            <w:left w:val="none" w:sz="0" w:space="0" w:color="auto"/>
            <w:bottom w:val="none" w:sz="0" w:space="0" w:color="auto"/>
            <w:right w:val="none" w:sz="0" w:space="0" w:color="auto"/>
          </w:divBdr>
        </w:div>
        <w:div w:id="1672947687">
          <w:marLeft w:val="640"/>
          <w:marRight w:val="0"/>
          <w:marTop w:val="0"/>
          <w:marBottom w:val="0"/>
          <w:divBdr>
            <w:top w:val="none" w:sz="0" w:space="0" w:color="auto"/>
            <w:left w:val="none" w:sz="0" w:space="0" w:color="auto"/>
            <w:bottom w:val="none" w:sz="0" w:space="0" w:color="auto"/>
            <w:right w:val="none" w:sz="0" w:space="0" w:color="auto"/>
          </w:divBdr>
        </w:div>
        <w:div w:id="1862550747">
          <w:marLeft w:val="640"/>
          <w:marRight w:val="0"/>
          <w:marTop w:val="0"/>
          <w:marBottom w:val="0"/>
          <w:divBdr>
            <w:top w:val="none" w:sz="0" w:space="0" w:color="auto"/>
            <w:left w:val="none" w:sz="0" w:space="0" w:color="auto"/>
            <w:bottom w:val="none" w:sz="0" w:space="0" w:color="auto"/>
            <w:right w:val="none" w:sz="0" w:space="0" w:color="auto"/>
          </w:divBdr>
        </w:div>
        <w:div w:id="458840081">
          <w:marLeft w:val="640"/>
          <w:marRight w:val="0"/>
          <w:marTop w:val="0"/>
          <w:marBottom w:val="0"/>
          <w:divBdr>
            <w:top w:val="none" w:sz="0" w:space="0" w:color="auto"/>
            <w:left w:val="none" w:sz="0" w:space="0" w:color="auto"/>
            <w:bottom w:val="none" w:sz="0" w:space="0" w:color="auto"/>
            <w:right w:val="none" w:sz="0" w:space="0" w:color="auto"/>
          </w:divBdr>
        </w:div>
        <w:div w:id="660933550">
          <w:marLeft w:val="640"/>
          <w:marRight w:val="0"/>
          <w:marTop w:val="0"/>
          <w:marBottom w:val="0"/>
          <w:divBdr>
            <w:top w:val="none" w:sz="0" w:space="0" w:color="auto"/>
            <w:left w:val="none" w:sz="0" w:space="0" w:color="auto"/>
            <w:bottom w:val="none" w:sz="0" w:space="0" w:color="auto"/>
            <w:right w:val="none" w:sz="0" w:space="0" w:color="auto"/>
          </w:divBdr>
        </w:div>
        <w:div w:id="427846403">
          <w:marLeft w:val="640"/>
          <w:marRight w:val="0"/>
          <w:marTop w:val="0"/>
          <w:marBottom w:val="0"/>
          <w:divBdr>
            <w:top w:val="none" w:sz="0" w:space="0" w:color="auto"/>
            <w:left w:val="none" w:sz="0" w:space="0" w:color="auto"/>
            <w:bottom w:val="none" w:sz="0" w:space="0" w:color="auto"/>
            <w:right w:val="none" w:sz="0" w:space="0" w:color="auto"/>
          </w:divBdr>
        </w:div>
        <w:div w:id="1903443634">
          <w:marLeft w:val="640"/>
          <w:marRight w:val="0"/>
          <w:marTop w:val="0"/>
          <w:marBottom w:val="0"/>
          <w:divBdr>
            <w:top w:val="none" w:sz="0" w:space="0" w:color="auto"/>
            <w:left w:val="none" w:sz="0" w:space="0" w:color="auto"/>
            <w:bottom w:val="none" w:sz="0" w:space="0" w:color="auto"/>
            <w:right w:val="none" w:sz="0" w:space="0" w:color="auto"/>
          </w:divBdr>
        </w:div>
        <w:div w:id="1144279322">
          <w:marLeft w:val="640"/>
          <w:marRight w:val="0"/>
          <w:marTop w:val="0"/>
          <w:marBottom w:val="0"/>
          <w:divBdr>
            <w:top w:val="none" w:sz="0" w:space="0" w:color="auto"/>
            <w:left w:val="none" w:sz="0" w:space="0" w:color="auto"/>
            <w:bottom w:val="none" w:sz="0" w:space="0" w:color="auto"/>
            <w:right w:val="none" w:sz="0" w:space="0" w:color="auto"/>
          </w:divBdr>
        </w:div>
        <w:div w:id="1791781822">
          <w:marLeft w:val="640"/>
          <w:marRight w:val="0"/>
          <w:marTop w:val="0"/>
          <w:marBottom w:val="0"/>
          <w:divBdr>
            <w:top w:val="none" w:sz="0" w:space="0" w:color="auto"/>
            <w:left w:val="none" w:sz="0" w:space="0" w:color="auto"/>
            <w:bottom w:val="none" w:sz="0" w:space="0" w:color="auto"/>
            <w:right w:val="none" w:sz="0" w:space="0" w:color="auto"/>
          </w:divBdr>
        </w:div>
        <w:div w:id="2123642244">
          <w:marLeft w:val="640"/>
          <w:marRight w:val="0"/>
          <w:marTop w:val="0"/>
          <w:marBottom w:val="0"/>
          <w:divBdr>
            <w:top w:val="none" w:sz="0" w:space="0" w:color="auto"/>
            <w:left w:val="none" w:sz="0" w:space="0" w:color="auto"/>
            <w:bottom w:val="none" w:sz="0" w:space="0" w:color="auto"/>
            <w:right w:val="none" w:sz="0" w:space="0" w:color="auto"/>
          </w:divBdr>
        </w:div>
        <w:div w:id="807281207">
          <w:marLeft w:val="640"/>
          <w:marRight w:val="0"/>
          <w:marTop w:val="0"/>
          <w:marBottom w:val="0"/>
          <w:divBdr>
            <w:top w:val="none" w:sz="0" w:space="0" w:color="auto"/>
            <w:left w:val="none" w:sz="0" w:space="0" w:color="auto"/>
            <w:bottom w:val="none" w:sz="0" w:space="0" w:color="auto"/>
            <w:right w:val="none" w:sz="0" w:space="0" w:color="auto"/>
          </w:divBdr>
        </w:div>
        <w:div w:id="669328614">
          <w:marLeft w:val="640"/>
          <w:marRight w:val="0"/>
          <w:marTop w:val="0"/>
          <w:marBottom w:val="0"/>
          <w:divBdr>
            <w:top w:val="none" w:sz="0" w:space="0" w:color="auto"/>
            <w:left w:val="none" w:sz="0" w:space="0" w:color="auto"/>
            <w:bottom w:val="none" w:sz="0" w:space="0" w:color="auto"/>
            <w:right w:val="none" w:sz="0" w:space="0" w:color="auto"/>
          </w:divBdr>
        </w:div>
        <w:div w:id="686954738">
          <w:marLeft w:val="640"/>
          <w:marRight w:val="0"/>
          <w:marTop w:val="0"/>
          <w:marBottom w:val="0"/>
          <w:divBdr>
            <w:top w:val="none" w:sz="0" w:space="0" w:color="auto"/>
            <w:left w:val="none" w:sz="0" w:space="0" w:color="auto"/>
            <w:bottom w:val="none" w:sz="0" w:space="0" w:color="auto"/>
            <w:right w:val="none" w:sz="0" w:space="0" w:color="auto"/>
          </w:divBdr>
        </w:div>
        <w:div w:id="58990713">
          <w:marLeft w:val="640"/>
          <w:marRight w:val="0"/>
          <w:marTop w:val="0"/>
          <w:marBottom w:val="0"/>
          <w:divBdr>
            <w:top w:val="none" w:sz="0" w:space="0" w:color="auto"/>
            <w:left w:val="none" w:sz="0" w:space="0" w:color="auto"/>
            <w:bottom w:val="none" w:sz="0" w:space="0" w:color="auto"/>
            <w:right w:val="none" w:sz="0" w:space="0" w:color="auto"/>
          </w:divBdr>
        </w:div>
        <w:div w:id="1150295131">
          <w:marLeft w:val="640"/>
          <w:marRight w:val="0"/>
          <w:marTop w:val="0"/>
          <w:marBottom w:val="0"/>
          <w:divBdr>
            <w:top w:val="none" w:sz="0" w:space="0" w:color="auto"/>
            <w:left w:val="none" w:sz="0" w:space="0" w:color="auto"/>
            <w:bottom w:val="none" w:sz="0" w:space="0" w:color="auto"/>
            <w:right w:val="none" w:sz="0" w:space="0" w:color="auto"/>
          </w:divBdr>
        </w:div>
        <w:div w:id="1669098181">
          <w:marLeft w:val="640"/>
          <w:marRight w:val="0"/>
          <w:marTop w:val="0"/>
          <w:marBottom w:val="0"/>
          <w:divBdr>
            <w:top w:val="none" w:sz="0" w:space="0" w:color="auto"/>
            <w:left w:val="none" w:sz="0" w:space="0" w:color="auto"/>
            <w:bottom w:val="none" w:sz="0" w:space="0" w:color="auto"/>
            <w:right w:val="none" w:sz="0" w:space="0" w:color="auto"/>
          </w:divBdr>
        </w:div>
        <w:div w:id="649141226">
          <w:marLeft w:val="640"/>
          <w:marRight w:val="0"/>
          <w:marTop w:val="0"/>
          <w:marBottom w:val="0"/>
          <w:divBdr>
            <w:top w:val="none" w:sz="0" w:space="0" w:color="auto"/>
            <w:left w:val="none" w:sz="0" w:space="0" w:color="auto"/>
            <w:bottom w:val="none" w:sz="0" w:space="0" w:color="auto"/>
            <w:right w:val="none" w:sz="0" w:space="0" w:color="auto"/>
          </w:divBdr>
        </w:div>
        <w:div w:id="1675299342">
          <w:marLeft w:val="640"/>
          <w:marRight w:val="0"/>
          <w:marTop w:val="0"/>
          <w:marBottom w:val="0"/>
          <w:divBdr>
            <w:top w:val="none" w:sz="0" w:space="0" w:color="auto"/>
            <w:left w:val="none" w:sz="0" w:space="0" w:color="auto"/>
            <w:bottom w:val="none" w:sz="0" w:space="0" w:color="auto"/>
            <w:right w:val="none" w:sz="0" w:space="0" w:color="auto"/>
          </w:divBdr>
        </w:div>
        <w:div w:id="1072116646">
          <w:marLeft w:val="640"/>
          <w:marRight w:val="0"/>
          <w:marTop w:val="0"/>
          <w:marBottom w:val="0"/>
          <w:divBdr>
            <w:top w:val="none" w:sz="0" w:space="0" w:color="auto"/>
            <w:left w:val="none" w:sz="0" w:space="0" w:color="auto"/>
            <w:bottom w:val="none" w:sz="0" w:space="0" w:color="auto"/>
            <w:right w:val="none" w:sz="0" w:space="0" w:color="auto"/>
          </w:divBdr>
        </w:div>
        <w:div w:id="2050445623">
          <w:marLeft w:val="640"/>
          <w:marRight w:val="0"/>
          <w:marTop w:val="0"/>
          <w:marBottom w:val="0"/>
          <w:divBdr>
            <w:top w:val="none" w:sz="0" w:space="0" w:color="auto"/>
            <w:left w:val="none" w:sz="0" w:space="0" w:color="auto"/>
            <w:bottom w:val="none" w:sz="0" w:space="0" w:color="auto"/>
            <w:right w:val="none" w:sz="0" w:space="0" w:color="auto"/>
          </w:divBdr>
        </w:div>
        <w:div w:id="1492941147">
          <w:marLeft w:val="640"/>
          <w:marRight w:val="0"/>
          <w:marTop w:val="0"/>
          <w:marBottom w:val="0"/>
          <w:divBdr>
            <w:top w:val="none" w:sz="0" w:space="0" w:color="auto"/>
            <w:left w:val="none" w:sz="0" w:space="0" w:color="auto"/>
            <w:bottom w:val="none" w:sz="0" w:space="0" w:color="auto"/>
            <w:right w:val="none" w:sz="0" w:space="0" w:color="auto"/>
          </w:divBdr>
        </w:div>
        <w:div w:id="1352802810">
          <w:marLeft w:val="640"/>
          <w:marRight w:val="0"/>
          <w:marTop w:val="0"/>
          <w:marBottom w:val="0"/>
          <w:divBdr>
            <w:top w:val="none" w:sz="0" w:space="0" w:color="auto"/>
            <w:left w:val="none" w:sz="0" w:space="0" w:color="auto"/>
            <w:bottom w:val="none" w:sz="0" w:space="0" w:color="auto"/>
            <w:right w:val="none" w:sz="0" w:space="0" w:color="auto"/>
          </w:divBdr>
        </w:div>
        <w:div w:id="1996448756">
          <w:marLeft w:val="640"/>
          <w:marRight w:val="0"/>
          <w:marTop w:val="0"/>
          <w:marBottom w:val="0"/>
          <w:divBdr>
            <w:top w:val="none" w:sz="0" w:space="0" w:color="auto"/>
            <w:left w:val="none" w:sz="0" w:space="0" w:color="auto"/>
            <w:bottom w:val="none" w:sz="0" w:space="0" w:color="auto"/>
            <w:right w:val="none" w:sz="0" w:space="0" w:color="auto"/>
          </w:divBdr>
        </w:div>
        <w:div w:id="1012994671">
          <w:marLeft w:val="640"/>
          <w:marRight w:val="0"/>
          <w:marTop w:val="0"/>
          <w:marBottom w:val="0"/>
          <w:divBdr>
            <w:top w:val="none" w:sz="0" w:space="0" w:color="auto"/>
            <w:left w:val="none" w:sz="0" w:space="0" w:color="auto"/>
            <w:bottom w:val="none" w:sz="0" w:space="0" w:color="auto"/>
            <w:right w:val="none" w:sz="0" w:space="0" w:color="auto"/>
          </w:divBdr>
        </w:div>
        <w:div w:id="992485396">
          <w:marLeft w:val="640"/>
          <w:marRight w:val="0"/>
          <w:marTop w:val="0"/>
          <w:marBottom w:val="0"/>
          <w:divBdr>
            <w:top w:val="none" w:sz="0" w:space="0" w:color="auto"/>
            <w:left w:val="none" w:sz="0" w:space="0" w:color="auto"/>
            <w:bottom w:val="none" w:sz="0" w:space="0" w:color="auto"/>
            <w:right w:val="none" w:sz="0" w:space="0" w:color="auto"/>
          </w:divBdr>
        </w:div>
        <w:div w:id="958490033">
          <w:marLeft w:val="640"/>
          <w:marRight w:val="0"/>
          <w:marTop w:val="0"/>
          <w:marBottom w:val="0"/>
          <w:divBdr>
            <w:top w:val="none" w:sz="0" w:space="0" w:color="auto"/>
            <w:left w:val="none" w:sz="0" w:space="0" w:color="auto"/>
            <w:bottom w:val="none" w:sz="0" w:space="0" w:color="auto"/>
            <w:right w:val="none" w:sz="0" w:space="0" w:color="auto"/>
          </w:divBdr>
        </w:div>
        <w:div w:id="1356735801">
          <w:marLeft w:val="640"/>
          <w:marRight w:val="0"/>
          <w:marTop w:val="0"/>
          <w:marBottom w:val="0"/>
          <w:divBdr>
            <w:top w:val="none" w:sz="0" w:space="0" w:color="auto"/>
            <w:left w:val="none" w:sz="0" w:space="0" w:color="auto"/>
            <w:bottom w:val="none" w:sz="0" w:space="0" w:color="auto"/>
            <w:right w:val="none" w:sz="0" w:space="0" w:color="auto"/>
          </w:divBdr>
        </w:div>
        <w:div w:id="435249419">
          <w:marLeft w:val="640"/>
          <w:marRight w:val="0"/>
          <w:marTop w:val="0"/>
          <w:marBottom w:val="0"/>
          <w:divBdr>
            <w:top w:val="none" w:sz="0" w:space="0" w:color="auto"/>
            <w:left w:val="none" w:sz="0" w:space="0" w:color="auto"/>
            <w:bottom w:val="none" w:sz="0" w:space="0" w:color="auto"/>
            <w:right w:val="none" w:sz="0" w:space="0" w:color="auto"/>
          </w:divBdr>
        </w:div>
        <w:div w:id="1987271972">
          <w:marLeft w:val="640"/>
          <w:marRight w:val="0"/>
          <w:marTop w:val="0"/>
          <w:marBottom w:val="0"/>
          <w:divBdr>
            <w:top w:val="none" w:sz="0" w:space="0" w:color="auto"/>
            <w:left w:val="none" w:sz="0" w:space="0" w:color="auto"/>
            <w:bottom w:val="none" w:sz="0" w:space="0" w:color="auto"/>
            <w:right w:val="none" w:sz="0" w:space="0" w:color="auto"/>
          </w:divBdr>
        </w:div>
        <w:div w:id="1458598059">
          <w:marLeft w:val="640"/>
          <w:marRight w:val="0"/>
          <w:marTop w:val="0"/>
          <w:marBottom w:val="0"/>
          <w:divBdr>
            <w:top w:val="none" w:sz="0" w:space="0" w:color="auto"/>
            <w:left w:val="none" w:sz="0" w:space="0" w:color="auto"/>
            <w:bottom w:val="none" w:sz="0" w:space="0" w:color="auto"/>
            <w:right w:val="none" w:sz="0" w:space="0" w:color="auto"/>
          </w:divBdr>
        </w:div>
        <w:div w:id="139854241">
          <w:marLeft w:val="640"/>
          <w:marRight w:val="0"/>
          <w:marTop w:val="0"/>
          <w:marBottom w:val="0"/>
          <w:divBdr>
            <w:top w:val="none" w:sz="0" w:space="0" w:color="auto"/>
            <w:left w:val="none" w:sz="0" w:space="0" w:color="auto"/>
            <w:bottom w:val="none" w:sz="0" w:space="0" w:color="auto"/>
            <w:right w:val="none" w:sz="0" w:space="0" w:color="auto"/>
          </w:divBdr>
        </w:div>
        <w:div w:id="316614446">
          <w:marLeft w:val="640"/>
          <w:marRight w:val="0"/>
          <w:marTop w:val="0"/>
          <w:marBottom w:val="0"/>
          <w:divBdr>
            <w:top w:val="none" w:sz="0" w:space="0" w:color="auto"/>
            <w:left w:val="none" w:sz="0" w:space="0" w:color="auto"/>
            <w:bottom w:val="none" w:sz="0" w:space="0" w:color="auto"/>
            <w:right w:val="none" w:sz="0" w:space="0" w:color="auto"/>
          </w:divBdr>
        </w:div>
        <w:div w:id="631861400">
          <w:marLeft w:val="640"/>
          <w:marRight w:val="0"/>
          <w:marTop w:val="0"/>
          <w:marBottom w:val="0"/>
          <w:divBdr>
            <w:top w:val="none" w:sz="0" w:space="0" w:color="auto"/>
            <w:left w:val="none" w:sz="0" w:space="0" w:color="auto"/>
            <w:bottom w:val="none" w:sz="0" w:space="0" w:color="auto"/>
            <w:right w:val="none" w:sz="0" w:space="0" w:color="auto"/>
          </w:divBdr>
        </w:div>
        <w:div w:id="260646470">
          <w:marLeft w:val="640"/>
          <w:marRight w:val="0"/>
          <w:marTop w:val="0"/>
          <w:marBottom w:val="0"/>
          <w:divBdr>
            <w:top w:val="none" w:sz="0" w:space="0" w:color="auto"/>
            <w:left w:val="none" w:sz="0" w:space="0" w:color="auto"/>
            <w:bottom w:val="none" w:sz="0" w:space="0" w:color="auto"/>
            <w:right w:val="none" w:sz="0" w:space="0" w:color="auto"/>
          </w:divBdr>
        </w:div>
        <w:div w:id="1884638235">
          <w:marLeft w:val="640"/>
          <w:marRight w:val="0"/>
          <w:marTop w:val="0"/>
          <w:marBottom w:val="0"/>
          <w:divBdr>
            <w:top w:val="none" w:sz="0" w:space="0" w:color="auto"/>
            <w:left w:val="none" w:sz="0" w:space="0" w:color="auto"/>
            <w:bottom w:val="none" w:sz="0" w:space="0" w:color="auto"/>
            <w:right w:val="none" w:sz="0" w:space="0" w:color="auto"/>
          </w:divBdr>
        </w:div>
        <w:div w:id="935358858">
          <w:marLeft w:val="640"/>
          <w:marRight w:val="0"/>
          <w:marTop w:val="0"/>
          <w:marBottom w:val="0"/>
          <w:divBdr>
            <w:top w:val="none" w:sz="0" w:space="0" w:color="auto"/>
            <w:left w:val="none" w:sz="0" w:space="0" w:color="auto"/>
            <w:bottom w:val="none" w:sz="0" w:space="0" w:color="auto"/>
            <w:right w:val="none" w:sz="0" w:space="0" w:color="auto"/>
          </w:divBdr>
        </w:div>
        <w:div w:id="1520200715">
          <w:marLeft w:val="640"/>
          <w:marRight w:val="0"/>
          <w:marTop w:val="0"/>
          <w:marBottom w:val="0"/>
          <w:divBdr>
            <w:top w:val="none" w:sz="0" w:space="0" w:color="auto"/>
            <w:left w:val="none" w:sz="0" w:space="0" w:color="auto"/>
            <w:bottom w:val="none" w:sz="0" w:space="0" w:color="auto"/>
            <w:right w:val="none" w:sz="0" w:space="0" w:color="auto"/>
          </w:divBdr>
        </w:div>
        <w:div w:id="437335826">
          <w:marLeft w:val="640"/>
          <w:marRight w:val="0"/>
          <w:marTop w:val="0"/>
          <w:marBottom w:val="0"/>
          <w:divBdr>
            <w:top w:val="none" w:sz="0" w:space="0" w:color="auto"/>
            <w:left w:val="none" w:sz="0" w:space="0" w:color="auto"/>
            <w:bottom w:val="none" w:sz="0" w:space="0" w:color="auto"/>
            <w:right w:val="none" w:sz="0" w:space="0" w:color="auto"/>
          </w:divBdr>
        </w:div>
        <w:div w:id="881012850">
          <w:marLeft w:val="640"/>
          <w:marRight w:val="0"/>
          <w:marTop w:val="0"/>
          <w:marBottom w:val="0"/>
          <w:divBdr>
            <w:top w:val="none" w:sz="0" w:space="0" w:color="auto"/>
            <w:left w:val="none" w:sz="0" w:space="0" w:color="auto"/>
            <w:bottom w:val="none" w:sz="0" w:space="0" w:color="auto"/>
            <w:right w:val="none" w:sz="0" w:space="0" w:color="auto"/>
          </w:divBdr>
        </w:div>
        <w:div w:id="314728913">
          <w:marLeft w:val="640"/>
          <w:marRight w:val="0"/>
          <w:marTop w:val="0"/>
          <w:marBottom w:val="0"/>
          <w:divBdr>
            <w:top w:val="none" w:sz="0" w:space="0" w:color="auto"/>
            <w:left w:val="none" w:sz="0" w:space="0" w:color="auto"/>
            <w:bottom w:val="none" w:sz="0" w:space="0" w:color="auto"/>
            <w:right w:val="none" w:sz="0" w:space="0" w:color="auto"/>
          </w:divBdr>
        </w:div>
        <w:div w:id="770394752">
          <w:marLeft w:val="640"/>
          <w:marRight w:val="0"/>
          <w:marTop w:val="0"/>
          <w:marBottom w:val="0"/>
          <w:divBdr>
            <w:top w:val="none" w:sz="0" w:space="0" w:color="auto"/>
            <w:left w:val="none" w:sz="0" w:space="0" w:color="auto"/>
            <w:bottom w:val="none" w:sz="0" w:space="0" w:color="auto"/>
            <w:right w:val="none" w:sz="0" w:space="0" w:color="auto"/>
          </w:divBdr>
        </w:div>
        <w:div w:id="930354998">
          <w:marLeft w:val="640"/>
          <w:marRight w:val="0"/>
          <w:marTop w:val="0"/>
          <w:marBottom w:val="0"/>
          <w:divBdr>
            <w:top w:val="none" w:sz="0" w:space="0" w:color="auto"/>
            <w:left w:val="none" w:sz="0" w:space="0" w:color="auto"/>
            <w:bottom w:val="none" w:sz="0" w:space="0" w:color="auto"/>
            <w:right w:val="none" w:sz="0" w:space="0" w:color="auto"/>
          </w:divBdr>
        </w:div>
        <w:div w:id="2044986050">
          <w:marLeft w:val="640"/>
          <w:marRight w:val="0"/>
          <w:marTop w:val="0"/>
          <w:marBottom w:val="0"/>
          <w:divBdr>
            <w:top w:val="none" w:sz="0" w:space="0" w:color="auto"/>
            <w:left w:val="none" w:sz="0" w:space="0" w:color="auto"/>
            <w:bottom w:val="none" w:sz="0" w:space="0" w:color="auto"/>
            <w:right w:val="none" w:sz="0" w:space="0" w:color="auto"/>
          </w:divBdr>
        </w:div>
        <w:div w:id="1233812264">
          <w:marLeft w:val="640"/>
          <w:marRight w:val="0"/>
          <w:marTop w:val="0"/>
          <w:marBottom w:val="0"/>
          <w:divBdr>
            <w:top w:val="none" w:sz="0" w:space="0" w:color="auto"/>
            <w:left w:val="none" w:sz="0" w:space="0" w:color="auto"/>
            <w:bottom w:val="none" w:sz="0" w:space="0" w:color="auto"/>
            <w:right w:val="none" w:sz="0" w:space="0" w:color="auto"/>
          </w:divBdr>
        </w:div>
        <w:div w:id="1736048737">
          <w:marLeft w:val="640"/>
          <w:marRight w:val="0"/>
          <w:marTop w:val="0"/>
          <w:marBottom w:val="0"/>
          <w:divBdr>
            <w:top w:val="none" w:sz="0" w:space="0" w:color="auto"/>
            <w:left w:val="none" w:sz="0" w:space="0" w:color="auto"/>
            <w:bottom w:val="none" w:sz="0" w:space="0" w:color="auto"/>
            <w:right w:val="none" w:sz="0" w:space="0" w:color="auto"/>
          </w:divBdr>
        </w:div>
        <w:div w:id="345988606">
          <w:marLeft w:val="640"/>
          <w:marRight w:val="0"/>
          <w:marTop w:val="0"/>
          <w:marBottom w:val="0"/>
          <w:divBdr>
            <w:top w:val="none" w:sz="0" w:space="0" w:color="auto"/>
            <w:left w:val="none" w:sz="0" w:space="0" w:color="auto"/>
            <w:bottom w:val="none" w:sz="0" w:space="0" w:color="auto"/>
            <w:right w:val="none" w:sz="0" w:space="0" w:color="auto"/>
          </w:divBdr>
        </w:div>
        <w:div w:id="2120373822">
          <w:marLeft w:val="640"/>
          <w:marRight w:val="0"/>
          <w:marTop w:val="0"/>
          <w:marBottom w:val="0"/>
          <w:divBdr>
            <w:top w:val="none" w:sz="0" w:space="0" w:color="auto"/>
            <w:left w:val="none" w:sz="0" w:space="0" w:color="auto"/>
            <w:bottom w:val="none" w:sz="0" w:space="0" w:color="auto"/>
            <w:right w:val="none" w:sz="0" w:space="0" w:color="auto"/>
          </w:divBdr>
        </w:div>
        <w:div w:id="403993800">
          <w:marLeft w:val="640"/>
          <w:marRight w:val="0"/>
          <w:marTop w:val="0"/>
          <w:marBottom w:val="0"/>
          <w:divBdr>
            <w:top w:val="none" w:sz="0" w:space="0" w:color="auto"/>
            <w:left w:val="none" w:sz="0" w:space="0" w:color="auto"/>
            <w:bottom w:val="none" w:sz="0" w:space="0" w:color="auto"/>
            <w:right w:val="none" w:sz="0" w:space="0" w:color="auto"/>
          </w:divBdr>
        </w:div>
        <w:div w:id="1041709449">
          <w:marLeft w:val="640"/>
          <w:marRight w:val="0"/>
          <w:marTop w:val="0"/>
          <w:marBottom w:val="0"/>
          <w:divBdr>
            <w:top w:val="none" w:sz="0" w:space="0" w:color="auto"/>
            <w:left w:val="none" w:sz="0" w:space="0" w:color="auto"/>
            <w:bottom w:val="none" w:sz="0" w:space="0" w:color="auto"/>
            <w:right w:val="none" w:sz="0" w:space="0" w:color="auto"/>
          </w:divBdr>
        </w:div>
        <w:div w:id="1390571279">
          <w:marLeft w:val="640"/>
          <w:marRight w:val="0"/>
          <w:marTop w:val="0"/>
          <w:marBottom w:val="0"/>
          <w:divBdr>
            <w:top w:val="none" w:sz="0" w:space="0" w:color="auto"/>
            <w:left w:val="none" w:sz="0" w:space="0" w:color="auto"/>
            <w:bottom w:val="none" w:sz="0" w:space="0" w:color="auto"/>
            <w:right w:val="none" w:sz="0" w:space="0" w:color="auto"/>
          </w:divBdr>
        </w:div>
        <w:div w:id="1194878942">
          <w:marLeft w:val="640"/>
          <w:marRight w:val="0"/>
          <w:marTop w:val="0"/>
          <w:marBottom w:val="0"/>
          <w:divBdr>
            <w:top w:val="none" w:sz="0" w:space="0" w:color="auto"/>
            <w:left w:val="none" w:sz="0" w:space="0" w:color="auto"/>
            <w:bottom w:val="none" w:sz="0" w:space="0" w:color="auto"/>
            <w:right w:val="none" w:sz="0" w:space="0" w:color="auto"/>
          </w:divBdr>
        </w:div>
        <w:div w:id="1548759449">
          <w:marLeft w:val="640"/>
          <w:marRight w:val="0"/>
          <w:marTop w:val="0"/>
          <w:marBottom w:val="0"/>
          <w:divBdr>
            <w:top w:val="none" w:sz="0" w:space="0" w:color="auto"/>
            <w:left w:val="none" w:sz="0" w:space="0" w:color="auto"/>
            <w:bottom w:val="none" w:sz="0" w:space="0" w:color="auto"/>
            <w:right w:val="none" w:sz="0" w:space="0" w:color="auto"/>
          </w:divBdr>
        </w:div>
        <w:div w:id="1229807822">
          <w:marLeft w:val="640"/>
          <w:marRight w:val="0"/>
          <w:marTop w:val="0"/>
          <w:marBottom w:val="0"/>
          <w:divBdr>
            <w:top w:val="none" w:sz="0" w:space="0" w:color="auto"/>
            <w:left w:val="none" w:sz="0" w:space="0" w:color="auto"/>
            <w:bottom w:val="none" w:sz="0" w:space="0" w:color="auto"/>
            <w:right w:val="none" w:sz="0" w:space="0" w:color="auto"/>
          </w:divBdr>
        </w:div>
        <w:div w:id="1823614607">
          <w:marLeft w:val="640"/>
          <w:marRight w:val="0"/>
          <w:marTop w:val="0"/>
          <w:marBottom w:val="0"/>
          <w:divBdr>
            <w:top w:val="none" w:sz="0" w:space="0" w:color="auto"/>
            <w:left w:val="none" w:sz="0" w:space="0" w:color="auto"/>
            <w:bottom w:val="none" w:sz="0" w:space="0" w:color="auto"/>
            <w:right w:val="none" w:sz="0" w:space="0" w:color="auto"/>
          </w:divBdr>
        </w:div>
        <w:div w:id="1139611261">
          <w:marLeft w:val="640"/>
          <w:marRight w:val="0"/>
          <w:marTop w:val="0"/>
          <w:marBottom w:val="0"/>
          <w:divBdr>
            <w:top w:val="none" w:sz="0" w:space="0" w:color="auto"/>
            <w:left w:val="none" w:sz="0" w:space="0" w:color="auto"/>
            <w:bottom w:val="none" w:sz="0" w:space="0" w:color="auto"/>
            <w:right w:val="none" w:sz="0" w:space="0" w:color="auto"/>
          </w:divBdr>
        </w:div>
        <w:div w:id="1380284514">
          <w:marLeft w:val="640"/>
          <w:marRight w:val="0"/>
          <w:marTop w:val="0"/>
          <w:marBottom w:val="0"/>
          <w:divBdr>
            <w:top w:val="none" w:sz="0" w:space="0" w:color="auto"/>
            <w:left w:val="none" w:sz="0" w:space="0" w:color="auto"/>
            <w:bottom w:val="none" w:sz="0" w:space="0" w:color="auto"/>
            <w:right w:val="none" w:sz="0" w:space="0" w:color="auto"/>
          </w:divBdr>
        </w:div>
        <w:div w:id="2095710454">
          <w:marLeft w:val="640"/>
          <w:marRight w:val="0"/>
          <w:marTop w:val="0"/>
          <w:marBottom w:val="0"/>
          <w:divBdr>
            <w:top w:val="none" w:sz="0" w:space="0" w:color="auto"/>
            <w:left w:val="none" w:sz="0" w:space="0" w:color="auto"/>
            <w:bottom w:val="none" w:sz="0" w:space="0" w:color="auto"/>
            <w:right w:val="none" w:sz="0" w:space="0" w:color="auto"/>
          </w:divBdr>
        </w:div>
        <w:div w:id="1837919320">
          <w:marLeft w:val="640"/>
          <w:marRight w:val="0"/>
          <w:marTop w:val="0"/>
          <w:marBottom w:val="0"/>
          <w:divBdr>
            <w:top w:val="none" w:sz="0" w:space="0" w:color="auto"/>
            <w:left w:val="none" w:sz="0" w:space="0" w:color="auto"/>
            <w:bottom w:val="none" w:sz="0" w:space="0" w:color="auto"/>
            <w:right w:val="none" w:sz="0" w:space="0" w:color="auto"/>
          </w:divBdr>
        </w:div>
        <w:div w:id="467747587">
          <w:marLeft w:val="640"/>
          <w:marRight w:val="0"/>
          <w:marTop w:val="0"/>
          <w:marBottom w:val="0"/>
          <w:divBdr>
            <w:top w:val="none" w:sz="0" w:space="0" w:color="auto"/>
            <w:left w:val="none" w:sz="0" w:space="0" w:color="auto"/>
            <w:bottom w:val="none" w:sz="0" w:space="0" w:color="auto"/>
            <w:right w:val="none" w:sz="0" w:space="0" w:color="auto"/>
          </w:divBdr>
        </w:div>
        <w:div w:id="1731224774">
          <w:marLeft w:val="640"/>
          <w:marRight w:val="0"/>
          <w:marTop w:val="0"/>
          <w:marBottom w:val="0"/>
          <w:divBdr>
            <w:top w:val="none" w:sz="0" w:space="0" w:color="auto"/>
            <w:left w:val="none" w:sz="0" w:space="0" w:color="auto"/>
            <w:bottom w:val="none" w:sz="0" w:space="0" w:color="auto"/>
            <w:right w:val="none" w:sz="0" w:space="0" w:color="auto"/>
          </w:divBdr>
        </w:div>
        <w:div w:id="471219511">
          <w:marLeft w:val="640"/>
          <w:marRight w:val="0"/>
          <w:marTop w:val="0"/>
          <w:marBottom w:val="0"/>
          <w:divBdr>
            <w:top w:val="none" w:sz="0" w:space="0" w:color="auto"/>
            <w:left w:val="none" w:sz="0" w:space="0" w:color="auto"/>
            <w:bottom w:val="none" w:sz="0" w:space="0" w:color="auto"/>
            <w:right w:val="none" w:sz="0" w:space="0" w:color="auto"/>
          </w:divBdr>
        </w:div>
        <w:div w:id="2106730238">
          <w:marLeft w:val="640"/>
          <w:marRight w:val="0"/>
          <w:marTop w:val="0"/>
          <w:marBottom w:val="0"/>
          <w:divBdr>
            <w:top w:val="none" w:sz="0" w:space="0" w:color="auto"/>
            <w:left w:val="none" w:sz="0" w:space="0" w:color="auto"/>
            <w:bottom w:val="none" w:sz="0" w:space="0" w:color="auto"/>
            <w:right w:val="none" w:sz="0" w:space="0" w:color="auto"/>
          </w:divBdr>
        </w:div>
        <w:div w:id="2105881073">
          <w:marLeft w:val="640"/>
          <w:marRight w:val="0"/>
          <w:marTop w:val="0"/>
          <w:marBottom w:val="0"/>
          <w:divBdr>
            <w:top w:val="none" w:sz="0" w:space="0" w:color="auto"/>
            <w:left w:val="none" w:sz="0" w:space="0" w:color="auto"/>
            <w:bottom w:val="none" w:sz="0" w:space="0" w:color="auto"/>
            <w:right w:val="none" w:sz="0" w:space="0" w:color="auto"/>
          </w:divBdr>
        </w:div>
        <w:div w:id="115608359">
          <w:marLeft w:val="640"/>
          <w:marRight w:val="0"/>
          <w:marTop w:val="0"/>
          <w:marBottom w:val="0"/>
          <w:divBdr>
            <w:top w:val="none" w:sz="0" w:space="0" w:color="auto"/>
            <w:left w:val="none" w:sz="0" w:space="0" w:color="auto"/>
            <w:bottom w:val="none" w:sz="0" w:space="0" w:color="auto"/>
            <w:right w:val="none" w:sz="0" w:space="0" w:color="auto"/>
          </w:divBdr>
        </w:div>
        <w:div w:id="1586302491">
          <w:marLeft w:val="640"/>
          <w:marRight w:val="0"/>
          <w:marTop w:val="0"/>
          <w:marBottom w:val="0"/>
          <w:divBdr>
            <w:top w:val="none" w:sz="0" w:space="0" w:color="auto"/>
            <w:left w:val="none" w:sz="0" w:space="0" w:color="auto"/>
            <w:bottom w:val="none" w:sz="0" w:space="0" w:color="auto"/>
            <w:right w:val="none" w:sz="0" w:space="0" w:color="auto"/>
          </w:divBdr>
        </w:div>
        <w:div w:id="555967455">
          <w:marLeft w:val="640"/>
          <w:marRight w:val="0"/>
          <w:marTop w:val="0"/>
          <w:marBottom w:val="0"/>
          <w:divBdr>
            <w:top w:val="none" w:sz="0" w:space="0" w:color="auto"/>
            <w:left w:val="none" w:sz="0" w:space="0" w:color="auto"/>
            <w:bottom w:val="none" w:sz="0" w:space="0" w:color="auto"/>
            <w:right w:val="none" w:sz="0" w:space="0" w:color="auto"/>
          </w:divBdr>
        </w:div>
        <w:div w:id="215823490">
          <w:marLeft w:val="640"/>
          <w:marRight w:val="0"/>
          <w:marTop w:val="0"/>
          <w:marBottom w:val="0"/>
          <w:divBdr>
            <w:top w:val="none" w:sz="0" w:space="0" w:color="auto"/>
            <w:left w:val="none" w:sz="0" w:space="0" w:color="auto"/>
            <w:bottom w:val="none" w:sz="0" w:space="0" w:color="auto"/>
            <w:right w:val="none" w:sz="0" w:space="0" w:color="auto"/>
          </w:divBdr>
        </w:div>
        <w:div w:id="103044333">
          <w:marLeft w:val="640"/>
          <w:marRight w:val="0"/>
          <w:marTop w:val="0"/>
          <w:marBottom w:val="0"/>
          <w:divBdr>
            <w:top w:val="none" w:sz="0" w:space="0" w:color="auto"/>
            <w:left w:val="none" w:sz="0" w:space="0" w:color="auto"/>
            <w:bottom w:val="none" w:sz="0" w:space="0" w:color="auto"/>
            <w:right w:val="none" w:sz="0" w:space="0" w:color="auto"/>
          </w:divBdr>
        </w:div>
        <w:div w:id="924000033">
          <w:marLeft w:val="640"/>
          <w:marRight w:val="0"/>
          <w:marTop w:val="0"/>
          <w:marBottom w:val="0"/>
          <w:divBdr>
            <w:top w:val="none" w:sz="0" w:space="0" w:color="auto"/>
            <w:left w:val="none" w:sz="0" w:space="0" w:color="auto"/>
            <w:bottom w:val="none" w:sz="0" w:space="0" w:color="auto"/>
            <w:right w:val="none" w:sz="0" w:space="0" w:color="auto"/>
          </w:divBdr>
        </w:div>
        <w:div w:id="952398405">
          <w:marLeft w:val="640"/>
          <w:marRight w:val="0"/>
          <w:marTop w:val="0"/>
          <w:marBottom w:val="0"/>
          <w:divBdr>
            <w:top w:val="none" w:sz="0" w:space="0" w:color="auto"/>
            <w:left w:val="none" w:sz="0" w:space="0" w:color="auto"/>
            <w:bottom w:val="none" w:sz="0" w:space="0" w:color="auto"/>
            <w:right w:val="none" w:sz="0" w:space="0" w:color="auto"/>
          </w:divBdr>
        </w:div>
        <w:div w:id="1965312066">
          <w:marLeft w:val="640"/>
          <w:marRight w:val="0"/>
          <w:marTop w:val="0"/>
          <w:marBottom w:val="0"/>
          <w:divBdr>
            <w:top w:val="none" w:sz="0" w:space="0" w:color="auto"/>
            <w:left w:val="none" w:sz="0" w:space="0" w:color="auto"/>
            <w:bottom w:val="none" w:sz="0" w:space="0" w:color="auto"/>
            <w:right w:val="none" w:sz="0" w:space="0" w:color="auto"/>
          </w:divBdr>
        </w:div>
        <w:div w:id="936013079">
          <w:marLeft w:val="640"/>
          <w:marRight w:val="0"/>
          <w:marTop w:val="0"/>
          <w:marBottom w:val="0"/>
          <w:divBdr>
            <w:top w:val="none" w:sz="0" w:space="0" w:color="auto"/>
            <w:left w:val="none" w:sz="0" w:space="0" w:color="auto"/>
            <w:bottom w:val="none" w:sz="0" w:space="0" w:color="auto"/>
            <w:right w:val="none" w:sz="0" w:space="0" w:color="auto"/>
          </w:divBdr>
        </w:div>
        <w:div w:id="851917596">
          <w:marLeft w:val="640"/>
          <w:marRight w:val="0"/>
          <w:marTop w:val="0"/>
          <w:marBottom w:val="0"/>
          <w:divBdr>
            <w:top w:val="none" w:sz="0" w:space="0" w:color="auto"/>
            <w:left w:val="none" w:sz="0" w:space="0" w:color="auto"/>
            <w:bottom w:val="none" w:sz="0" w:space="0" w:color="auto"/>
            <w:right w:val="none" w:sz="0" w:space="0" w:color="auto"/>
          </w:divBdr>
        </w:div>
        <w:div w:id="1188521094">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0541205">
      <w:bodyDiv w:val="1"/>
      <w:marLeft w:val="0"/>
      <w:marRight w:val="0"/>
      <w:marTop w:val="0"/>
      <w:marBottom w:val="0"/>
      <w:divBdr>
        <w:top w:val="none" w:sz="0" w:space="0" w:color="auto"/>
        <w:left w:val="none" w:sz="0" w:space="0" w:color="auto"/>
        <w:bottom w:val="none" w:sz="0" w:space="0" w:color="auto"/>
        <w:right w:val="none" w:sz="0" w:space="0" w:color="auto"/>
      </w:divBdr>
      <w:divsChild>
        <w:div w:id="1446536329">
          <w:marLeft w:val="640"/>
          <w:marRight w:val="0"/>
          <w:marTop w:val="0"/>
          <w:marBottom w:val="0"/>
          <w:divBdr>
            <w:top w:val="none" w:sz="0" w:space="0" w:color="auto"/>
            <w:left w:val="none" w:sz="0" w:space="0" w:color="auto"/>
            <w:bottom w:val="none" w:sz="0" w:space="0" w:color="auto"/>
            <w:right w:val="none" w:sz="0" w:space="0" w:color="auto"/>
          </w:divBdr>
        </w:div>
        <w:div w:id="1994018793">
          <w:marLeft w:val="640"/>
          <w:marRight w:val="0"/>
          <w:marTop w:val="0"/>
          <w:marBottom w:val="0"/>
          <w:divBdr>
            <w:top w:val="none" w:sz="0" w:space="0" w:color="auto"/>
            <w:left w:val="none" w:sz="0" w:space="0" w:color="auto"/>
            <w:bottom w:val="none" w:sz="0" w:space="0" w:color="auto"/>
            <w:right w:val="none" w:sz="0" w:space="0" w:color="auto"/>
          </w:divBdr>
        </w:div>
        <w:div w:id="1250625192">
          <w:marLeft w:val="640"/>
          <w:marRight w:val="0"/>
          <w:marTop w:val="0"/>
          <w:marBottom w:val="0"/>
          <w:divBdr>
            <w:top w:val="none" w:sz="0" w:space="0" w:color="auto"/>
            <w:left w:val="none" w:sz="0" w:space="0" w:color="auto"/>
            <w:bottom w:val="none" w:sz="0" w:space="0" w:color="auto"/>
            <w:right w:val="none" w:sz="0" w:space="0" w:color="auto"/>
          </w:divBdr>
        </w:div>
        <w:div w:id="1595506497">
          <w:marLeft w:val="640"/>
          <w:marRight w:val="0"/>
          <w:marTop w:val="0"/>
          <w:marBottom w:val="0"/>
          <w:divBdr>
            <w:top w:val="none" w:sz="0" w:space="0" w:color="auto"/>
            <w:left w:val="none" w:sz="0" w:space="0" w:color="auto"/>
            <w:bottom w:val="none" w:sz="0" w:space="0" w:color="auto"/>
            <w:right w:val="none" w:sz="0" w:space="0" w:color="auto"/>
          </w:divBdr>
        </w:div>
        <w:div w:id="464078397">
          <w:marLeft w:val="640"/>
          <w:marRight w:val="0"/>
          <w:marTop w:val="0"/>
          <w:marBottom w:val="0"/>
          <w:divBdr>
            <w:top w:val="none" w:sz="0" w:space="0" w:color="auto"/>
            <w:left w:val="none" w:sz="0" w:space="0" w:color="auto"/>
            <w:bottom w:val="none" w:sz="0" w:space="0" w:color="auto"/>
            <w:right w:val="none" w:sz="0" w:space="0" w:color="auto"/>
          </w:divBdr>
        </w:div>
        <w:div w:id="977225378">
          <w:marLeft w:val="640"/>
          <w:marRight w:val="0"/>
          <w:marTop w:val="0"/>
          <w:marBottom w:val="0"/>
          <w:divBdr>
            <w:top w:val="none" w:sz="0" w:space="0" w:color="auto"/>
            <w:left w:val="none" w:sz="0" w:space="0" w:color="auto"/>
            <w:bottom w:val="none" w:sz="0" w:space="0" w:color="auto"/>
            <w:right w:val="none" w:sz="0" w:space="0" w:color="auto"/>
          </w:divBdr>
        </w:div>
        <w:div w:id="1347291259">
          <w:marLeft w:val="640"/>
          <w:marRight w:val="0"/>
          <w:marTop w:val="0"/>
          <w:marBottom w:val="0"/>
          <w:divBdr>
            <w:top w:val="none" w:sz="0" w:space="0" w:color="auto"/>
            <w:left w:val="none" w:sz="0" w:space="0" w:color="auto"/>
            <w:bottom w:val="none" w:sz="0" w:space="0" w:color="auto"/>
            <w:right w:val="none" w:sz="0" w:space="0" w:color="auto"/>
          </w:divBdr>
        </w:div>
        <w:div w:id="1542284780">
          <w:marLeft w:val="640"/>
          <w:marRight w:val="0"/>
          <w:marTop w:val="0"/>
          <w:marBottom w:val="0"/>
          <w:divBdr>
            <w:top w:val="none" w:sz="0" w:space="0" w:color="auto"/>
            <w:left w:val="none" w:sz="0" w:space="0" w:color="auto"/>
            <w:bottom w:val="none" w:sz="0" w:space="0" w:color="auto"/>
            <w:right w:val="none" w:sz="0" w:space="0" w:color="auto"/>
          </w:divBdr>
        </w:div>
        <w:div w:id="1158154789">
          <w:marLeft w:val="640"/>
          <w:marRight w:val="0"/>
          <w:marTop w:val="0"/>
          <w:marBottom w:val="0"/>
          <w:divBdr>
            <w:top w:val="none" w:sz="0" w:space="0" w:color="auto"/>
            <w:left w:val="none" w:sz="0" w:space="0" w:color="auto"/>
            <w:bottom w:val="none" w:sz="0" w:space="0" w:color="auto"/>
            <w:right w:val="none" w:sz="0" w:space="0" w:color="auto"/>
          </w:divBdr>
        </w:div>
        <w:div w:id="1201672692">
          <w:marLeft w:val="640"/>
          <w:marRight w:val="0"/>
          <w:marTop w:val="0"/>
          <w:marBottom w:val="0"/>
          <w:divBdr>
            <w:top w:val="none" w:sz="0" w:space="0" w:color="auto"/>
            <w:left w:val="none" w:sz="0" w:space="0" w:color="auto"/>
            <w:bottom w:val="none" w:sz="0" w:space="0" w:color="auto"/>
            <w:right w:val="none" w:sz="0" w:space="0" w:color="auto"/>
          </w:divBdr>
        </w:div>
        <w:div w:id="1114253253">
          <w:marLeft w:val="640"/>
          <w:marRight w:val="0"/>
          <w:marTop w:val="0"/>
          <w:marBottom w:val="0"/>
          <w:divBdr>
            <w:top w:val="none" w:sz="0" w:space="0" w:color="auto"/>
            <w:left w:val="none" w:sz="0" w:space="0" w:color="auto"/>
            <w:bottom w:val="none" w:sz="0" w:space="0" w:color="auto"/>
            <w:right w:val="none" w:sz="0" w:space="0" w:color="auto"/>
          </w:divBdr>
        </w:div>
        <w:div w:id="895435748">
          <w:marLeft w:val="640"/>
          <w:marRight w:val="0"/>
          <w:marTop w:val="0"/>
          <w:marBottom w:val="0"/>
          <w:divBdr>
            <w:top w:val="none" w:sz="0" w:space="0" w:color="auto"/>
            <w:left w:val="none" w:sz="0" w:space="0" w:color="auto"/>
            <w:bottom w:val="none" w:sz="0" w:space="0" w:color="auto"/>
            <w:right w:val="none" w:sz="0" w:space="0" w:color="auto"/>
          </w:divBdr>
        </w:div>
        <w:div w:id="215364296">
          <w:marLeft w:val="640"/>
          <w:marRight w:val="0"/>
          <w:marTop w:val="0"/>
          <w:marBottom w:val="0"/>
          <w:divBdr>
            <w:top w:val="none" w:sz="0" w:space="0" w:color="auto"/>
            <w:left w:val="none" w:sz="0" w:space="0" w:color="auto"/>
            <w:bottom w:val="none" w:sz="0" w:space="0" w:color="auto"/>
            <w:right w:val="none" w:sz="0" w:space="0" w:color="auto"/>
          </w:divBdr>
        </w:div>
        <w:div w:id="720907475">
          <w:marLeft w:val="640"/>
          <w:marRight w:val="0"/>
          <w:marTop w:val="0"/>
          <w:marBottom w:val="0"/>
          <w:divBdr>
            <w:top w:val="none" w:sz="0" w:space="0" w:color="auto"/>
            <w:left w:val="none" w:sz="0" w:space="0" w:color="auto"/>
            <w:bottom w:val="none" w:sz="0" w:space="0" w:color="auto"/>
            <w:right w:val="none" w:sz="0" w:space="0" w:color="auto"/>
          </w:divBdr>
        </w:div>
        <w:div w:id="509833802">
          <w:marLeft w:val="640"/>
          <w:marRight w:val="0"/>
          <w:marTop w:val="0"/>
          <w:marBottom w:val="0"/>
          <w:divBdr>
            <w:top w:val="none" w:sz="0" w:space="0" w:color="auto"/>
            <w:left w:val="none" w:sz="0" w:space="0" w:color="auto"/>
            <w:bottom w:val="none" w:sz="0" w:space="0" w:color="auto"/>
            <w:right w:val="none" w:sz="0" w:space="0" w:color="auto"/>
          </w:divBdr>
        </w:div>
        <w:div w:id="775517269">
          <w:marLeft w:val="640"/>
          <w:marRight w:val="0"/>
          <w:marTop w:val="0"/>
          <w:marBottom w:val="0"/>
          <w:divBdr>
            <w:top w:val="none" w:sz="0" w:space="0" w:color="auto"/>
            <w:left w:val="none" w:sz="0" w:space="0" w:color="auto"/>
            <w:bottom w:val="none" w:sz="0" w:space="0" w:color="auto"/>
            <w:right w:val="none" w:sz="0" w:space="0" w:color="auto"/>
          </w:divBdr>
        </w:div>
        <w:div w:id="428621765">
          <w:marLeft w:val="640"/>
          <w:marRight w:val="0"/>
          <w:marTop w:val="0"/>
          <w:marBottom w:val="0"/>
          <w:divBdr>
            <w:top w:val="none" w:sz="0" w:space="0" w:color="auto"/>
            <w:left w:val="none" w:sz="0" w:space="0" w:color="auto"/>
            <w:bottom w:val="none" w:sz="0" w:space="0" w:color="auto"/>
            <w:right w:val="none" w:sz="0" w:space="0" w:color="auto"/>
          </w:divBdr>
        </w:div>
        <w:div w:id="256015499">
          <w:marLeft w:val="640"/>
          <w:marRight w:val="0"/>
          <w:marTop w:val="0"/>
          <w:marBottom w:val="0"/>
          <w:divBdr>
            <w:top w:val="none" w:sz="0" w:space="0" w:color="auto"/>
            <w:left w:val="none" w:sz="0" w:space="0" w:color="auto"/>
            <w:bottom w:val="none" w:sz="0" w:space="0" w:color="auto"/>
            <w:right w:val="none" w:sz="0" w:space="0" w:color="auto"/>
          </w:divBdr>
        </w:div>
        <w:div w:id="117530206">
          <w:marLeft w:val="640"/>
          <w:marRight w:val="0"/>
          <w:marTop w:val="0"/>
          <w:marBottom w:val="0"/>
          <w:divBdr>
            <w:top w:val="none" w:sz="0" w:space="0" w:color="auto"/>
            <w:left w:val="none" w:sz="0" w:space="0" w:color="auto"/>
            <w:bottom w:val="none" w:sz="0" w:space="0" w:color="auto"/>
            <w:right w:val="none" w:sz="0" w:space="0" w:color="auto"/>
          </w:divBdr>
        </w:div>
        <w:div w:id="1357341863">
          <w:marLeft w:val="640"/>
          <w:marRight w:val="0"/>
          <w:marTop w:val="0"/>
          <w:marBottom w:val="0"/>
          <w:divBdr>
            <w:top w:val="none" w:sz="0" w:space="0" w:color="auto"/>
            <w:left w:val="none" w:sz="0" w:space="0" w:color="auto"/>
            <w:bottom w:val="none" w:sz="0" w:space="0" w:color="auto"/>
            <w:right w:val="none" w:sz="0" w:space="0" w:color="auto"/>
          </w:divBdr>
        </w:div>
        <w:div w:id="1844198246">
          <w:marLeft w:val="640"/>
          <w:marRight w:val="0"/>
          <w:marTop w:val="0"/>
          <w:marBottom w:val="0"/>
          <w:divBdr>
            <w:top w:val="none" w:sz="0" w:space="0" w:color="auto"/>
            <w:left w:val="none" w:sz="0" w:space="0" w:color="auto"/>
            <w:bottom w:val="none" w:sz="0" w:space="0" w:color="auto"/>
            <w:right w:val="none" w:sz="0" w:space="0" w:color="auto"/>
          </w:divBdr>
        </w:div>
        <w:div w:id="1202670023">
          <w:marLeft w:val="640"/>
          <w:marRight w:val="0"/>
          <w:marTop w:val="0"/>
          <w:marBottom w:val="0"/>
          <w:divBdr>
            <w:top w:val="none" w:sz="0" w:space="0" w:color="auto"/>
            <w:left w:val="none" w:sz="0" w:space="0" w:color="auto"/>
            <w:bottom w:val="none" w:sz="0" w:space="0" w:color="auto"/>
            <w:right w:val="none" w:sz="0" w:space="0" w:color="auto"/>
          </w:divBdr>
        </w:div>
        <w:div w:id="1935477369">
          <w:marLeft w:val="640"/>
          <w:marRight w:val="0"/>
          <w:marTop w:val="0"/>
          <w:marBottom w:val="0"/>
          <w:divBdr>
            <w:top w:val="none" w:sz="0" w:space="0" w:color="auto"/>
            <w:left w:val="none" w:sz="0" w:space="0" w:color="auto"/>
            <w:bottom w:val="none" w:sz="0" w:space="0" w:color="auto"/>
            <w:right w:val="none" w:sz="0" w:space="0" w:color="auto"/>
          </w:divBdr>
        </w:div>
        <w:div w:id="1484471850">
          <w:marLeft w:val="640"/>
          <w:marRight w:val="0"/>
          <w:marTop w:val="0"/>
          <w:marBottom w:val="0"/>
          <w:divBdr>
            <w:top w:val="none" w:sz="0" w:space="0" w:color="auto"/>
            <w:left w:val="none" w:sz="0" w:space="0" w:color="auto"/>
            <w:bottom w:val="none" w:sz="0" w:space="0" w:color="auto"/>
            <w:right w:val="none" w:sz="0" w:space="0" w:color="auto"/>
          </w:divBdr>
        </w:div>
        <w:div w:id="1837838397">
          <w:marLeft w:val="640"/>
          <w:marRight w:val="0"/>
          <w:marTop w:val="0"/>
          <w:marBottom w:val="0"/>
          <w:divBdr>
            <w:top w:val="none" w:sz="0" w:space="0" w:color="auto"/>
            <w:left w:val="none" w:sz="0" w:space="0" w:color="auto"/>
            <w:bottom w:val="none" w:sz="0" w:space="0" w:color="auto"/>
            <w:right w:val="none" w:sz="0" w:space="0" w:color="auto"/>
          </w:divBdr>
        </w:div>
        <w:div w:id="896668364">
          <w:marLeft w:val="640"/>
          <w:marRight w:val="0"/>
          <w:marTop w:val="0"/>
          <w:marBottom w:val="0"/>
          <w:divBdr>
            <w:top w:val="none" w:sz="0" w:space="0" w:color="auto"/>
            <w:left w:val="none" w:sz="0" w:space="0" w:color="auto"/>
            <w:bottom w:val="none" w:sz="0" w:space="0" w:color="auto"/>
            <w:right w:val="none" w:sz="0" w:space="0" w:color="auto"/>
          </w:divBdr>
        </w:div>
        <w:div w:id="876968589">
          <w:marLeft w:val="640"/>
          <w:marRight w:val="0"/>
          <w:marTop w:val="0"/>
          <w:marBottom w:val="0"/>
          <w:divBdr>
            <w:top w:val="none" w:sz="0" w:space="0" w:color="auto"/>
            <w:left w:val="none" w:sz="0" w:space="0" w:color="auto"/>
            <w:bottom w:val="none" w:sz="0" w:space="0" w:color="auto"/>
            <w:right w:val="none" w:sz="0" w:space="0" w:color="auto"/>
          </w:divBdr>
        </w:div>
        <w:div w:id="535654147">
          <w:marLeft w:val="640"/>
          <w:marRight w:val="0"/>
          <w:marTop w:val="0"/>
          <w:marBottom w:val="0"/>
          <w:divBdr>
            <w:top w:val="none" w:sz="0" w:space="0" w:color="auto"/>
            <w:left w:val="none" w:sz="0" w:space="0" w:color="auto"/>
            <w:bottom w:val="none" w:sz="0" w:space="0" w:color="auto"/>
            <w:right w:val="none" w:sz="0" w:space="0" w:color="auto"/>
          </w:divBdr>
        </w:div>
        <w:div w:id="1798059730">
          <w:marLeft w:val="640"/>
          <w:marRight w:val="0"/>
          <w:marTop w:val="0"/>
          <w:marBottom w:val="0"/>
          <w:divBdr>
            <w:top w:val="none" w:sz="0" w:space="0" w:color="auto"/>
            <w:left w:val="none" w:sz="0" w:space="0" w:color="auto"/>
            <w:bottom w:val="none" w:sz="0" w:space="0" w:color="auto"/>
            <w:right w:val="none" w:sz="0" w:space="0" w:color="auto"/>
          </w:divBdr>
        </w:div>
        <w:div w:id="652442702">
          <w:marLeft w:val="640"/>
          <w:marRight w:val="0"/>
          <w:marTop w:val="0"/>
          <w:marBottom w:val="0"/>
          <w:divBdr>
            <w:top w:val="none" w:sz="0" w:space="0" w:color="auto"/>
            <w:left w:val="none" w:sz="0" w:space="0" w:color="auto"/>
            <w:bottom w:val="none" w:sz="0" w:space="0" w:color="auto"/>
            <w:right w:val="none" w:sz="0" w:space="0" w:color="auto"/>
          </w:divBdr>
        </w:div>
        <w:div w:id="1601831771">
          <w:marLeft w:val="640"/>
          <w:marRight w:val="0"/>
          <w:marTop w:val="0"/>
          <w:marBottom w:val="0"/>
          <w:divBdr>
            <w:top w:val="none" w:sz="0" w:space="0" w:color="auto"/>
            <w:left w:val="none" w:sz="0" w:space="0" w:color="auto"/>
            <w:bottom w:val="none" w:sz="0" w:space="0" w:color="auto"/>
            <w:right w:val="none" w:sz="0" w:space="0" w:color="auto"/>
          </w:divBdr>
        </w:div>
        <w:div w:id="1442533480">
          <w:marLeft w:val="640"/>
          <w:marRight w:val="0"/>
          <w:marTop w:val="0"/>
          <w:marBottom w:val="0"/>
          <w:divBdr>
            <w:top w:val="none" w:sz="0" w:space="0" w:color="auto"/>
            <w:left w:val="none" w:sz="0" w:space="0" w:color="auto"/>
            <w:bottom w:val="none" w:sz="0" w:space="0" w:color="auto"/>
            <w:right w:val="none" w:sz="0" w:space="0" w:color="auto"/>
          </w:divBdr>
        </w:div>
        <w:div w:id="1479375814">
          <w:marLeft w:val="640"/>
          <w:marRight w:val="0"/>
          <w:marTop w:val="0"/>
          <w:marBottom w:val="0"/>
          <w:divBdr>
            <w:top w:val="none" w:sz="0" w:space="0" w:color="auto"/>
            <w:left w:val="none" w:sz="0" w:space="0" w:color="auto"/>
            <w:bottom w:val="none" w:sz="0" w:space="0" w:color="auto"/>
            <w:right w:val="none" w:sz="0" w:space="0" w:color="auto"/>
          </w:divBdr>
        </w:div>
        <w:div w:id="14237101">
          <w:marLeft w:val="640"/>
          <w:marRight w:val="0"/>
          <w:marTop w:val="0"/>
          <w:marBottom w:val="0"/>
          <w:divBdr>
            <w:top w:val="none" w:sz="0" w:space="0" w:color="auto"/>
            <w:left w:val="none" w:sz="0" w:space="0" w:color="auto"/>
            <w:bottom w:val="none" w:sz="0" w:space="0" w:color="auto"/>
            <w:right w:val="none" w:sz="0" w:space="0" w:color="auto"/>
          </w:divBdr>
        </w:div>
        <w:div w:id="1096093711">
          <w:marLeft w:val="640"/>
          <w:marRight w:val="0"/>
          <w:marTop w:val="0"/>
          <w:marBottom w:val="0"/>
          <w:divBdr>
            <w:top w:val="none" w:sz="0" w:space="0" w:color="auto"/>
            <w:left w:val="none" w:sz="0" w:space="0" w:color="auto"/>
            <w:bottom w:val="none" w:sz="0" w:space="0" w:color="auto"/>
            <w:right w:val="none" w:sz="0" w:space="0" w:color="auto"/>
          </w:divBdr>
        </w:div>
        <w:div w:id="584188488">
          <w:marLeft w:val="640"/>
          <w:marRight w:val="0"/>
          <w:marTop w:val="0"/>
          <w:marBottom w:val="0"/>
          <w:divBdr>
            <w:top w:val="none" w:sz="0" w:space="0" w:color="auto"/>
            <w:left w:val="none" w:sz="0" w:space="0" w:color="auto"/>
            <w:bottom w:val="none" w:sz="0" w:space="0" w:color="auto"/>
            <w:right w:val="none" w:sz="0" w:space="0" w:color="auto"/>
          </w:divBdr>
        </w:div>
        <w:div w:id="348215911">
          <w:marLeft w:val="640"/>
          <w:marRight w:val="0"/>
          <w:marTop w:val="0"/>
          <w:marBottom w:val="0"/>
          <w:divBdr>
            <w:top w:val="none" w:sz="0" w:space="0" w:color="auto"/>
            <w:left w:val="none" w:sz="0" w:space="0" w:color="auto"/>
            <w:bottom w:val="none" w:sz="0" w:space="0" w:color="auto"/>
            <w:right w:val="none" w:sz="0" w:space="0" w:color="auto"/>
          </w:divBdr>
        </w:div>
        <w:div w:id="1137188880">
          <w:marLeft w:val="640"/>
          <w:marRight w:val="0"/>
          <w:marTop w:val="0"/>
          <w:marBottom w:val="0"/>
          <w:divBdr>
            <w:top w:val="none" w:sz="0" w:space="0" w:color="auto"/>
            <w:left w:val="none" w:sz="0" w:space="0" w:color="auto"/>
            <w:bottom w:val="none" w:sz="0" w:space="0" w:color="auto"/>
            <w:right w:val="none" w:sz="0" w:space="0" w:color="auto"/>
          </w:divBdr>
        </w:div>
        <w:div w:id="566846759">
          <w:marLeft w:val="640"/>
          <w:marRight w:val="0"/>
          <w:marTop w:val="0"/>
          <w:marBottom w:val="0"/>
          <w:divBdr>
            <w:top w:val="none" w:sz="0" w:space="0" w:color="auto"/>
            <w:left w:val="none" w:sz="0" w:space="0" w:color="auto"/>
            <w:bottom w:val="none" w:sz="0" w:space="0" w:color="auto"/>
            <w:right w:val="none" w:sz="0" w:space="0" w:color="auto"/>
          </w:divBdr>
        </w:div>
        <w:div w:id="498009969">
          <w:marLeft w:val="640"/>
          <w:marRight w:val="0"/>
          <w:marTop w:val="0"/>
          <w:marBottom w:val="0"/>
          <w:divBdr>
            <w:top w:val="none" w:sz="0" w:space="0" w:color="auto"/>
            <w:left w:val="none" w:sz="0" w:space="0" w:color="auto"/>
            <w:bottom w:val="none" w:sz="0" w:space="0" w:color="auto"/>
            <w:right w:val="none" w:sz="0" w:space="0" w:color="auto"/>
          </w:divBdr>
        </w:div>
        <w:div w:id="158815779">
          <w:marLeft w:val="640"/>
          <w:marRight w:val="0"/>
          <w:marTop w:val="0"/>
          <w:marBottom w:val="0"/>
          <w:divBdr>
            <w:top w:val="none" w:sz="0" w:space="0" w:color="auto"/>
            <w:left w:val="none" w:sz="0" w:space="0" w:color="auto"/>
            <w:bottom w:val="none" w:sz="0" w:space="0" w:color="auto"/>
            <w:right w:val="none" w:sz="0" w:space="0" w:color="auto"/>
          </w:divBdr>
        </w:div>
        <w:div w:id="398554620">
          <w:marLeft w:val="640"/>
          <w:marRight w:val="0"/>
          <w:marTop w:val="0"/>
          <w:marBottom w:val="0"/>
          <w:divBdr>
            <w:top w:val="none" w:sz="0" w:space="0" w:color="auto"/>
            <w:left w:val="none" w:sz="0" w:space="0" w:color="auto"/>
            <w:bottom w:val="none" w:sz="0" w:space="0" w:color="auto"/>
            <w:right w:val="none" w:sz="0" w:space="0" w:color="auto"/>
          </w:divBdr>
        </w:div>
        <w:div w:id="2101948687">
          <w:marLeft w:val="640"/>
          <w:marRight w:val="0"/>
          <w:marTop w:val="0"/>
          <w:marBottom w:val="0"/>
          <w:divBdr>
            <w:top w:val="none" w:sz="0" w:space="0" w:color="auto"/>
            <w:left w:val="none" w:sz="0" w:space="0" w:color="auto"/>
            <w:bottom w:val="none" w:sz="0" w:space="0" w:color="auto"/>
            <w:right w:val="none" w:sz="0" w:space="0" w:color="auto"/>
          </w:divBdr>
        </w:div>
        <w:div w:id="632179626">
          <w:marLeft w:val="640"/>
          <w:marRight w:val="0"/>
          <w:marTop w:val="0"/>
          <w:marBottom w:val="0"/>
          <w:divBdr>
            <w:top w:val="none" w:sz="0" w:space="0" w:color="auto"/>
            <w:left w:val="none" w:sz="0" w:space="0" w:color="auto"/>
            <w:bottom w:val="none" w:sz="0" w:space="0" w:color="auto"/>
            <w:right w:val="none" w:sz="0" w:space="0" w:color="auto"/>
          </w:divBdr>
        </w:div>
        <w:div w:id="1360351988">
          <w:marLeft w:val="640"/>
          <w:marRight w:val="0"/>
          <w:marTop w:val="0"/>
          <w:marBottom w:val="0"/>
          <w:divBdr>
            <w:top w:val="none" w:sz="0" w:space="0" w:color="auto"/>
            <w:left w:val="none" w:sz="0" w:space="0" w:color="auto"/>
            <w:bottom w:val="none" w:sz="0" w:space="0" w:color="auto"/>
            <w:right w:val="none" w:sz="0" w:space="0" w:color="auto"/>
          </w:divBdr>
        </w:div>
        <w:div w:id="104159461">
          <w:marLeft w:val="640"/>
          <w:marRight w:val="0"/>
          <w:marTop w:val="0"/>
          <w:marBottom w:val="0"/>
          <w:divBdr>
            <w:top w:val="none" w:sz="0" w:space="0" w:color="auto"/>
            <w:left w:val="none" w:sz="0" w:space="0" w:color="auto"/>
            <w:bottom w:val="none" w:sz="0" w:space="0" w:color="auto"/>
            <w:right w:val="none" w:sz="0" w:space="0" w:color="auto"/>
          </w:divBdr>
        </w:div>
        <w:div w:id="1828740420">
          <w:marLeft w:val="640"/>
          <w:marRight w:val="0"/>
          <w:marTop w:val="0"/>
          <w:marBottom w:val="0"/>
          <w:divBdr>
            <w:top w:val="none" w:sz="0" w:space="0" w:color="auto"/>
            <w:left w:val="none" w:sz="0" w:space="0" w:color="auto"/>
            <w:bottom w:val="none" w:sz="0" w:space="0" w:color="auto"/>
            <w:right w:val="none" w:sz="0" w:space="0" w:color="auto"/>
          </w:divBdr>
        </w:div>
        <w:div w:id="558637052">
          <w:marLeft w:val="640"/>
          <w:marRight w:val="0"/>
          <w:marTop w:val="0"/>
          <w:marBottom w:val="0"/>
          <w:divBdr>
            <w:top w:val="none" w:sz="0" w:space="0" w:color="auto"/>
            <w:left w:val="none" w:sz="0" w:space="0" w:color="auto"/>
            <w:bottom w:val="none" w:sz="0" w:space="0" w:color="auto"/>
            <w:right w:val="none" w:sz="0" w:space="0" w:color="auto"/>
          </w:divBdr>
        </w:div>
        <w:div w:id="439879190">
          <w:marLeft w:val="640"/>
          <w:marRight w:val="0"/>
          <w:marTop w:val="0"/>
          <w:marBottom w:val="0"/>
          <w:divBdr>
            <w:top w:val="none" w:sz="0" w:space="0" w:color="auto"/>
            <w:left w:val="none" w:sz="0" w:space="0" w:color="auto"/>
            <w:bottom w:val="none" w:sz="0" w:space="0" w:color="auto"/>
            <w:right w:val="none" w:sz="0" w:space="0" w:color="auto"/>
          </w:divBdr>
        </w:div>
        <w:div w:id="248198802">
          <w:marLeft w:val="640"/>
          <w:marRight w:val="0"/>
          <w:marTop w:val="0"/>
          <w:marBottom w:val="0"/>
          <w:divBdr>
            <w:top w:val="none" w:sz="0" w:space="0" w:color="auto"/>
            <w:left w:val="none" w:sz="0" w:space="0" w:color="auto"/>
            <w:bottom w:val="none" w:sz="0" w:space="0" w:color="auto"/>
            <w:right w:val="none" w:sz="0" w:space="0" w:color="auto"/>
          </w:divBdr>
        </w:div>
        <w:div w:id="145437361">
          <w:marLeft w:val="640"/>
          <w:marRight w:val="0"/>
          <w:marTop w:val="0"/>
          <w:marBottom w:val="0"/>
          <w:divBdr>
            <w:top w:val="none" w:sz="0" w:space="0" w:color="auto"/>
            <w:left w:val="none" w:sz="0" w:space="0" w:color="auto"/>
            <w:bottom w:val="none" w:sz="0" w:space="0" w:color="auto"/>
            <w:right w:val="none" w:sz="0" w:space="0" w:color="auto"/>
          </w:divBdr>
        </w:div>
        <w:div w:id="1330907193">
          <w:marLeft w:val="640"/>
          <w:marRight w:val="0"/>
          <w:marTop w:val="0"/>
          <w:marBottom w:val="0"/>
          <w:divBdr>
            <w:top w:val="none" w:sz="0" w:space="0" w:color="auto"/>
            <w:left w:val="none" w:sz="0" w:space="0" w:color="auto"/>
            <w:bottom w:val="none" w:sz="0" w:space="0" w:color="auto"/>
            <w:right w:val="none" w:sz="0" w:space="0" w:color="auto"/>
          </w:divBdr>
        </w:div>
        <w:div w:id="195699955">
          <w:marLeft w:val="640"/>
          <w:marRight w:val="0"/>
          <w:marTop w:val="0"/>
          <w:marBottom w:val="0"/>
          <w:divBdr>
            <w:top w:val="none" w:sz="0" w:space="0" w:color="auto"/>
            <w:left w:val="none" w:sz="0" w:space="0" w:color="auto"/>
            <w:bottom w:val="none" w:sz="0" w:space="0" w:color="auto"/>
            <w:right w:val="none" w:sz="0" w:space="0" w:color="auto"/>
          </w:divBdr>
        </w:div>
        <w:div w:id="248082062">
          <w:marLeft w:val="640"/>
          <w:marRight w:val="0"/>
          <w:marTop w:val="0"/>
          <w:marBottom w:val="0"/>
          <w:divBdr>
            <w:top w:val="none" w:sz="0" w:space="0" w:color="auto"/>
            <w:left w:val="none" w:sz="0" w:space="0" w:color="auto"/>
            <w:bottom w:val="none" w:sz="0" w:space="0" w:color="auto"/>
            <w:right w:val="none" w:sz="0" w:space="0" w:color="auto"/>
          </w:divBdr>
        </w:div>
        <w:div w:id="1617449687">
          <w:marLeft w:val="640"/>
          <w:marRight w:val="0"/>
          <w:marTop w:val="0"/>
          <w:marBottom w:val="0"/>
          <w:divBdr>
            <w:top w:val="none" w:sz="0" w:space="0" w:color="auto"/>
            <w:left w:val="none" w:sz="0" w:space="0" w:color="auto"/>
            <w:bottom w:val="none" w:sz="0" w:space="0" w:color="auto"/>
            <w:right w:val="none" w:sz="0" w:space="0" w:color="auto"/>
          </w:divBdr>
        </w:div>
        <w:div w:id="417558997">
          <w:marLeft w:val="640"/>
          <w:marRight w:val="0"/>
          <w:marTop w:val="0"/>
          <w:marBottom w:val="0"/>
          <w:divBdr>
            <w:top w:val="none" w:sz="0" w:space="0" w:color="auto"/>
            <w:left w:val="none" w:sz="0" w:space="0" w:color="auto"/>
            <w:bottom w:val="none" w:sz="0" w:space="0" w:color="auto"/>
            <w:right w:val="none" w:sz="0" w:space="0" w:color="auto"/>
          </w:divBdr>
        </w:div>
        <w:div w:id="529801311">
          <w:marLeft w:val="640"/>
          <w:marRight w:val="0"/>
          <w:marTop w:val="0"/>
          <w:marBottom w:val="0"/>
          <w:divBdr>
            <w:top w:val="none" w:sz="0" w:space="0" w:color="auto"/>
            <w:left w:val="none" w:sz="0" w:space="0" w:color="auto"/>
            <w:bottom w:val="none" w:sz="0" w:space="0" w:color="auto"/>
            <w:right w:val="none" w:sz="0" w:space="0" w:color="auto"/>
          </w:divBdr>
        </w:div>
        <w:div w:id="1985428338">
          <w:marLeft w:val="640"/>
          <w:marRight w:val="0"/>
          <w:marTop w:val="0"/>
          <w:marBottom w:val="0"/>
          <w:divBdr>
            <w:top w:val="none" w:sz="0" w:space="0" w:color="auto"/>
            <w:left w:val="none" w:sz="0" w:space="0" w:color="auto"/>
            <w:bottom w:val="none" w:sz="0" w:space="0" w:color="auto"/>
            <w:right w:val="none" w:sz="0" w:space="0" w:color="auto"/>
          </w:divBdr>
        </w:div>
        <w:div w:id="475998527">
          <w:marLeft w:val="640"/>
          <w:marRight w:val="0"/>
          <w:marTop w:val="0"/>
          <w:marBottom w:val="0"/>
          <w:divBdr>
            <w:top w:val="none" w:sz="0" w:space="0" w:color="auto"/>
            <w:left w:val="none" w:sz="0" w:space="0" w:color="auto"/>
            <w:bottom w:val="none" w:sz="0" w:space="0" w:color="auto"/>
            <w:right w:val="none" w:sz="0" w:space="0" w:color="auto"/>
          </w:divBdr>
        </w:div>
        <w:div w:id="1994946687">
          <w:marLeft w:val="640"/>
          <w:marRight w:val="0"/>
          <w:marTop w:val="0"/>
          <w:marBottom w:val="0"/>
          <w:divBdr>
            <w:top w:val="none" w:sz="0" w:space="0" w:color="auto"/>
            <w:left w:val="none" w:sz="0" w:space="0" w:color="auto"/>
            <w:bottom w:val="none" w:sz="0" w:space="0" w:color="auto"/>
            <w:right w:val="none" w:sz="0" w:space="0" w:color="auto"/>
          </w:divBdr>
        </w:div>
        <w:div w:id="1398477860">
          <w:marLeft w:val="640"/>
          <w:marRight w:val="0"/>
          <w:marTop w:val="0"/>
          <w:marBottom w:val="0"/>
          <w:divBdr>
            <w:top w:val="none" w:sz="0" w:space="0" w:color="auto"/>
            <w:left w:val="none" w:sz="0" w:space="0" w:color="auto"/>
            <w:bottom w:val="none" w:sz="0" w:space="0" w:color="auto"/>
            <w:right w:val="none" w:sz="0" w:space="0" w:color="auto"/>
          </w:divBdr>
        </w:div>
        <w:div w:id="669451894">
          <w:marLeft w:val="640"/>
          <w:marRight w:val="0"/>
          <w:marTop w:val="0"/>
          <w:marBottom w:val="0"/>
          <w:divBdr>
            <w:top w:val="none" w:sz="0" w:space="0" w:color="auto"/>
            <w:left w:val="none" w:sz="0" w:space="0" w:color="auto"/>
            <w:bottom w:val="none" w:sz="0" w:space="0" w:color="auto"/>
            <w:right w:val="none" w:sz="0" w:space="0" w:color="auto"/>
          </w:divBdr>
        </w:div>
        <w:div w:id="1836917011">
          <w:marLeft w:val="640"/>
          <w:marRight w:val="0"/>
          <w:marTop w:val="0"/>
          <w:marBottom w:val="0"/>
          <w:divBdr>
            <w:top w:val="none" w:sz="0" w:space="0" w:color="auto"/>
            <w:left w:val="none" w:sz="0" w:space="0" w:color="auto"/>
            <w:bottom w:val="none" w:sz="0" w:space="0" w:color="auto"/>
            <w:right w:val="none" w:sz="0" w:space="0" w:color="auto"/>
          </w:divBdr>
        </w:div>
        <w:div w:id="2000032432">
          <w:marLeft w:val="640"/>
          <w:marRight w:val="0"/>
          <w:marTop w:val="0"/>
          <w:marBottom w:val="0"/>
          <w:divBdr>
            <w:top w:val="none" w:sz="0" w:space="0" w:color="auto"/>
            <w:left w:val="none" w:sz="0" w:space="0" w:color="auto"/>
            <w:bottom w:val="none" w:sz="0" w:space="0" w:color="auto"/>
            <w:right w:val="none" w:sz="0" w:space="0" w:color="auto"/>
          </w:divBdr>
        </w:div>
        <w:div w:id="21170199">
          <w:marLeft w:val="640"/>
          <w:marRight w:val="0"/>
          <w:marTop w:val="0"/>
          <w:marBottom w:val="0"/>
          <w:divBdr>
            <w:top w:val="none" w:sz="0" w:space="0" w:color="auto"/>
            <w:left w:val="none" w:sz="0" w:space="0" w:color="auto"/>
            <w:bottom w:val="none" w:sz="0" w:space="0" w:color="auto"/>
            <w:right w:val="none" w:sz="0" w:space="0" w:color="auto"/>
          </w:divBdr>
        </w:div>
        <w:div w:id="1619606125">
          <w:marLeft w:val="640"/>
          <w:marRight w:val="0"/>
          <w:marTop w:val="0"/>
          <w:marBottom w:val="0"/>
          <w:divBdr>
            <w:top w:val="none" w:sz="0" w:space="0" w:color="auto"/>
            <w:left w:val="none" w:sz="0" w:space="0" w:color="auto"/>
            <w:bottom w:val="none" w:sz="0" w:space="0" w:color="auto"/>
            <w:right w:val="none" w:sz="0" w:space="0" w:color="auto"/>
          </w:divBdr>
        </w:div>
        <w:div w:id="301231741">
          <w:marLeft w:val="640"/>
          <w:marRight w:val="0"/>
          <w:marTop w:val="0"/>
          <w:marBottom w:val="0"/>
          <w:divBdr>
            <w:top w:val="none" w:sz="0" w:space="0" w:color="auto"/>
            <w:left w:val="none" w:sz="0" w:space="0" w:color="auto"/>
            <w:bottom w:val="none" w:sz="0" w:space="0" w:color="auto"/>
            <w:right w:val="none" w:sz="0" w:space="0" w:color="auto"/>
          </w:divBdr>
        </w:div>
        <w:div w:id="1802452862">
          <w:marLeft w:val="640"/>
          <w:marRight w:val="0"/>
          <w:marTop w:val="0"/>
          <w:marBottom w:val="0"/>
          <w:divBdr>
            <w:top w:val="none" w:sz="0" w:space="0" w:color="auto"/>
            <w:left w:val="none" w:sz="0" w:space="0" w:color="auto"/>
            <w:bottom w:val="none" w:sz="0" w:space="0" w:color="auto"/>
            <w:right w:val="none" w:sz="0" w:space="0" w:color="auto"/>
          </w:divBdr>
        </w:div>
        <w:div w:id="1601838402">
          <w:marLeft w:val="640"/>
          <w:marRight w:val="0"/>
          <w:marTop w:val="0"/>
          <w:marBottom w:val="0"/>
          <w:divBdr>
            <w:top w:val="none" w:sz="0" w:space="0" w:color="auto"/>
            <w:left w:val="none" w:sz="0" w:space="0" w:color="auto"/>
            <w:bottom w:val="none" w:sz="0" w:space="0" w:color="auto"/>
            <w:right w:val="none" w:sz="0" w:space="0" w:color="auto"/>
          </w:divBdr>
        </w:div>
        <w:div w:id="2125732747">
          <w:marLeft w:val="640"/>
          <w:marRight w:val="0"/>
          <w:marTop w:val="0"/>
          <w:marBottom w:val="0"/>
          <w:divBdr>
            <w:top w:val="none" w:sz="0" w:space="0" w:color="auto"/>
            <w:left w:val="none" w:sz="0" w:space="0" w:color="auto"/>
            <w:bottom w:val="none" w:sz="0" w:space="0" w:color="auto"/>
            <w:right w:val="none" w:sz="0" w:space="0" w:color="auto"/>
          </w:divBdr>
        </w:div>
        <w:div w:id="653411438">
          <w:marLeft w:val="640"/>
          <w:marRight w:val="0"/>
          <w:marTop w:val="0"/>
          <w:marBottom w:val="0"/>
          <w:divBdr>
            <w:top w:val="none" w:sz="0" w:space="0" w:color="auto"/>
            <w:left w:val="none" w:sz="0" w:space="0" w:color="auto"/>
            <w:bottom w:val="none" w:sz="0" w:space="0" w:color="auto"/>
            <w:right w:val="none" w:sz="0" w:space="0" w:color="auto"/>
          </w:divBdr>
        </w:div>
        <w:div w:id="1593657621">
          <w:marLeft w:val="640"/>
          <w:marRight w:val="0"/>
          <w:marTop w:val="0"/>
          <w:marBottom w:val="0"/>
          <w:divBdr>
            <w:top w:val="none" w:sz="0" w:space="0" w:color="auto"/>
            <w:left w:val="none" w:sz="0" w:space="0" w:color="auto"/>
            <w:bottom w:val="none" w:sz="0" w:space="0" w:color="auto"/>
            <w:right w:val="none" w:sz="0" w:space="0" w:color="auto"/>
          </w:divBdr>
        </w:div>
        <w:div w:id="1019503258">
          <w:marLeft w:val="640"/>
          <w:marRight w:val="0"/>
          <w:marTop w:val="0"/>
          <w:marBottom w:val="0"/>
          <w:divBdr>
            <w:top w:val="none" w:sz="0" w:space="0" w:color="auto"/>
            <w:left w:val="none" w:sz="0" w:space="0" w:color="auto"/>
            <w:bottom w:val="none" w:sz="0" w:space="0" w:color="auto"/>
            <w:right w:val="none" w:sz="0" w:space="0" w:color="auto"/>
          </w:divBdr>
        </w:div>
        <w:div w:id="1262487520">
          <w:marLeft w:val="640"/>
          <w:marRight w:val="0"/>
          <w:marTop w:val="0"/>
          <w:marBottom w:val="0"/>
          <w:divBdr>
            <w:top w:val="none" w:sz="0" w:space="0" w:color="auto"/>
            <w:left w:val="none" w:sz="0" w:space="0" w:color="auto"/>
            <w:bottom w:val="none" w:sz="0" w:space="0" w:color="auto"/>
            <w:right w:val="none" w:sz="0" w:space="0" w:color="auto"/>
          </w:divBdr>
        </w:div>
        <w:div w:id="574626859">
          <w:marLeft w:val="640"/>
          <w:marRight w:val="0"/>
          <w:marTop w:val="0"/>
          <w:marBottom w:val="0"/>
          <w:divBdr>
            <w:top w:val="none" w:sz="0" w:space="0" w:color="auto"/>
            <w:left w:val="none" w:sz="0" w:space="0" w:color="auto"/>
            <w:bottom w:val="none" w:sz="0" w:space="0" w:color="auto"/>
            <w:right w:val="none" w:sz="0" w:space="0" w:color="auto"/>
          </w:divBdr>
        </w:div>
        <w:div w:id="963386001">
          <w:marLeft w:val="640"/>
          <w:marRight w:val="0"/>
          <w:marTop w:val="0"/>
          <w:marBottom w:val="0"/>
          <w:divBdr>
            <w:top w:val="none" w:sz="0" w:space="0" w:color="auto"/>
            <w:left w:val="none" w:sz="0" w:space="0" w:color="auto"/>
            <w:bottom w:val="none" w:sz="0" w:space="0" w:color="auto"/>
            <w:right w:val="none" w:sz="0" w:space="0" w:color="auto"/>
          </w:divBdr>
        </w:div>
        <w:div w:id="717121273">
          <w:marLeft w:val="640"/>
          <w:marRight w:val="0"/>
          <w:marTop w:val="0"/>
          <w:marBottom w:val="0"/>
          <w:divBdr>
            <w:top w:val="none" w:sz="0" w:space="0" w:color="auto"/>
            <w:left w:val="none" w:sz="0" w:space="0" w:color="auto"/>
            <w:bottom w:val="none" w:sz="0" w:space="0" w:color="auto"/>
            <w:right w:val="none" w:sz="0" w:space="0" w:color="auto"/>
          </w:divBdr>
        </w:div>
        <w:div w:id="365907225">
          <w:marLeft w:val="640"/>
          <w:marRight w:val="0"/>
          <w:marTop w:val="0"/>
          <w:marBottom w:val="0"/>
          <w:divBdr>
            <w:top w:val="none" w:sz="0" w:space="0" w:color="auto"/>
            <w:left w:val="none" w:sz="0" w:space="0" w:color="auto"/>
            <w:bottom w:val="none" w:sz="0" w:space="0" w:color="auto"/>
            <w:right w:val="none" w:sz="0" w:space="0" w:color="auto"/>
          </w:divBdr>
        </w:div>
        <w:div w:id="1390688344">
          <w:marLeft w:val="640"/>
          <w:marRight w:val="0"/>
          <w:marTop w:val="0"/>
          <w:marBottom w:val="0"/>
          <w:divBdr>
            <w:top w:val="none" w:sz="0" w:space="0" w:color="auto"/>
            <w:left w:val="none" w:sz="0" w:space="0" w:color="auto"/>
            <w:bottom w:val="none" w:sz="0" w:space="0" w:color="auto"/>
            <w:right w:val="none" w:sz="0" w:space="0" w:color="auto"/>
          </w:divBdr>
        </w:div>
        <w:div w:id="783187031">
          <w:marLeft w:val="640"/>
          <w:marRight w:val="0"/>
          <w:marTop w:val="0"/>
          <w:marBottom w:val="0"/>
          <w:divBdr>
            <w:top w:val="none" w:sz="0" w:space="0" w:color="auto"/>
            <w:left w:val="none" w:sz="0" w:space="0" w:color="auto"/>
            <w:bottom w:val="none" w:sz="0" w:space="0" w:color="auto"/>
            <w:right w:val="none" w:sz="0" w:space="0" w:color="auto"/>
          </w:divBdr>
        </w:div>
        <w:div w:id="1256134888">
          <w:marLeft w:val="640"/>
          <w:marRight w:val="0"/>
          <w:marTop w:val="0"/>
          <w:marBottom w:val="0"/>
          <w:divBdr>
            <w:top w:val="none" w:sz="0" w:space="0" w:color="auto"/>
            <w:left w:val="none" w:sz="0" w:space="0" w:color="auto"/>
            <w:bottom w:val="none" w:sz="0" w:space="0" w:color="auto"/>
            <w:right w:val="none" w:sz="0" w:space="0" w:color="auto"/>
          </w:divBdr>
        </w:div>
        <w:div w:id="2063363014">
          <w:marLeft w:val="640"/>
          <w:marRight w:val="0"/>
          <w:marTop w:val="0"/>
          <w:marBottom w:val="0"/>
          <w:divBdr>
            <w:top w:val="none" w:sz="0" w:space="0" w:color="auto"/>
            <w:left w:val="none" w:sz="0" w:space="0" w:color="auto"/>
            <w:bottom w:val="none" w:sz="0" w:space="0" w:color="auto"/>
            <w:right w:val="none" w:sz="0" w:space="0" w:color="auto"/>
          </w:divBdr>
        </w:div>
        <w:div w:id="1038430077">
          <w:marLeft w:val="640"/>
          <w:marRight w:val="0"/>
          <w:marTop w:val="0"/>
          <w:marBottom w:val="0"/>
          <w:divBdr>
            <w:top w:val="none" w:sz="0" w:space="0" w:color="auto"/>
            <w:left w:val="none" w:sz="0" w:space="0" w:color="auto"/>
            <w:bottom w:val="none" w:sz="0" w:space="0" w:color="auto"/>
            <w:right w:val="none" w:sz="0" w:space="0" w:color="auto"/>
          </w:divBdr>
        </w:div>
        <w:div w:id="1536967977">
          <w:marLeft w:val="640"/>
          <w:marRight w:val="0"/>
          <w:marTop w:val="0"/>
          <w:marBottom w:val="0"/>
          <w:divBdr>
            <w:top w:val="none" w:sz="0" w:space="0" w:color="auto"/>
            <w:left w:val="none" w:sz="0" w:space="0" w:color="auto"/>
            <w:bottom w:val="none" w:sz="0" w:space="0" w:color="auto"/>
            <w:right w:val="none" w:sz="0" w:space="0" w:color="auto"/>
          </w:divBdr>
        </w:div>
        <w:div w:id="1511217225">
          <w:marLeft w:val="640"/>
          <w:marRight w:val="0"/>
          <w:marTop w:val="0"/>
          <w:marBottom w:val="0"/>
          <w:divBdr>
            <w:top w:val="none" w:sz="0" w:space="0" w:color="auto"/>
            <w:left w:val="none" w:sz="0" w:space="0" w:color="auto"/>
            <w:bottom w:val="none" w:sz="0" w:space="0" w:color="auto"/>
            <w:right w:val="none" w:sz="0" w:space="0" w:color="auto"/>
          </w:divBdr>
        </w:div>
        <w:div w:id="267349137">
          <w:marLeft w:val="640"/>
          <w:marRight w:val="0"/>
          <w:marTop w:val="0"/>
          <w:marBottom w:val="0"/>
          <w:divBdr>
            <w:top w:val="none" w:sz="0" w:space="0" w:color="auto"/>
            <w:left w:val="none" w:sz="0" w:space="0" w:color="auto"/>
            <w:bottom w:val="none" w:sz="0" w:space="0" w:color="auto"/>
            <w:right w:val="none" w:sz="0" w:space="0" w:color="auto"/>
          </w:divBdr>
        </w:div>
        <w:div w:id="681393177">
          <w:marLeft w:val="640"/>
          <w:marRight w:val="0"/>
          <w:marTop w:val="0"/>
          <w:marBottom w:val="0"/>
          <w:divBdr>
            <w:top w:val="none" w:sz="0" w:space="0" w:color="auto"/>
            <w:left w:val="none" w:sz="0" w:space="0" w:color="auto"/>
            <w:bottom w:val="none" w:sz="0" w:space="0" w:color="auto"/>
            <w:right w:val="none" w:sz="0" w:space="0" w:color="auto"/>
          </w:divBdr>
        </w:div>
        <w:div w:id="846671160">
          <w:marLeft w:val="640"/>
          <w:marRight w:val="0"/>
          <w:marTop w:val="0"/>
          <w:marBottom w:val="0"/>
          <w:divBdr>
            <w:top w:val="none" w:sz="0" w:space="0" w:color="auto"/>
            <w:left w:val="none" w:sz="0" w:space="0" w:color="auto"/>
            <w:bottom w:val="none" w:sz="0" w:space="0" w:color="auto"/>
            <w:right w:val="none" w:sz="0" w:space="0" w:color="auto"/>
          </w:divBdr>
        </w:div>
        <w:div w:id="1108888112">
          <w:marLeft w:val="640"/>
          <w:marRight w:val="0"/>
          <w:marTop w:val="0"/>
          <w:marBottom w:val="0"/>
          <w:divBdr>
            <w:top w:val="none" w:sz="0" w:space="0" w:color="auto"/>
            <w:left w:val="none" w:sz="0" w:space="0" w:color="auto"/>
            <w:bottom w:val="none" w:sz="0" w:space="0" w:color="auto"/>
            <w:right w:val="none" w:sz="0" w:space="0" w:color="auto"/>
          </w:divBdr>
        </w:div>
        <w:div w:id="1047991329">
          <w:marLeft w:val="640"/>
          <w:marRight w:val="0"/>
          <w:marTop w:val="0"/>
          <w:marBottom w:val="0"/>
          <w:divBdr>
            <w:top w:val="none" w:sz="0" w:space="0" w:color="auto"/>
            <w:left w:val="none" w:sz="0" w:space="0" w:color="auto"/>
            <w:bottom w:val="none" w:sz="0" w:space="0" w:color="auto"/>
            <w:right w:val="none" w:sz="0" w:space="0" w:color="auto"/>
          </w:divBdr>
        </w:div>
        <w:div w:id="1407266733">
          <w:marLeft w:val="640"/>
          <w:marRight w:val="0"/>
          <w:marTop w:val="0"/>
          <w:marBottom w:val="0"/>
          <w:divBdr>
            <w:top w:val="none" w:sz="0" w:space="0" w:color="auto"/>
            <w:left w:val="none" w:sz="0" w:space="0" w:color="auto"/>
            <w:bottom w:val="none" w:sz="0" w:space="0" w:color="auto"/>
            <w:right w:val="none" w:sz="0" w:space="0" w:color="auto"/>
          </w:divBdr>
        </w:div>
        <w:div w:id="621694319">
          <w:marLeft w:val="640"/>
          <w:marRight w:val="0"/>
          <w:marTop w:val="0"/>
          <w:marBottom w:val="0"/>
          <w:divBdr>
            <w:top w:val="none" w:sz="0" w:space="0" w:color="auto"/>
            <w:left w:val="none" w:sz="0" w:space="0" w:color="auto"/>
            <w:bottom w:val="none" w:sz="0" w:space="0" w:color="auto"/>
            <w:right w:val="none" w:sz="0" w:space="0" w:color="auto"/>
          </w:divBdr>
        </w:div>
        <w:div w:id="807362887">
          <w:marLeft w:val="640"/>
          <w:marRight w:val="0"/>
          <w:marTop w:val="0"/>
          <w:marBottom w:val="0"/>
          <w:divBdr>
            <w:top w:val="none" w:sz="0" w:space="0" w:color="auto"/>
            <w:left w:val="none" w:sz="0" w:space="0" w:color="auto"/>
            <w:bottom w:val="none" w:sz="0" w:space="0" w:color="auto"/>
            <w:right w:val="none" w:sz="0" w:space="0" w:color="auto"/>
          </w:divBdr>
        </w:div>
        <w:div w:id="2144229791">
          <w:marLeft w:val="640"/>
          <w:marRight w:val="0"/>
          <w:marTop w:val="0"/>
          <w:marBottom w:val="0"/>
          <w:divBdr>
            <w:top w:val="none" w:sz="0" w:space="0" w:color="auto"/>
            <w:left w:val="none" w:sz="0" w:space="0" w:color="auto"/>
            <w:bottom w:val="none" w:sz="0" w:space="0" w:color="auto"/>
            <w:right w:val="none" w:sz="0" w:space="0" w:color="auto"/>
          </w:divBdr>
        </w:div>
        <w:div w:id="1038629954">
          <w:marLeft w:val="640"/>
          <w:marRight w:val="0"/>
          <w:marTop w:val="0"/>
          <w:marBottom w:val="0"/>
          <w:divBdr>
            <w:top w:val="none" w:sz="0" w:space="0" w:color="auto"/>
            <w:left w:val="none" w:sz="0" w:space="0" w:color="auto"/>
            <w:bottom w:val="none" w:sz="0" w:space="0" w:color="auto"/>
            <w:right w:val="none" w:sz="0" w:space="0" w:color="auto"/>
          </w:divBdr>
        </w:div>
        <w:div w:id="1086029694">
          <w:marLeft w:val="640"/>
          <w:marRight w:val="0"/>
          <w:marTop w:val="0"/>
          <w:marBottom w:val="0"/>
          <w:divBdr>
            <w:top w:val="none" w:sz="0" w:space="0" w:color="auto"/>
            <w:left w:val="none" w:sz="0" w:space="0" w:color="auto"/>
            <w:bottom w:val="none" w:sz="0" w:space="0" w:color="auto"/>
            <w:right w:val="none" w:sz="0" w:space="0" w:color="auto"/>
          </w:divBdr>
        </w:div>
        <w:div w:id="832452737">
          <w:marLeft w:val="640"/>
          <w:marRight w:val="0"/>
          <w:marTop w:val="0"/>
          <w:marBottom w:val="0"/>
          <w:divBdr>
            <w:top w:val="none" w:sz="0" w:space="0" w:color="auto"/>
            <w:left w:val="none" w:sz="0" w:space="0" w:color="auto"/>
            <w:bottom w:val="none" w:sz="0" w:space="0" w:color="auto"/>
            <w:right w:val="none" w:sz="0" w:space="0" w:color="auto"/>
          </w:divBdr>
        </w:div>
        <w:div w:id="1449281324">
          <w:marLeft w:val="640"/>
          <w:marRight w:val="0"/>
          <w:marTop w:val="0"/>
          <w:marBottom w:val="0"/>
          <w:divBdr>
            <w:top w:val="none" w:sz="0" w:space="0" w:color="auto"/>
            <w:left w:val="none" w:sz="0" w:space="0" w:color="auto"/>
            <w:bottom w:val="none" w:sz="0" w:space="0" w:color="auto"/>
            <w:right w:val="none" w:sz="0" w:space="0" w:color="auto"/>
          </w:divBdr>
        </w:div>
        <w:div w:id="23944498">
          <w:marLeft w:val="640"/>
          <w:marRight w:val="0"/>
          <w:marTop w:val="0"/>
          <w:marBottom w:val="0"/>
          <w:divBdr>
            <w:top w:val="none" w:sz="0" w:space="0" w:color="auto"/>
            <w:left w:val="none" w:sz="0" w:space="0" w:color="auto"/>
            <w:bottom w:val="none" w:sz="0" w:space="0" w:color="auto"/>
            <w:right w:val="none" w:sz="0" w:space="0" w:color="auto"/>
          </w:divBdr>
        </w:div>
        <w:div w:id="1566917842">
          <w:marLeft w:val="640"/>
          <w:marRight w:val="0"/>
          <w:marTop w:val="0"/>
          <w:marBottom w:val="0"/>
          <w:divBdr>
            <w:top w:val="none" w:sz="0" w:space="0" w:color="auto"/>
            <w:left w:val="none" w:sz="0" w:space="0" w:color="auto"/>
            <w:bottom w:val="none" w:sz="0" w:space="0" w:color="auto"/>
            <w:right w:val="none" w:sz="0" w:space="0" w:color="auto"/>
          </w:divBdr>
        </w:div>
        <w:div w:id="951010503">
          <w:marLeft w:val="640"/>
          <w:marRight w:val="0"/>
          <w:marTop w:val="0"/>
          <w:marBottom w:val="0"/>
          <w:divBdr>
            <w:top w:val="none" w:sz="0" w:space="0" w:color="auto"/>
            <w:left w:val="none" w:sz="0" w:space="0" w:color="auto"/>
            <w:bottom w:val="none" w:sz="0" w:space="0" w:color="auto"/>
            <w:right w:val="none" w:sz="0" w:space="0" w:color="auto"/>
          </w:divBdr>
        </w:div>
        <w:div w:id="855846065">
          <w:marLeft w:val="640"/>
          <w:marRight w:val="0"/>
          <w:marTop w:val="0"/>
          <w:marBottom w:val="0"/>
          <w:divBdr>
            <w:top w:val="none" w:sz="0" w:space="0" w:color="auto"/>
            <w:left w:val="none" w:sz="0" w:space="0" w:color="auto"/>
            <w:bottom w:val="none" w:sz="0" w:space="0" w:color="auto"/>
            <w:right w:val="none" w:sz="0" w:space="0" w:color="auto"/>
          </w:divBdr>
        </w:div>
        <w:div w:id="252054401">
          <w:marLeft w:val="640"/>
          <w:marRight w:val="0"/>
          <w:marTop w:val="0"/>
          <w:marBottom w:val="0"/>
          <w:divBdr>
            <w:top w:val="none" w:sz="0" w:space="0" w:color="auto"/>
            <w:left w:val="none" w:sz="0" w:space="0" w:color="auto"/>
            <w:bottom w:val="none" w:sz="0" w:space="0" w:color="auto"/>
            <w:right w:val="none" w:sz="0" w:space="0" w:color="auto"/>
          </w:divBdr>
        </w:div>
        <w:div w:id="1871452176">
          <w:marLeft w:val="640"/>
          <w:marRight w:val="0"/>
          <w:marTop w:val="0"/>
          <w:marBottom w:val="0"/>
          <w:divBdr>
            <w:top w:val="none" w:sz="0" w:space="0" w:color="auto"/>
            <w:left w:val="none" w:sz="0" w:space="0" w:color="auto"/>
            <w:bottom w:val="none" w:sz="0" w:space="0" w:color="auto"/>
            <w:right w:val="none" w:sz="0" w:space="0" w:color="auto"/>
          </w:divBdr>
        </w:div>
        <w:div w:id="1037775691">
          <w:marLeft w:val="640"/>
          <w:marRight w:val="0"/>
          <w:marTop w:val="0"/>
          <w:marBottom w:val="0"/>
          <w:divBdr>
            <w:top w:val="none" w:sz="0" w:space="0" w:color="auto"/>
            <w:left w:val="none" w:sz="0" w:space="0" w:color="auto"/>
            <w:bottom w:val="none" w:sz="0" w:space="0" w:color="auto"/>
            <w:right w:val="none" w:sz="0" w:space="0" w:color="auto"/>
          </w:divBdr>
        </w:div>
        <w:div w:id="1248272346">
          <w:marLeft w:val="640"/>
          <w:marRight w:val="0"/>
          <w:marTop w:val="0"/>
          <w:marBottom w:val="0"/>
          <w:divBdr>
            <w:top w:val="none" w:sz="0" w:space="0" w:color="auto"/>
            <w:left w:val="none" w:sz="0" w:space="0" w:color="auto"/>
            <w:bottom w:val="none" w:sz="0" w:space="0" w:color="auto"/>
            <w:right w:val="none" w:sz="0" w:space="0" w:color="auto"/>
          </w:divBdr>
        </w:div>
        <w:div w:id="1916472735">
          <w:marLeft w:val="640"/>
          <w:marRight w:val="0"/>
          <w:marTop w:val="0"/>
          <w:marBottom w:val="0"/>
          <w:divBdr>
            <w:top w:val="none" w:sz="0" w:space="0" w:color="auto"/>
            <w:left w:val="none" w:sz="0" w:space="0" w:color="auto"/>
            <w:bottom w:val="none" w:sz="0" w:space="0" w:color="auto"/>
            <w:right w:val="none" w:sz="0" w:space="0" w:color="auto"/>
          </w:divBdr>
        </w:div>
        <w:div w:id="324668597">
          <w:marLeft w:val="640"/>
          <w:marRight w:val="0"/>
          <w:marTop w:val="0"/>
          <w:marBottom w:val="0"/>
          <w:divBdr>
            <w:top w:val="none" w:sz="0" w:space="0" w:color="auto"/>
            <w:left w:val="none" w:sz="0" w:space="0" w:color="auto"/>
            <w:bottom w:val="none" w:sz="0" w:space="0" w:color="auto"/>
            <w:right w:val="none" w:sz="0" w:space="0" w:color="auto"/>
          </w:divBdr>
        </w:div>
        <w:div w:id="220529797">
          <w:marLeft w:val="640"/>
          <w:marRight w:val="0"/>
          <w:marTop w:val="0"/>
          <w:marBottom w:val="0"/>
          <w:divBdr>
            <w:top w:val="none" w:sz="0" w:space="0" w:color="auto"/>
            <w:left w:val="none" w:sz="0" w:space="0" w:color="auto"/>
            <w:bottom w:val="none" w:sz="0" w:space="0" w:color="auto"/>
            <w:right w:val="none" w:sz="0" w:space="0" w:color="auto"/>
          </w:divBdr>
        </w:div>
        <w:div w:id="1513447244">
          <w:marLeft w:val="640"/>
          <w:marRight w:val="0"/>
          <w:marTop w:val="0"/>
          <w:marBottom w:val="0"/>
          <w:divBdr>
            <w:top w:val="none" w:sz="0" w:space="0" w:color="auto"/>
            <w:left w:val="none" w:sz="0" w:space="0" w:color="auto"/>
            <w:bottom w:val="none" w:sz="0" w:space="0" w:color="auto"/>
            <w:right w:val="none" w:sz="0" w:space="0" w:color="auto"/>
          </w:divBdr>
        </w:div>
        <w:div w:id="228882585">
          <w:marLeft w:val="640"/>
          <w:marRight w:val="0"/>
          <w:marTop w:val="0"/>
          <w:marBottom w:val="0"/>
          <w:divBdr>
            <w:top w:val="none" w:sz="0" w:space="0" w:color="auto"/>
            <w:left w:val="none" w:sz="0" w:space="0" w:color="auto"/>
            <w:bottom w:val="none" w:sz="0" w:space="0" w:color="auto"/>
            <w:right w:val="none" w:sz="0" w:space="0" w:color="auto"/>
          </w:divBdr>
        </w:div>
        <w:div w:id="851069201">
          <w:marLeft w:val="640"/>
          <w:marRight w:val="0"/>
          <w:marTop w:val="0"/>
          <w:marBottom w:val="0"/>
          <w:divBdr>
            <w:top w:val="none" w:sz="0" w:space="0" w:color="auto"/>
            <w:left w:val="none" w:sz="0" w:space="0" w:color="auto"/>
            <w:bottom w:val="none" w:sz="0" w:space="0" w:color="auto"/>
            <w:right w:val="none" w:sz="0" w:space="0" w:color="auto"/>
          </w:divBdr>
        </w:div>
        <w:div w:id="846947690">
          <w:marLeft w:val="640"/>
          <w:marRight w:val="0"/>
          <w:marTop w:val="0"/>
          <w:marBottom w:val="0"/>
          <w:divBdr>
            <w:top w:val="none" w:sz="0" w:space="0" w:color="auto"/>
            <w:left w:val="none" w:sz="0" w:space="0" w:color="auto"/>
            <w:bottom w:val="none" w:sz="0" w:space="0" w:color="auto"/>
            <w:right w:val="none" w:sz="0" w:space="0" w:color="auto"/>
          </w:divBdr>
        </w:div>
        <w:div w:id="899638037">
          <w:marLeft w:val="640"/>
          <w:marRight w:val="0"/>
          <w:marTop w:val="0"/>
          <w:marBottom w:val="0"/>
          <w:divBdr>
            <w:top w:val="none" w:sz="0" w:space="0" w:color="auto"/>
            <w:left w:val="none" w:sz="0" w:space="0" w:color="auto"/>
            <w:bottom w:val="none" w:sz="0" w:space="0" w:color="auto"/>
            <w:right w:val="none" w:sz="0" w:space="0" w:color="auto"/>
          </w:divBdr>
        </w:div>
        <w:div w:id="1308434759">
          <w:marLeft w:val="640"/>
          <w:marRight w:val="0"/>
          <w:marTop w:val="0"/>
          <w:marBottom w:val="0"/>
          <w:divBdr>
            <w:top w:val="none" w:sz="0" w:space="0" w:color="auto"/>
            <w:left w:val="none" w:sz="0" w:space="0" w:color="auto"/>
            <w:bottom w:val="none" w:sz="0" w:space="0" w:color="auto"/>
            <w:right w:val="none" w:sz="0" w:space="0" w:color="auto"/>
          </w:divBdr>
        </w:div>
        <w:div w:id="675614223">
          <w:marLeft w:val="640"/>
          <w:marRight w:val="0"/>
          <w:marTop w:val="0"/>
          <w:marBottom w:val="0"/>
          <w:divBdr>
            <w:top w:val="none" w:sz="0" w:space="0" w:color="auto"/>
            <w:left w:val="none" w:sz="0" w:space="0" w:color="auto"/>
            <w:bottom w:val="none" w:sz="0" w:space="0" w:color="auto"/>
            <w:right w:val="none" w:sz="0" w:space="0" w:color="auto"/>
          </w:divBdr>
        </w:div>
        <w:div w:id="1921602162">
          <w:marLeft w:val="640"/>
          <w:marRight w:val="0"/>
          <w:marTop w:val="0"/>
          <w:marBottom w:val="0"/>
          <w:divBdr>
            <w:top w:val="none" w:sz="0" w:space="0" w:color="auto"/>
            <w:left w:val="none" w:sz="0" w:space="0" w:color="auto"/>
            <w:bottom w:val="none" w:sz="0" w:space="0" w:color="auto"/>
            <w:right w:val="none" w:sz="0" w:space="0" w:color="auto"/>
          </w:divBdr>
        </w:div>
        <w:div w:id="139998922">
          <w:marLeft w:val="640"/>
          <w:marRight w:val="0"/>
          <w:marTop w:val="0"/>
          <w:marBottom w:val="0"/>
          <w:divBdr>
            <w:top w:val="none" w:sz="0" w:space="0" w:color="auto"/>
            <w:left w:val="none" w:sz="0" w:space="0" w:color="auto"/>
            <w:bottom w:val="none" w:sz="0" w:space="0" w:color="auto"/>
            <w:right w:val="none" w:sz="0" w:space="0" w:color="auto"/>
          </w:divBdr>
        </w:div>
        <w:div w:id="1948586507">
          <w:marLeft w:val="640"/>
          <w:marRight w:val="0"/>
          <w:marTop w:val="0"/>
          <w:marBottom w:val="0"/>
          <w:divBdr>
            <w:top w:val="none" w:sz="0" w:space="0" w:color="auto"/>
            <w:left w:val="none" w:sz="0" w:space="0" w:color="auto"/>
            <w:bottom w:val="none" w:sz="0" w:space="0" w:color="auto"/>
            <w:right w:val="none" w:sz="0" w:space="0" w:color="auto"/>
          </w:divBdr>
        </w:div>
        <w:div w:id="721950725">
          <w:marLeft w:val="640"/>
          <w:marRight w:val="0"/>
          <w:marTop w:val="0"/>
          <w:marBottom w:val="0"/>
          <w:divBdr>
            <w:top w:val="none" w:sz="0" w:space="0" w:color="auto"/>
            <w:left w:val="none" w:sz="0" w:space="0" w:color="auto"/>
            <w:bottom w:val="none" w:sz="0" w:space="0" w:color="auto"/>
            <w:right w:val="none" w:sz="0" w:space="0" w:color="auto"/>
          </w:divBdr>
        </w:div>
        <w:div w:id="273445963">
          <w:marLeft w:val="640"/>
          <w:marRight w:val="0"/>
          <w:marTop w:val="0"/>
          <w:marBottom w:val="0"/>
          <w:divBdr>
            <w:top w:val="none" w:sz="0" w:space="0" w:color="auto"/>
            <w:left w:val="none" w:sz="0" w:space="0" w:color="auto"/>
            <w:bottom w:val="none" w:sz="0" w:space="0" w:color="auto"/>
            <w:right w:val="none" w:sz="0" w:space="0" w:color="auto"/>
          </w:divBdr>
        </w:div>
        <w:div w:id="179003674">
          <w:marLeft w:val="640"/>
          <w:marRight w:val="0"/>
          <w:marTop w:val="0"/>
          <w:marBottom w:val="0"/>
          <w:divBdr>
            <w:top w:val="none" w:sz="0" w:space="0" w:color="auto"/>
            <w:left w:val="none" w:sz="0" w:space="0" w:color="auto"/>
            <w:bottom w:val="none" w:sz="0" w:space="0" w:color="auto"/>
            <w:right w:val="none" w:sz="0" w:space="0" w:color="auto"/>
          </w:divBdr>
        </w:div>
        <w:div w:id="1031421132">
          <w:marLeft w:val="640"/>
          <w:marRight w:val="0"/>
          <w:marTop w:val="0"/>
          <w:marBottom w:val="0"/>
          <w:divBdr>
            <w:top w:val="none" w:sz="0" w:space="0" w:color="auto"/>
            <w:left w:val="none" w:sz="0" w:space="0" w:color="auto"/>
            <w:bottom w:val="none" w:sz="0" w:space="0" w:color="auto"/>
            <w:right w:val="none" w:sz="0" w:space="0" w:color="auto"/>
          </w:divBdr>
        </w:div>
        <w:div w:id="1832603151">
          <w:marLeft w:val="640"/>
          <w:marRight w:val="0"/>
          <w:marTop w:val="0"/>
          <w:marBottom w:val="0"/>
          <w:divBdr>
            <w:top w:val="none" w:sz="0" w:space="0" w:color="auto"/>
            <w:left w:val="none" w:sz="0" w:space="0" w:color="auto"/>
            <w:bottom w:val="none" w:sz="0" w:space="0" w:color="auto"/>
            <w:right w:val="none" w:sz="0" w:space="0" w:color="auto"/>
          </w:divBdr>
        </w:div>
        <w:div w:id="931008808">
          <w:marLeft w:val="640"/>
          <w:marRight w:val="0"/>
          <w:marTop w:val="0"/>
          <w:marBottom w:val="0"/>
          <w:divBdr>
            <w:top w:val="none" w:sz="0" w:space="0" w:color="auto"/>
            <w:left w:val="none" w:sz="0" w:space="0" w:color="auto"/>
            <w:bottom w:val="none" w:sz="0" w:space="0" w:color="auto"/>
            <w:right w:val="none" w:sz="0" w:space="0" w:color="auto"/>
          </w:divBdr>
        </w:div>
        <w:div w:id="1146512024">
          <w:marLeft w:val="640"/>
          <w:marRight w:val="0"/>
          <w:marTop w:val="0"/>
          <w:marBottom w:val="0"/>
          <w:divBdr>
            <w:top w:val="none" w:sz="0" w:space="0" w:color="auto"/>
            <w:left w:val="none" w:sz="0" w:space="0" w:color="auto"/>
            <w:bottom w:val="none" w:sz="0" w:space="0" w:color="auto"/>
            <w:right w:val="none" w:sz="0" w:space="0" w:color="auto"/>
          </w:divBdr>
        </w:div>
        <w:div w:id="347372833">
          <w:marLeft w:val="640"/>
          <w:marRight w:val="0"/>
          <w:marTop w:val="0"/>
          <w:marBottom w:val="0"/>
          <w:divBdr>
            <w:top w:val="none" w:sz="0" w:space="0" w:color="auto"/>
            <w:left w:val="none" w:sz="0" w:space="0" w:color="auto"/>
            <w:bottom w:val="none" w:sz="0" w:space="0" w:color="auto"/>
            <w:right w:val="none" w:sz="0" w:space="0" w:color="auto"/>
          </w:divBdr>
        </w:div>
        <w:div w:id="65539083">
          <w:marLeft w:val="640"/>
          <w:marRight w:val="0"/>
          <w:marTop w:val="0"/>
          <w:marBottom w:val="0"/>
          <w:divBdr>
            <w:top w:val="none" w:sz="0" w:space="0" w:color="auto"/>
            <w:left w:val="none" w:sz="0" w:space="0" w:color="auto"/>
            <w:bottom w:val="none" w:sz="0" w:space="0" w:color="auto"/>
            <w:right w:val="none" w:sz="0" w:space="0" w:color="auto"/>
          </w:divBdr>
        </w:div>
        <w:div w:id="231820041">
          <w:marLeft w:val="640"/>
          <w:marRight w:val="0"/>
          <w:marTop w:val="0"/>
          <w:marBottom w:val="0"/>
          <w:divBdr>
            <w:top w:val="none" w:sz="0" w:space="0" w:color="auto"/>
            <w:left w:val="none" w:sz="0" w:space="0" w:color="auto"/>
            <w:bottom w:val="none" w:sz="0" w:space="0" w:color="auto"/>
            <w:right w:val="none" w:sz="0" w:space="0" w:color="auto"/>
          </w:divBdr>
        </w:div>
        <w:div w:id="845748634">
          <w:marLeft w:val="640"/>
          <w:marRight w:val="0"/>
          <w:marTop w:val="0"/>
          <w:marBottom w:val="0"/>
          <w:divBdr>
            <w:top w:val="none" w:sz="0" w:space="0" w:color="auto"/>
            <w:left w:val="none" w:sz="0" w:space="0" w:color="auto"/>
            <w:bottom w:val="none" w:sz="0" w:space="0" w:color="auto"/>
            <w:right w:val="none" w:sz="0" w:space="0" w:color="auto"/>
          </w:divBdr>
        </w:div>
        <w:div w:id="1009914639">
          <w:marLeft w:val="640"/>
          <w:marRight w:val="0"/>
          <w:marTop w:val="0"/>
          <w:marBottom w:val="0"/>
          <w:divBdr>
            <w:top w:val="none" w:sz="0" w:space="0" w:color="auto"/>
            <w:left w:val="none" w:sz="0" w:space="0" w:color="auto"/>
            <w:bottom w:val="none" w:sz="0" w:space="0" w:color="auto"/>
            <w:right w:val="none" w:sz="0" w:space="0" w:color="auto"/>
          </w:divBdr>
        </w:div>
        <w:div w:id="608509679">
          <w:marLeft w:val="640"/>
          <w:marRight w:val="0"/>
          <w:marTop w:val="0"/>
          <w:marBottom w:val="0"/>
          <w:divBdr>
            <w:top w:val="none" w:sz="0" w:space="0" w:color="auto"/>
            <w:left w:val="none" w:sz="0" w:space="0" w:color="auto"/>
            <w:bottom w:val="none" w:sz="0" w:space="0" w:color="auto"/>
            <w:right w:val="none" w:sz="0" w:space="0" w:color="auto"/>
          </w:divBdr>
        </w:div>
        <w:div w:id="1209033869">
          <w:marLeft w:val="640"/>
          <w:marRight w:val="0"/>
          <w:marTop w:val="0"/>
          <w:marBottom w:val="0"/>
          <w:divBdr>
            <w:top w:val="none" w:sz="0" w:space="0" w:color="auto"/>
            <w:left w:val="none" w:sz="0" w:space="0" w:color="auto"/>
            <w:bottom w:val="none" w:sz="0" w:space="0" w:color="auto"/>
            <w:right w:val="none" w:sz="0" w:space="0" w:color="auto"/>
          </w:divBdr>
        </w:div>
        <w:div w:id="274755697">
          <w:marLeft w:val="640"/>
          <w:marRight w:val="0"/>
          <w:marTop w:val="0"/>
          <w:marBottom w:val="0"/>
          <w:divBdr>
            <w:top w:val="none" w:sz="0" w:space="0" w:color="auto"/>
            <w:left w:val="none" w:sz="0" w:space="0" w:color="auto"/>
            <w:bottom w:val="none" w:sz="0" w:space="0" w:color="auto"/>
            <w:right w:val="none" w:sz="0" w:space="0" w:color="auto"/>
          </w:divBdr>
        </w:div>
        <w:div w:id="1173648316">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25603419">
      <w:bodyDiv w:val="1"/>
      <w:marLeft w:val="0"/>
      <w:marRight w:val="0"/>
      <w:marTop w:val="0"/>
      <w:marBottom w:val="0"/>
      <w:divBdr>
        <w:top w:val="none" w:sz="0" w:space="0" w:color="auto"/>
        <w:left w:val="none" w:sz="0" w:space="0" w:color="auto"/>
        <w:bottom w:val="none" w:sz="0" w:space="0" w:color="auto"/>
        <w:right w:val="none" w:sz="0" w:space="0" w:color="auto"/>
      </w:divBdr>
      <w:divsChild>
        <w:div w:id="1229725476">
          <w:marLeft w:val="640"/>
          <w:marRight w:val="0"/>
          <w:marTop w:val="0"/>
          <w:marBottom w:val="0"/>
          <w:divBdr>
            <w:top w:val="none" w:sz="0" w:space="0" w:color="auto"/>
            <w:left w:val="none" w:sz="0" w:space="0" w:color="auto"/>
            <w:bottom w:val="none" w:sz="0" w:space="0" w:color="auto"/>
            <w:right w:val="none" w:sz="0" w:space="0" w:color="auto"/>
          </w:divBdr>
        </w:div>
        <w:div w:id="643044341">
          <w:marLeft w:val="640"/>
          <w:marRight w:val="0"/>
          <w:marTop w:val="0"/>
          <w:marBottom w:val="0"/>
          <w:divBdr>
            <w:top w:val="none" w:sz="0" w:space="0" w:color="auto"/>
            <w:left w:val="none" w:sz="0" w:space="0" w:color="auto"/>
            <w:bottom w:val="none" w:sz="0" w:space="0" w:color="auto"/>
            <w:right w:val="none" w:sz="0" w:space="0" w:color="auto"/>
          </w:divBdr>
        </w:div>
        <w:div w:id="1011251333">
          <w:marLeft w:val="640"/>
          <w:marRight w:val="0"/>
          <w:marTop w:val="0"/>
          <w:marBottom w:val="0"/>
          <w:divBdr>
            <w:top w:val="none" w:sz="0" w:space="0" w:color="auto"/>
            <w:left w:val="none" w:sz="0" w:space="0" w:color="auto"/>
            <w:bottom w:val="none" w:sz="0" w:space="0" w:color="auto"/>
            <w:right w:val="none" w:sz="0" w:space="0" w:color="auto"/>
          </w:divBdr>
        </w:div>
        <w:div w:id="1117143031">
          <w:marLeft w:val="640"/>
          <w:marRight w:val="0"/>
          <w:marTop w:val="0"/>
          <w:marBottom w:val="0"/>
          <w:divBdr>
            <w:top w:val="none" w:sz="0" w:space="0" w:color="auto"/>
            <w:left w:val="none" w:sz="0" w:space="0" w:color="auto"/>
            <w:bottom w:val="none" w:sz="0" w:space="0" w:color="auto"/>
            <w:right w:val="none" w:sz="0" w:space="0" w:color="auto"/>
          </w:divBdr>
        </w:div>
        <w:div w:id="1981498899">
          <w:marLeft w:val="640"/>
          <w:marRight w:val="0"/>
          <w:marTop w:val="0"/>
          <w:marBottom w:val="0"/>
          <w:divBdr>
            <w:top w:val="none" w:sz="0" w:space="0" w:color="auto"/>
            <w:left w:val="none" w:sz="0" w:space="0" w:color="auto"/>
            <w:bottom w:val="none" w:sz="0" w:space="0" w:color="auto"/>
            <w:right w:val="none" w:sz="0" w:space="0" w:color="auto"/>
          </w:divBdr>
        </w:div>
        <w:div w:id="1838840748">
          <w:marLeft w:val="640"/>
          <w:marRight w:val="0"/>
          <w:marTop w:val="0"/>
          <w:marBottom w:val="0"/>
          <w:divBdr>
            <w:top w:val="none" w:sz="0" w:space="0" w:color="auto"/>
            <w:left w:val="none" w:sz="0" w:space="0" w:color="auto"/>
            <w:bottom w:val="none" w:sz="0" w:space="0" w:color="auto"/>
            <w:right w:val="none" w:sz="0" w:space="0" w:color="auto"/>
          </w:divBdr>
        </w:div>
        <w:div w:id="676276425">
          <w:marLeft w:val="640"/>
          <w:marRight w:val="0"/>
          <w:marTop w:val="0"/>
          <w:marBottom w:val="0"/>
          <w:divBdr>
            <w:top w:val="none" w:sz="0" w:space="0" w:color="auto"/>
            <w:left w:val="none" w:sz="0" w:space="0" w:color="auto"/>
            <w:bottom w:val="none" w:sz="0" w:space="0" w:color="auto"/>
            <w:right w:val="none" w:sz="0" w:space="0" w:color="auto"/>
          </w:divBdr>
        </w:div>
        <w:div w:id="1166019190">
          <w:marLeft w:val="640"/>
          <w:marRight w:val="0"/>
          <w:marTop w:val="0"/>
          <w:marBottom w:val="0"/>
          <w:divBdr>
            <w:top w:val="none" w:sz="0" w:space="0" w:color="auto"/>
            <w:left w:val="none" w:sz="0" w:space="0" w:color="auto"/>
            <w:bottom w:val="none" w:sz="0" w:space="0" w:color="auto"/>
            <w:right w:val="none" w:sz="0" w:space="0" w:color="auto"/>
          </w:divBdr>
        </w:div>
        <w:div w:id="1269001461">
          <w:marLeft w:val="640"/>
          <w:marRight w:val="0"/>
          <w:marTop w:val="0"/>
          <w:marBottom w:val="0"/>
          <w:divBdr>
            <w:top w:val="none" w:sz="0" w:space="0" w:color="auto"/>
            <w:left w:val="none" w:sz="0" w:space="0" w:color="auto"/>
            <w:bottom w:val="none" w:sz="0" w:space="0" w:color="auto"/>
            <w:right w:val="none" w:sz="0" w:space="0" w:color="auto"/>
          </w:divBdr>
        </w:div>
        <w:div w:id="504366122">
          <w:marLeft w:val="640"/>
          <w:marRight w:val="0"/>
          <w:marTop w:val="0"/>
          <w:marBottom w:val="0"/>
          <w:divBdr>
            <w:top w:val="none" w:sz="0" w:space="0" w:color="auto"/>
            <w:left w:val="none" w:sz="0" w:space="0" w:color="auto"/>
            <w:bottom w:val="none" w:sz="0" w:space="0" w:color="auto"/>
            <w:right w:val="none" w:sz="0" w:space="0" w:color="auto"/>
          </w:divBdr>
        </w:div>
        <w:div w:id="1380856675">
          <w:marLeft w:val="640"/>
          <w:marRight w:val="0"/>
          <w:marTop w:val="0"/>
          <w:marBottom w:val="0"/>
          <w:divBdr>
            <w:top w:val="none" w:sz="0" w:space="0" w:color="auto"/>
            <w:left w:val="none" w:sz="0" w:space="0" w:color="auto"/>
            <w:bottom w:val="none" w:sz="0" w:space="0" w:color="auto"/>
            <w:right w:val="none" w:sz="0" w:space="0" w:color="auto"/>
          </w:divBdr>
        </w:div>
        <w:div w:id="1982923457">
          <w:marLeft w:val="640"/>
          <w:marRight w:val="0"/>
          <w:marTop w:val="0"/>
          <w:marBottom w:val="0"/>
          <w:divBdr>
            <w:top w:val="none" w:sz="0" w:space="0" w:color="auto"/>
            <w:left w:val="none" w:sz="0" w:space="0" w:color="auto"/>
            <w:bottom w:val="none" w:sz="0" w:space="0" w:color="auto"/>
            <w:right w:val="none" w:sz="0" w:space="0" w:color="auto"/>
          </w:divBdr>
        </w:div>
        <w:div w:id="631525378">
          <w:marLeft w:val="640"/>
          <w:marRight w:val="0"/>
          <w:marTop w:val="0"/>
          <w:marBottom w:val="0"/>
          <w:divBdr>
            <w:top w:val="none" w:sz="0" w:space="0" w:color="auto"/>
            <w:left w:val="none" w:sz="0" w:space="0" w:color="auto"/>
            <w:bottom w:val="none" w:sz="0" w:space="0" w:color="auto"/>
            <w:right w:val="none" w:sz="0" w:space="0" w:color="auto"/>
          </w:divBdr>
        </w:div>
        <w:div w:id="54595745">
          <w:marLeft w:val="640"/>
          <w:marRight w:val="0"/>
          <w:marTop w:val="0"/>
          <w:marBottom w:val="0"/>
          <w:divBdr>
            <w:top w:val="none" w:sz="0" w:space="0" w:color="auto"/>
            <w:left w:val="none" w:sz="0" w:space="0" w:color="auto"/>
            <w:bottom w:val="none" w:sz="0" w:space="0" w:color="auto"/>
            <w:right w:val="none" w:sz="0" w:space="0" w:color="auto"/>
          </w:divBdr>
        </w:div>
        <w:div w:id="213203145">
          <w:marLeft w:val="640"/>
          <w:marRight w:val="0"/>
          <w:marTop w:val="0"/>
          <w:marBottom w:val="0"/>
          <w:divBdr>
            <w:top w:val="none" w:sz="0" w:space="0" w:color="auto"/>
            <w:left w:val="none" w:sz="0" w:space="0" w:color="auto"/>
            <w:bottom w:val="none" w:sz="0" w:space="0" w:color="auto"/>
            <w:right w:val="none" w:sz="0" w:space="0" w:color="auto"/>
          </w:divBdr>
        </w:div>
        <w:div w:id="127020668">
          <w:marLeft w:val="640"/>
          <w:marRight w:val="0"/>
          <w:marTop w:val="0"/>
          <w:marBottom w:val="0"/>
          <w:divBdr>
            <w:top w:val="none" w:sz="0" w:space="0" w:color="auto"/>
            <w:left w:val="none" w:sz="0" w:space="0" w:color="auto"/>
            <w:bottom w:val="none" w:sz="0" w:space="0" w:color="auto"/>
            <w:right w:val="none" w:sz="0" w:space="0" w:color="auto"/>
          </w:divBdr>
        </w:div>
        <w:div w:id="1594361444">
          <w:marLeft w:val="640"/>
          <w:marRight w:val="0"/>
          <w:marTop w:val="0"/>
          <w:marBottom w:val="0"/>
          <w:divBdr>
            <w:top w:val="none" w:sz="0" w:space="0" w:color="auto"/>
            <w:left w:val="none" w:sz="0" w:space="0" w:color="auto"/>
            <w:bottom w:val="none" w:sz="0" w:space="0" w:color="auto"/>
            <w:right w:val="none" w:sz="0" w:space="0" w:color="auto"/>
          </w:divBdr>
        </w:div>
        <w:div w:id="1025209618">
          <w:marLeft w:val="640"/>
          <w:marRight w:val="0"/>
          <w:marTop w:val="0"/>
          <w:marBottom w:val="0"/>
          <w:divBdr>
            <w:top w:val="none" w:sz="0" w:space="0" w:color="auto"/>
            <w:left w:val="none" w:sz="0" w:space="0" w:color="auto"/>
            <w:bottom w:val="none" w:sz="0" w:space="0" w:color="auto"/>
            <w:right w:val="none" w:sz="0" w:space="0" w:color="auto"/>
          </w:divBdr>
        </w:div>
        <w:div w:id="1702512942">
          <w:marLeft w:val="640"/>
          <w:marRight w:val="0"/>
          <w:marTop w:val="0"/>
          <w:marBottom w:val="0"/>
          <w:divBdr>
            <w:top w:val="none" w:sz="0" w:space="0" w:color="auto"/>
            <w:left w:val="none" w:sz="0" w:space="0" w:color="auto"/>
            <w:bottom w:val="none" w:sz="0" w:space="0" w:color="auto"/>
            <w:right w:val="none" w:sz="0" w:space="0" w:color="auto"/>
          </w:divBdr>
        </w:div>
        <w:div w:id="324862993">
          <w:marLeft w:val="640"/>
          <w:marRight w:val="0"/>
          <w:marTop w:val="0"/>
          <w:marBottom w:val="0"/>
          <w:divBdr>
            <w:top w:val="none" w:sz="0" w:space="0" w:color="auto"/>
            <w:left w:val="none" w:sz="0" w:space="0" w:color="auto"/>
            <w:bottom w:val="none" w:sz="0" w:space="0" w:color="auto"/>
            <w:right w:val="none" w:sz="0" w:space="0" w:color="auto"/>
          </w:divBdr>
        </w:div>
        <w:div w:id="390616596">
          <w:marLeft w:val="640"/>
          <w:marRight w:val="0"/>
          <w:marTop w:val="0"/>
          <w:marBottom w:val="0"/>
          <w:divBdr>
            <w:top w:val="none" w:sz="0" w:space="0" w:color="auto"/>
            <w:left w:val="none" w:sz="0" w:space="0" w:color="auto"/>
            <w:bottom w:val="none" w:sz="0" w:space="0" w:color="auto"/>
            <w:right w:val="none" w:sz="0" w:space="0" w:color="auto"/>
          </w:divBdr>
        </w:div>
        <w:div w:id="1809281263">
          <w:marLeft w:val="640"/>
          <w:marRight w:val="0"/>
          <w:marTop w:val="0"/>
          <w:marBottom w:val="0"/>
          <w:divBdr>
            <w:top w:val="none" w:sz="0" w:space="0" w:color="auto"/>
            <w:left w:val="none" w:sz="0" w:space="0" w:color="auto"/>
            <w:bottom w:val="none" w:sz="0" w:space="0" w:color="auto"/>
            <w:right w:val="none" w:sz="0" w:space="0" w:color="auto"/>
          </w:divBdr>
        </w:div>
        <w:div w:id="878779649">
          <w:marLeft w:val="640"/>
          <w:marRight w:val="0"/>
          <w:marTop w:val="0"/>
          <w:marBottom w:val="0"/>
          <w:divBdr>
            <w:top w:val="none" w:sz="0" w:space="0" w:color="auto"/>
            <w:left w:val="none" w:sz="0" w:space="0" w:color="auto"/>
            <w:bottom w:val="none" w:sz="0" w:space="0" w:color="auto"/>
            <w:right w:val="none" w:sz="0" w:space="0" w:color="auto"/>
          </w:divBdr>
        </w:div>
        <w:div w:id="934750446">
          <w:marLeft w:val="640"/>
          <w:marRight w:val="0"/>
          <w:marTop w:val="0"/>
          <w:marBottom w:val="0"/>
          <w:divBdr>
            <w:top w:val="none" w:sz="0" w:space="0" w:color="auto"/>
            <w:left w:val="none" w:sz="0" w:space="0" w:color="auto"/>
            <w:bottom w:val="none" w:sz="0" w:space="0" w:color="auto"/>
            <w:right w:val="none" w:sz="0" w:space="0" w:color="auto"/>
          </w:divBdr>
        </w:div>
        <w:div w:id="882055104">
          <w:marLeft w:val="640"/>
          <w:marRight w:val="0"/>
          <w:marTop w:val="0"/>
          <w:marBottom w:val="0"/>
          <w:divBdr>
            <w:top w:val="none" w:sz="0" w:space="0" w:color="auto"/>
            <w:left w:val="none" w:sz="0" w:space="0" w:color="auto"/>
            <w:bottom w:val="none" w:sz="0" w:space="0" w:color="auto"/>
            <w:right w:val="none" w:sz="0" w:space="0" w:color="auto"/>
          </w:divBdr>
        </w:div>
        <w:div w:id="658193757">
          <w:marLeft w:val="640"/>
          <w:marRight w:val="0"/>
          <w:marTop w:val="0"/>
          <w:marBottom w:val="0"/>
          <w:divBdr>
            <w:top w:val="none" w:sz="0" w:space="0" w:color="auto"/>
            <w:left w:val="none" w:sz="0" w:space="0" w:color="auto"/>
            <w:bottom w:val="none" w:sz="0" w:space="0" w:color="auto"/>
            <w:right w:val="none" w:sz="0" w:space="0" w:color="auto"/>
          </w:divBdr>
        </w:div>
        <w:div w:id="802039706">
          <w:marLeft w:val="640"/>
          <w:marRight w:val="0"/>
          <w:marTop w:val="0"/>
          <w:marBottom w:val="0"/>
          <w:divBdr>
            <w:top w:val="none" w:sz="0" w:space="0" w:color="auto"/>
            <w:left w:val="none" w:sz="0" w:space="0" w:color="auto"/>
            <w:bottom w:val="none" w:sz="0" w:space="0" w:color="auto"/>
            <w:right w:val="none" w:sz="0" w:space="0" w:color="auto"/>
          </w:divBdr>
        </w:div>
        <w:div w:id="1518304222">
          <w:marLeft w:val="640"/>
          <w:marRight w:val="0"/>
          <w:marTop w:val="0"/>
          <w:marBottom w:val="0"/>
          <w:divBdr>
            <w:top w:val="none" w:sz="0" w:space="0" w:color="auto"/>
            <w:left w:val="none" w:sz="0" w:space="0" w:color="auto"/>
            <w:bottom w:val="none" w:sz="0" w:space="0" w:color="auto"/>
            <w:right w:val="none" w:sz="0" w:space="0" w:color="auto"/>
          </w:divBdr>
        </w:div>
        <w:div w:id="291792969">
          <w:marLeft w:val="640"/>
          <w:marRight w:val="0"/>
          <w:marTop w:val="0"/>
          <w:marBottom w:val="0"/>
          <w:divBdr>
            <w:top w:val="none" w:sz="0" w:space="0" w:color="auto"/>
            <w:left w:val="none" w:sz="0" w:space="0" w:color="auto"/>
            <w:bottom w:val="none" w:sz="0" w:space="0" w:color="auto"/>
            <w:right w:val="none" w:sz="0" w:space="0" w:color="auto"/>
          </w:divBdr>
        </w:div>
        <w:div w:id="1827816963">
          <w:marLeft w:val="640"/>
          <w:marRight w:val="0"/>
          <w:marTop w:val="0"/>
          <w:marBottom w:val="0"/>
          <w:divBdr>
            <w:top w:val="none" w:sz="0" w:space="0" w:color="auto"/>
            <w:left w:val="none" w:sz="0" w:space="0" w:color="auto"/>
            <w:bottom w:val="none" w:sz="0" w:space="0" w:color="auto"/>
            <w:right w:val="none" w:sz="0" w:space="0" w:color="auto"/>
          </w:divBdr>
        </w:div>
        <w:div w:id="86850849">
          <w:marLeft w:val="640"/>
          <w:marRight w:val="0"/>
          <w:marTop w:val="0"/>
          <w:marBottom w:val="0"/>
          <w:divBdr>
            <w:top w:val="none" w:sz="0" w:space="0" w:color="auto"/>
            <w:left w:val="none" w:sz="0" w:space="0" w:color="auto"/>
            <w:bottom w:val="none" w:sz="0" w:space="0" w:color="auto"/>
            <w:right w:val="none" w:sz="0" w:space="0" w:color="auto"/>
          </w:divBdr>
        </w:div>
        <w:div w:id="773401317">
          <w:marLeft w:val="640"/>
          <w:marRight w:val="0"/>
          <w:marTop w:val="0"/>
          <w:marBottom w:val="0"/>
          <w:divBdr>
            <w:top w:val="none" w:sz="0" w:space="0" w:color="auto"/>
            <w:left w:val="none" w:sz="0" w:space="0" w:color="auto"/>
            <w:bottom w:val="none" w:sz="0" w:space="0" w:color="auto"/>
            <w:right w:val="none" w:sz="0" w:space="0" w:color="auto"/>
          </w:divBdr>
        </w:div>
        <w:div w:id="362246687">
          <w:marLeft w:val="640"/>
          <w:marRight w:val="0"/>
          <w:marTop w:val="0"/>
          <w:marBottom w:val="0"/>
          <w:divBdr>
            <w:top w:val="none" w:sz="0" w:space="0" w:color="auto"/>
            <w:left w:val="none" w:sz="0" w:space="0" w:color="auto"/>
            <w:bottom w:val="none" w:sz="0" w:space="0" w:color="auto"/>
            <w:right w:val="none" w:sz="0" w:space="0" w:color="auto"/>
          </w:divBdr>
        </w:div>
        <w:div w:id="815952248">
          <w:marLeft w:val="640"/>
          <w:marRight w:val="0"/>
          <w:marTop w:val="0"/>
          <w:marBottom w:val="0"/>
          <w:divBdr>
            <w:top w:val="none" w:sz="0" w:space="0" w:color="auto"/>
            <w:left w:val="none" w:sz="0" w:space="0" w:color="auto"/>
            <w:bottom w:val="none" w:sz="0" w:space="0" w:color="auto"/>
            <w:right w:val="none" w:sz="0" w:space="0" w:color="auto"/>
          </w:divBdr>
        </w:div>
        <w:div w:id="618952737">
          <w:marLeft w:val="640"/>
          <w:marRight w:val="0"/>
          <w:marTop w:val="0"/>
          <w:marBottom w:val="0"/>
          <w:divBdr>
            <w:top w:val="none" w:sz="0" w:space="0" w:color="auto"/>
            <w:left w:val="none" w:sz="0" w:space="0" w:color="auto"/>
            <w:bottom w:val="none" w:sz="0" w:space="0" w:color="auto"/>
            <w:right w:val="none" w:sz="0" w:space="0" w:color="auto"/>
          </w:divBdr>
        </w:div>
        <w:div w:id="804809686">
          <w:marLeft w:val="640"/>
          <w:marRight w:val="0"/>
          <w:marTop w:val="0"/>
          <w:marBottom w:val="0"/>
          <w:divBdr>
            <w:top w:val="none" w:sz="0" w:space="0" w:color="auto"/>
            <w:left w:val="none" w:sz="0" w:space="0" w:color="auto"/>
            <w:bottom w:val="none" w:sz="0" w:space="0" w:color="auto"/>
            <w:right w:val="none" w:sz="0" w:space="0" w:color="auto"/>
          </w:divBdr>
        </w:div>
        <w:div w:id="530922875">
          <w:marLeft w:val="640"/>
          <w:marRight w:val="0"/>
          <w:marTop w:val="0"/>
          <w:marBottom w:val="0"/>
          <w:divBdr>
            <w:top w:val="none" w:sz="0" w:space="0" w:color="auto"/>
            <w:left w:val="none" w:sz="0" w:space="0" w:color="auto"/>
            <w:bottom w:val="none" w:sz="0" w:space="0" w:color="auto"/>
            <w:right w:val="none" w:sz="0" w:space="0" w:color="auto"/>
          </w:divBdr>
        </w:div>
        <w:div w:id="879242796">
          <w:marLeft w:val="640"/>
          <w:marRight w:val="0"/>
          <w:marTop w:val="0"/>
          <w:marBottom w:val="0"/>
          <w:divBdr>
            <w:top w:val="none" w:sz="0" w:space="0" w:color="auto"/>
            <w:left w:val="none" w:sz="0" w:space="0" w:color="auto"/>
            <w:bottom w:val="none" w:sz="0" w:space="0" w:color="auto"/>
            <w:right w:val="none" w:sz="0" w:space="0" w:color="auto"/>
          </w:divBdr>
        </w:div>
        <w:div w:id="1679622949">
          <w:marLeft w:val="640"/>
          <w:marRight w:val="0"/>
          <w:marTop w:val="0"/>
          <w:marBottom w:val="0"/>
          <w:divBdr>
            <w:top w:val="none" w:sz="0" w:space="0" w:color="auto"/>
            <w:left w:val="none" w:sz="0" w:space="0" w:color="auto"/>
            <w:bottom w:val="none" w:sz="0" w:space="0" w:color="auto"/>
            <w:right w:val="none" w:sz="0" w:space="0" w:color="auto"/>
          </w:divBdr>
        </w:div>
        <w:div w:id="750009168">
          <w:marLeft w:val="640"/>
          <w:marRight w:val="0"/>
          <w:marTop w:val="0"/>
          <w:marBottom w:val="0"/>
          <w:divBdr>
            <w:top w:val="none" w:sz="0" w:space="0" w:color="auto"/>
            <w:left w:val="none" w:sz="0" w:space="0" w:color="auto"/>
            <w:bottom w:val="none" w:sz="0" w:space="0" w:color="auto"/>
            <w:right w:val="none" w:sz="0" w:space="0" w:color="auto"/>
          </w:divBdr>
        </w:div>
        <w:div w:id="2033142849">
          <w:marLeft w:val="640"/>
          <w:marRight w:val="0"/>
          <w:marTop w:val="0"/>
          <w:marBottom w:val="0"/>
          <w:divBdr>
            <w:top w:val="none" w:sz="0" w:space="0" w:color="auto"/>
            <w:left w:val="none" w:sz="0" w:space="0" w:color="auto"/>
            <w:bottom w:val="none" w:sz="0" w:space="0" w:color="auto"/>
            <w:right w:val="none" w:sz="0" w:space="0" w:color="auto"/>
          </w:divBdr>
        </w:div>
        <w:div w:id="4022466">
          <w:marLeft w:val="640"/>
          <w:marRight w:val="0"/>
          <w:marTop w:val="0"/>
          <w:marBottom w:val="0"/>
          <w:divBdr>
            <w:top w:val="none" w:sz="0" w:space="0" w:color="auto"/>
            <w:left w:val="none" w:sz="0" w:space="0" w:color="auto"/>
            <w:bottom w:val="none" w:sz="0" w:space="0" w:color="auto"/>
            <w:right w:val="none" w:sz="0" w:space="0" w:color="auto"/>
          </w:divBdr>
        </w:div>
        <w:div w:id="535435220">
          <w:marLeft w:val="640"/>
          <w:marRight w:val="0"/>
          <w:marTop w:val="0"/>
          <w:marBottom w:val="0"/>
          <w:divBdr>
            <w:top w:val="none" w:sz="0" w:space="0" w:color="auto"/>
            <w:left w:val="none" w:sz="0" w:space="0" w:color="auto"/>
            <w:bottom w:val="none" w:sz="0" w:space="0" w:color="auto"/>
            <w:right w:val="none" w:sz="0" w:space="0" w:color="auto"/>
          </w:divBdr>
        </w:div>
        <w:div w:id="878275460">
          <w:marLeft w:val="640"/>
          <w:marRight w:val="0"/>
          <w:marTop w:val="0"/>
          <w:marBottom w:val="0"/>
          <w:divBdr>
            <w:top w:val="none" w:sz="0" w:space="0" w:color="auto"/>
            <w:left w:val="none" w:sz="0" w:space="0" w:color="auto"/>
            <w:bottom w:val="none" w:sz="0" w:space="0" w:color="auto"/>
            <w:right w:val="none" w:sz="0" w:space="0" w:color="auto"/>
          </w:divBdr>
        </w:div>
        <w:div w:id="1319072282">
          <w:marLeft w:val="640"/>
          <w:marRight w:val="0"/>
          <w:marTop w:val="0"/>
          <w:marBottom w:val="0"/>
          <w:divBdr>
            <w:top w:val="none" w:sz="0" w:space="0" w:color="auto"/>
            <w:left w:val="none" w:sz="0" w:space="0" w:color="auto"/>
            <w:bottom w:val="none" w:sz="0" w:space="0" w:color="auto"/>
            <w:right w:val="none" w:sz="0" w:space="0" w:color="auto"/>
          </w:divBdr>
        </w:div>
        <w:div w:id="2018800096">
          <w:marLeft w:val="640"/>
          <w:marRight w:val="0"/>
          <w:marTop w:val="0"/>
          <w:marBottom w:val="0"/>
          <w:divBdr>
            <w:top w:val="none" w:sz="0" w:space="0" w:color="auto"/>
            <w:left w:val="none" w:sz="0" w:space="0" w:color="auto"/>
            <w:bottom w:val="none" w:sz="0" w:space="0" w:color="auto"/>
            <w:right w:val="none" w:sz="0" w:space="0" w:color="auto"/>
          </w:divBdr>
        </w:div>
        <w:div w:id="915094392">
          <w:marLeft w:val="640"/>
          <w:marRight w:val="0"/>
          <w:marTop w:val="0"/>
          <w:marBottom w:val="0"/>
          <w:divBdr>
            <w:top w:val="none" w:sz="0" w:space="0" w:color="auto"/>
            <w:left w:val="none" w:sz="0" w:space="0" w:color="auto"/>
            <w:bottom w:val="none" w:sz="0" w:space="0" w:color="auto"/>
            <w:right w:val="none" w:sz="0" w:space="0" w:color="auto"/>
          </w:divBdr>
        </w:div>
        <w:div w:id="2133816171">
          <w:marLeft w:val="640"/>
          <w:marRight w:val="0"/>
          <w:marTop w:val="0"/>
          <w:marBottom w:val="0"/>
          <w:divBdr>
            <w:top w:val="none" w:sz="0" w:space="0" w:color="auto"/>
            <w:left w:val="none" w:sz="0" w:space="0" w:color="auto"/>
            <w:bottom w:val="none" w:sz="0" w:space="0" w:color="auto"/>
            <w:right w:val="none" w:sz="0" w:space="0" w:color="auto"/>
          </w:divBdr>
        </w:div>
        <w:div w:id="1878278958">
          <w:marLeft w:val="640"/>
          <w:marRight w:val="0"/>
          <w:marTop w:val="0"/>
          <w:marBottom w:val="0"/>
          <w:divBdr>
            <w:top w:val="none" w:sz="0" w:space="0" w:color="auto"/>
            <w:left w:val="none" w:sz="0" w:space="0" w:color="auto"/>
            <w:bottom w:val="none" w:sz="0" w:space="0" w:color="auto"/>
            <w:right w:val="none" w:sz="0" w:space="0" w:color="auto"/>
          </w:divBdr>
        </w:div>
        <w:div w:id="1262449024">
          <w:marLeft w:val="640"/>
          <w:marRight w:val="0"/>
          <w:marTop w:val="0"/>
          <w:marBottom w:val="0"/>
          <w:divBdr>
            <w:top w:val="none" w:sz="0" w:space="0" w:color="auto"/>
            <w:left w:val="none" w:sz="0" w:space="0" w:color="auto"/>
            <w:bottom w:val="none" w:sz="0" w:space="0" w:color="auto"/>
            <w:right w:val="none" w:sz="0" w:space="0" w:color="auto"/>
          </w:divBdr>
        </w:div>
        <w:div w:id="1685084123">
          <w:marLeft w:val="640"/>
          <w:marRight w:val="0"/>
          <w:marTop w:val="0"/>
          <w:marBottom w:val="0"/>
          <w:divBdr>
            <w:top w:val="none" w:sz="0" w:space="0" w:color="auto"/>
            <w:left w:val="none" w:sz="0" w:space="0" w:color="auto"/>
            <w:bottom w:val="none" w:sz="0" w:space="0" w:color="auto"/>
            <w:right w:val="none" w:sz="0" w:space="0" w:color="auto"/>
          </w:divBdr>
        </w:div>
        <w:div w:id="291638363">
          <w:marLeft w:val="640"/>
          <w:marRight w:val="0"/>
          <w:marTop w:val="0"/>
          <w:marBottom w:val="0"/>
          <w:divBdr>
            <w:top w:val="none" w:sz="0" w:space="0" w:color="auto"/>
            <w:left w:val="none" w:sz="0" w:space="0" w:color="auto"/>
            <w:bottom w:val="none" w:sz="0" w:space="0" w:color="auto"/>
            <w:right w:val="none" w:sz="0" w:space="0" w:color="auto"/>
          </w:divBdr>
        </w:div>
        <w:div w:id="30150944">
          <w:marLeft w:val="640"/>
          <w:marRight w:val="0"/>
          <w:marTop w:val="0"/>
          <w:marBottom w:val="0"/>
          <w:divBdr>
            <w:top w:val="none" w:sz="0" w:space="0" w:color="auto"/>
            <w:left w:val="none" w:sz="0" w:space="0" w:color="auto"/>
            <w:bottom w:val="none" w:sz="0" w:space="0" w:color="auto"/>
            <w:right w:val="none" w:sz="0" w:space="0" w:color="auto"/>
          </w:divBdr>
        </w:div>
        <w:div w:id="181671833">
          <w:marLeft w:val="640"/>
          <w:marRight w:val="0"/>
          <w:marTop w:val="0"/>
          <w:marBottom w:val="0"/>
          <w:divBdr>
            <w:top w:val="none" w:sz="0" w:space="0" w:color="auto"/>
            <w:left w:val="none" w:sz="0" w:space="0" w:color="auto"/>
            <w:bottom w:val="none" w:sz="0" w:space="0" w:color="auto"/>
            <w:right w:val="none" w:sz="0" w:space="0" w:color="auto"/>
          </w:divBdr>
        </w:div>
        <w:div w:id="1503230597">
          <w:marLeft w:val="640"/>
          <w:marRight w:val="0"/>
          <w:marTop w:val="0"/>
          <w:marBottom w:val="0"/>
          <w:divBdr>
            <w:top w:val="none" w:sz="0" w:space="0" w:color="auto"/>
            <w:left w:val="none" w:sz="0" w:space="0" w:color="auto"/>
            <w:bottom w:val="none" w:sz="0" w:space="0" w:color="auto"/>
            <w:right w:val="none" w:sz="0" w:space="0" w:color="auto"/>
          </w:divBdr>
        </w:div>
        <w:div w:id="2108886784">
          <w:marLeft w:val="640"/>
          <w:marRight w:val="0"/>
          <w:marTop w:val="0"/>
          <w:marBottom w:val="0"/>
          <w:divBdr>
            <w:top w:val="none" w:sz="0" w:space="0" w:color="auto"/>
            <w:left w:val="none" w:sz="0" w:space="0" w:color="auto"/>
            <w:bottom w:val="none" w:sz="0" w:space="0" w:color="auto"/>
            <w:right w:val="none" w:sz="0" w:space="0" w:color="auto"/>
          </w:divBdr>
        </w:div>
        <w:div w:id="2109233659">
          <w:marLeft w:val="640"/>
          <w:marRight w:val="0"/>
          <w:marTop w:val="0"/>
          <w:marBottom w:val="0"/>
          <w:divBdr>
            <w:top w:val="none" w:sz="0" w:space="0" w:color="auto"/>
            <w:left w:val="none" w:sz="0" w:space="0" w:color="auto"/>
            <w:bottom w:val="none" w:sz="0" w:space="0" w:color="auto"/>
            <w:right w:val="none" w:sz="0" w:space="0" w:color="auto"/>
          </w:divBdr>
        </w:div>
        <w:div w:id="370692661">
          <w:marLeft w:val="640"/>
          <w:marRight w:val="0"/>
          <w:marTop w:val="0"/>
          <w:marBottom w:val="0"/>
          <w:divBdr>
            <w:top w:val="none" w:sz="0" w:space="0" w:color="auto"/>
            <w:left w:val="none" w:sz="0" w:space="0" w:color="auto"/>
            <w:bottom w:val="none" w:sz="0" w:space="0" w:color="auto"/>
            <w:right w:val="none" w:sz="0" w:space="0" w:color="auto"/>
          </w:divBdr>
        </w:div>
        <w:div w:id="1831484043">
          <w:marLeft w:val="640"/>
          <w:marRight w:val="0"/>
          <w:marTop w:val="0"/>
          <w:marBottom w:val="0"/>
          <w:divBdr>
            <w:top w:val="none" w:sz="0" w:space="0" w:color="auto"/>
            <w:left w:val="none" w:sz="0" w:space="0" w:color="auto"/>
            <w:bottom w:val="none" w:sz="0" w:space="0" w:color="auto"/>
            <w:right w:val="none" w:sz="0" w:space="0" w:color="auto"/>
          </w:divBdr>
        </w:div>
        <w:div w:id="137459084">
          <w:marLeft w:val="640"/>
          <w:marRight w:val="0"/>
          <w:marTop w:val="0"/>
          <w:marBottom w:val="0"/>
          <w:divBdr>
            <w:top w:val="none" w:sz="0" w:space="0" w:color="auto"/>
            <w:left w:val="none" w:sz="0" w:space="0" w:color="auto"/>
            <w:bottom w:val="none" w:sz="0" w:space="0" w:color="auto"/>
            <w:right w:val="none" w:sz="0" w:space="0" w:color="auto"/>
          </w:divBdr>
        </w:div>
        <w:div w:id="380398313">
          <w:marLeft w:val="640"/>
          <w:marRight w:val="0"/>
          <w:marTop w:val="0"/>
          <w:marBottom w:val="0"/>
          <w:divBdr>
            <w:top w:val="none" w:sz="0" w:space="0" w:color="auto"/>
            <w:left w:val="none" w:sz="0" w:space="0" w:color="auto"/>
            <w:bottom w:val="none" w:sz="0" w:space="0" w:color="auto"/>
            <w:right w:val="none" w:sz="0" w:space="0" w:color="auto"/>
          </w:divBdr>
        </w:div>
        <w:div w:id="539056572">
          <w:marLeft w:val="640"/>
          <w:marRight w:val="0"/>
          <w:marTop w:val="0"/>
          <w:marBottom w:val="0"/>
          <w:divBdr>
            <w:top w:val="none" w:sz="0" w:space="0" w:color="auto"/>
            <w:left w:val="none" w:sz="0" w:space="0" w:color="auto"/>
            <w:bottom w:val="none" w:sz="0" w:space="0" w:color="auto"/>
            <w:right w:val="none" w:sz="0" w:space="0" w:color="auto"/>
          </w:divBdr>
        </w:div>
        <w:div w:id="395975863">
          <w:marLeft w:val="640"/>
          <w:marRight w:val="0"/>
          <w:marTop w:val="0"/>
          <w:marBottom w:val="0"/>
          <w:divBdr>
            <w:top w:val="none" w:sz="0" w:space="0" w:color="auto"/>
            <w:left w:val="none" w:sz="0" w:space="0" w:color="auto"/>
            <w:bottom w:val="none" w:sz="0" w:space="0" w:color="auto"/>
            <w:right w:val="none" w:sz="0" w:space="0" w:color="auto"/>
          </w:divBdr>
        </w:div>
        <w:div w:id="851648892">
          <w:marLeft w:val="640"/>
          <w:marRight w:val="0"/>
          <w:marTop w:val="0"/>
          <w:marBottom w:val="0"/>
          <w:divBdr>
            <w:top w:val="none" w:sz="0" w:space="0" w:color="auto"/>
            <w:left w:val="none" w:sz="0" w:space="0" w:color="auto"/>
            <w:bottom w:val="none" w:sz="0" w:space="0" w:color="auto"/>
            <w:right w:val="none" w:sz="0" w:space="0" w:color="auto"/>
          </w:divBdr>
        </w:div>
        <w:div w:id="697119891">
          <w:marLeft w:val="640"/>
          <w:marRight w:val="0"/>
          <w:marTop w:val="0"/>
          <w:marBottom w:val="0"/>
          <w:divBdr>
            <w:top w:val="none" w:sz="0" w:space="0" w:color="auto"/>
            <w:left w:val="none" w:sz="0" w:space="0" w:color="auto"/>
            <w:bottom w:val="none" w:sz="0" w:space="0" w:color="auto"/>
            <w:right w:val="none" w:sz="0" w:space="0" w:color="auto"/>
          </w:divBdr>
        </w:div>
        <w:div w:id="1981104991">
          <w:marLeft w:val="640"/>
          <w:marRight w:val="0"/>
          <w:marTop w:val="0"/>
          <w:marBottom w:val="0"/>
          <w:divBdr>
            <w:top w:val="none" w:sz="0" w:space="0" w:color="auto"/>
            <w:left w:val="none" w:sz="0" w:space="0" w:color="auto"/>
            <w:bottom w:val="none" w:sz="0" w:space="0" w:color="auto"/>
            <w:right w:val="none" w:sz="0" w:space="0" w:color="auto"/>
          </w:divBdr>
        </w:div>
        <w:div w:id="770513264">
          <w:marLeft w:val="640"/>
          <w:marRight w:val="0"/>
          <w:marTop w:val="0"/>
          <w:marBottom w:val="0"/>
          <w:divBdr>
            <w:top w:val="none" w:sz="0" w:space="0" w:color="auto"/>
            <w:left w:val="none" w:sz="0" w:space="0" w:color="auto"/>
            <w:bottom w:val="none" w:sz="0" w:space="0" w:color="auto"/>
            <w:right w:val="none" w:sz="0" w:space="0" w:color="auto"/>
          </w:divBdr>
        </w:div>
        <w:div w:id="1673218040">
          <w:marLeft w:val="640"/>
          <w:marRight w:val="0"/>
          <w:marTop w:val="0"/>
          <w:marBottom w:val="0"/>
          <w:divBdr>
            <w:top w:val="none" w:sz="0" w:space="0" w:color="auto"/>
            <w:left w:val="none" w:sz="0" w:space="0" w:color="auto"/>
            <w:bottom w:val="none" w:sz="0" w:space="0" w:color="auto"/>
            <w:right w:val="none" w:sz="0" w:space="0" w:color="auto"/>
          </w:divBdr>
        </w:div>
        <w:div w:id="17855123">
          <w:marLeft w:val="640"/>
          <w:marRight w:val="0"/>
          <w:marTop w:val="0"/>
          <w:marBottom w:val="0"/>
          <w:divBdr>
            <w:top w:val="none" w:sz="0" w:space="0" w:color="auto"/>
            <w:left w:val="none" w:sz="0" w:space="0" w:color="auto"/>
            <w:bottom w:val="none" w:sz="0" w:space="0" w:color="auto"/>
            <w:right w:val="none" w:sz="0" w:space="0" w:color="auto"/>
          </w:divBdr>
        </w:div>
        <w:div w:id="369115782">
          <w:marLeft w:val="640"/>
          <w:marRight w:val="0"/>
          <w:marTop w:val="0"/>
          <w:marBottom w:val="0"/>
          <w:divBdr>
            <w:top w:val="none" w:sz="0" w:space="0" w:color="auto"/>
            <w:left w:val="none" w:sz="0" w:space="0" w:color="auto"/>
            <w:bottom w:val="none" w:sz="0" w:space="0" w:color="auto"/>
            <w:right w:val="none" w:sz="0" w:space="0" w:color="auto"/>
          </w:divBdr>
        </w:div>
        <w:div w:id="513346127">
          <w:marLeft w:val="640"/>
          <w:marRight w:val="0"/>
          <w:marTop w:val="0"/>
          <w:marBottom w:val="0"/>
          <w:divBdr>
            <w:top w:val="none" w:sz="0" w:space="0" w:color="auto"/>
            <w:left w:val="none" w:sz="0" w:space="0" w:color="auto"/>
            <w:bottom w:val="none" w:sz="0" w:space="0" w:color="auto"/>
            <w:right w:val="none" w:sz="0" w:space="0" w:color="auto"/>
          </w:divBdr>
        </w:div>
        <w:div w:id="60644370">
          <w:marLeft w:val="640"/>
          <w:marRight w:val="0"/>
          <w:marTop w:val="0"/>
          <w:marBottom w:val="0"/>
          <w:divBdr>
            <w:top w:val="none" w:sz="0" w:space="0" w:color="auto"/>
            <w:left w:val="none" w:sz="0" w:space="0" w:color="auto"/>
            <w:bottom w:val="none" w:sz="0" w:space="0" w:color="auto"/>
            <w:right w:val="none" w:sz="0" w:space="0" w:color="auto"/>
          </w:divBdr>
        </w:div>
        <w:div w:id="966543273">
          <w:marLeft w:val="640"/>
          <w:marRight w:val="0"/>
          <w:marTop w:val="0"/>
          <w:marBottom w:val="0"/>
          <w:divBdr>
            <w:top w:val="none" w:sz="0" w:space="0" w:color="auto"/>
            <w:left w:val="none" w:sz="0" w:space="0" w:color="auto"/>
            <w:bottom w:val="none" w:sz="0" w:space="0" w:color="auto"/>
            <w:right w:val="none" w:sz="0" w:space="0" w:color="auto"/>
          </w:divBdr>
        </w:div>
        <w:div w:id="690841264">
          <w:marLeft w:val="640"/>
          <w:marRight w:val="0"/>
          <w:marTop w:val="0"/>
          <w:marBottom w:val="0"/>
          <w:divBdr>
            <w:top w:val="none" w:sz="0" w:space="0" w:color="auto"/>
            <w:left w:val="none" w:sz="0" w:space="0" w:color="auto"/>
            <w:bottom w:val="none" w:sz="0" w:space="0" w:color="auto"/>
            <w:right w:val="none" w:sz="0" w:space="0" w:color="auto"/>
          </w:divBdr>
        </w:div>
        <w:div w:id="115873918">
          <w:marLeft w:val="640"/>
          <w:marRight w:val="0"/>
          <w:marTop w:val="0"/>
          <w:marBottom w:val="0"/>
          <w:divBdr>
            <w:top w:val="none" w:sz="0" w:space="0" w:color="auto"/>
            <w:left w:val="none" w:sz="0" w:space="0" w:color="auto"/>
            <w:bottom w:val="none" w:sz="0" w:space="0" w:color="auto"/>
            <w:right w:val="none" w:sz="0" w:space="0" w:color="auto"/>
          </w:divBdr>
        </w:div>
        <w:div w:id="365764182">
          <w:marLeft w:val="640"/>
          <w:marRight w:val="0"/>
          <w:marTop w:val="0"/>
          <w:marBottom w:val="0"/>
          <w:divBdr>
            <w:top w:val="none" w:sz="0" w:space="0" w:color="auto"/>
            <w:left w:val="none" w:sz="0" w:space="0" w:color="auto"/>
            <w:bottom w:val="none" w:sz="0" w:space="0" w:color="auto"/>
            <w:right w:val="none" w:sz="0" w:space="0" w:color="auto"/>
          </w:divBdr>
        </w:div>
        <w:div w:id="1336036863">
          <w:marLeft w:val="640"/>
          <w:marRight w:val="0"/>
          <w:marTop w:val="0"/>
          <w:marBottom w:val="0"/>
          <w:divBdr>
            <w:top w:val="none" w:sz="0" w:space="0" w:color="auto"/>
            <w:left w:val="none" w:sz="0" w:space="0" w:color="auto"/>
            <w:bottom w:val="none" w:sz="0" w:space="0" w:color="auto"/>
            <w:right w:val="none" w:sz="0" w:space="0" w:color="auto"/>
          </w:divBdr>
        </w:div>
        <w:div w:id="1547988580">
          <w:marLeft w:val="640"/>
          <w:marRight w:val="0"/>
          <w:marTop w:val="0"/>
          <w:marBottom w:val="0"/>
          <w:divBdr>
            <w:top w:val="none" w:sz="0" w:space="0" w:color="auto"/>
            <w:left w:val="none" w:sz="0" w:space="0" w:color="auto"/>
            <w:bottom w:val="none" w:sz="0" w:space="0" w:color="auto"/>
            <w:right w:val="none" w:sz="0" w:space="0" w:color="auto"/>
          </w:divBdr>
        </w:div>
        <w:div w:id="578904949">
          <w:marLeft w:val="640"/>
          <w:marRight w:val="0"/>
          <w:marTop w:val="0"/>
          <w:marBottom w:val="0"/>
          <w:divBdr>
            <w:top w:val="none" w:sz="0" w:space="0" w:color="auto"/>
            <w:left w:val="none" w:sz="0" w:space="0" w:color="auto"/>
            <w:bottom w:val="none" w:sz="0" w:space="0" w:color="auto"/>
            <w:right w:val="none" w:sz="0" w:space="0" w:color="auto"/>
          </w:divBdr>
        </w:div>
        <w:div w:id="707143409">
          <w:marLeft w:val="640"/>
          <w:marRight w:val="0"/>
          <w:marTop w:val="0"/>
          <w:marBottom w:val="0"/>
          <w:divBdr>
            <w:top w:val="none" w:sz="0" w:space="0" w:color="auto"/>
            <w:left w:val="none" w:sz="0" w:space="0" w:color="auto"/>
            <w:bottom w:val="none" w:sz="0" w:space="0" w:color="auto"/>
            <w:right w:val="none" w:sz="0" w:space="0" w:color="auto"/>
          </w:divBdr>
        </w:div>
        <w:div w:id="98456463">
          <w:marLeft w:val="640"/>
          <w:marRight w:val="0"/>
          <w:marTop w:val="0"/>
          <w:marBottom w:val="0"/>
          <w:divBdr>
            <w:top w:val="none" w:sz="0" w:space="0" w:color="auto"/>
            <w:left w:val="none" w:sz="0" w:space="0" w:color="auto"/>
            <w:bottom w:val="none" w:sz="0" w:space="0" w:color="auto"/>
            <w:right w:val="none" w:sz="0" w:space="0" w:color="auto"/>
          </w:divBdr>
        </w:div>
        <w:div w:id="745222858">
          <w:marLeft w:val="640"/>
          <w:marRight w:val="0"/>
          <w:marTop w:val="0"/>
          <w:marBottom w:val="0"/>
          <w:divBdr>
            <w:top w:val="none" w:sz="0" w:space="0" w:color="auto"/>
            <w:left w:val="none" w:sz="0" w:space="0" w:color="auto"/>
            <w:bottom w:val="none" w:sz="0" w:space="0" w:color="auto"/>
            <w:right w:val="none" w:sz="0" w:space="0" w:color="auto"/>
          </w:divBdr>
        </w:div>
        <w:div w:id="2082219013">
          <w:marLeft w:val="640"/>
          <w:marRight w:val="0"/>
          <w:marTop w:val="0"/>
          <w:marBottom w:val="0"/>
          <w:divBdr>
            <w:top w:val="none" w:sz="0" w:space="0" w:color="auto"/>
            <w:left w:val="none" w:sz="0" w:space="0" w:color="auto"/>
            <w:bottom w:val="none" w:sz="0" w:space="0" w:color="auto"/>
            <w:right w:val="none" w:sz="0" w:space="0" w:color="auto"/>
          </w:divBdr>
        </w:div>
        <w:div w:id="1440105156">
          <w:marLeft w:val="640"/>
          <w:marRight w:val="0"/>
          <w:marTop w:val="0"/>
          <w:marBottom w:val="0"/>
          <w:divBdr>
            <w:top w:val="none" w:sz="0" w:space="0" w:color="auto"/>
            <w:left w:val="none" w:sz="0" w:space="0" w:color="auto"/>
            <w:bottom w:val="none" w:sz="0" w:space="0" w:color="auto"/>
            <w:right w:val="none" w:sz="0" w:space="0" w:color="auto"/>
          </w:divBdr>
        </w:div>
        <w:div w:id="1890845874">
          <w:marLeft w:val="640"/>
          <w:marRight w:val="0"/>
          <w:marTop w:val="0"/>
          <w:marBottom w:val="0"/>
          <w:divBdr>
            <w:top w:val="none" w:sz="0" w:space="0" w:color="auto"/>
            <w:left w:val="none" w:sz="0" w:space="0" w:color="auto"/>
            <w:bottom w:val="none" w:sz="0" w:space="0" w:color="auto"/>
            <w:right w:val="none" w:sz="0" w:space="0" w:color="auto"/>
          </w:divBdr>
        </w:div>
        <w:div w:id="938637090">
          <w:marLeft w:val="640"/>
          <w:marRight w:val="0"/>
          <w:marTop w:val="0"/>
          <w:marBottom w:val="0"/>
          <w:divBdr>
            <w:top w:val="none" w:sz="0" w:space="0" w:color="auto"/>
            <w:left w:val="none" w:sz="0" w:space="0" w:color="auto"/>
            <w:bottom w:val="none" w:sz="0" w:space="0" w:color="auto"/>
            <w:right w:val="none" w:sz="0" w:space="0" w:color="auto"/>
          </w:divBdr>
        </w:div>
        <w:div w:id="274947056">
          <w:marLeft w:val="640"/>
          <w:marRight w:val="0"/>
          <w:marTop w:val="0"/>
          <w:marBottom w:val="0"/>
          <w:divBdr>
            <w:top w:val="none" w:sz="0" w:space="0" w:color="auto"/>
            <w:left w:val="none" w:sz="0" w:space="0" w:color="auto"/>
            <w:bottom w:val="none" w:sz="0" w:space="0" w:color="auto"/>
            <w:right w:val="none" w:sz="0" w:space="0" w:color="auto"/>
          </w:divBdr>
        </w:div>
        <w:div w:id="552959531">
          <w:marLeft w:val="640"/>
          <w:marRight w:val="0"/>
          <w:marTop w:val="0"/>
          <w:marBottom w:val="0"/>
          <w:divBdr>
            <w:top w:val="none" w:sz="0" w:space="0" w:color="auto"/>
            <w:left w:val="none" w:sz="0" w:space="0" w:color="auto"/>
            <w:bottom w:val="none" w:sz="0" w:space="0" w:color="auto"/>
            <w:right w:val="none" w:sz="0" w:space="0" w:color="auto"/>
          </w:divBdr>
        </w:div>
        <w:div w:id="1525049427">
          <w:marLeft w:val="640"/>
          <w:marRight w:val="0"/>
          <w:marTop w:val="0"/>
          <w:marBottom w:val="0"/>
          <w:divBdr>
            <w:top w:val="none" w:sz="0" w:space="0" w:color="auto"/>
            <w:left w:val="none" w:sz="0" w:space="0" w:color="auto"/>
            <w:bottom w:val="none" w:sz="0" w:space="0" w:color="auto"/>
            <w:right w:val="none" w:sz="0" w:space="0" w:color="auto"/>
          </w:divBdr>
        </w:div>
        <w:div w:id="1836875755">
          <w:marLeft w:val="640"/>
          <w:marRight w:val="0"/>
          <w:marTop w:val="0"/>
          <w:marBottom w:val="0"/>
          <w:divBdr>
            <w:top w:val="none" w:sz="0" w:space="0" w:color="auto"/>
            <w:left w:val="none" w:sz="0" w:space="0" w:color="auto"/>
            <w:bottom w:val="none" w:sz="0" w:space="0" w:color="auto"/>
            <w:right w:val="none" w:sz="0" w:space="0" w:color="auto"/>
          </w:divBdr>
        </w:div>
        <w:div w:id="321204303">
          <w:marLeft w:val="640"/>
          <w:marRight w:val="0"/>
          <w:marTop w:val="0"/>
          <w:marBottom w:val="0"/>
          <w:divBdr>
            <w:top w:val="none" w:sz="0" w:space="0" w:color="auto"/>
            <w:left w:val="none" w:sz="0" w:space="0" w:color="auto"/>
            <w:bottom w:val="none" w:sz="0" w:space="0" w:color="auto"/>
            <w:right w:val="none" w:sz="0" w:space="0" w:color="auto"/>
          </w:divBdr>
        </w:div>
        <w:div w:id="1445811273">
          <w:marLeft w:val="640"/>
          <w:marRight w:val="0"/>
          <w:marTop w:val="0"/>
          <w:marBottom w:val="0"/>
          <w:divBdr>
            <w:top w:val="none" w:sz="0" w:space="0" w:color="auto"/>
            <w:left w:val="none" w:sz="0" w:space="0" w:color="auto"/>
            <w:bottom w:val="none" w:sz="0" w:space="0" w:color="auto"/>
            <w:right w:val="none" w:sz="0" w:space="0" w:color="auto"/>
          </w:divBdr>
        </w:div>
        <w:div w:id="179245864">
          <w:marLeft w:val="640"/>
          <w:marRight w:val="0"/>
          <w:marTop w:val="0"/>
          <w:marBottom w:val="0"/>
          <w:divBdr>
            <w:top w:val="none" w:sz="0" w:space="0" w:color="auto"/>
            <w:left w:val="none" w:sz="0" w:space="0" w:color="auto"/>
            <w:bottom w:val="none" w:sz="0" w:space="0" w:color="auto"/>
            <w:right w:val="none" w:sz="0" w:space="0" w:color="auto"/>
          </w:divBdr>
        </w:div>
        <w:div w:id="1625886869">
          <w:marLeft w:val="640"/>
          <w:marRight w:val="0"/>
          <w:marTop w:val="0"/>
          <w:marBottom w:val="0"/>
          <w:divBdr>
            <w:top w:val="none" w:sz="0" w:space="0" w:color="auto"/>
            <w:left w:val="none" w:sz="0" w:space="0" w:color="auto"/>
            <w:bottom w:val="none" w:sz="0" w:space="0" w:color="auto"/>
            <w:right w:val="none" w:sz="0" w:space="0" w:color="auto"/>
          </w:divBdr>
        </w:div>
        <w:div w:id="692145378">
          <w:marLeft w:val="640"/>
          <w:marRight w:val="0"/>
          <w:marTop w:val="0"/>
          <w:marBottom w:val="0"/>
          <w:divBdr>
            <w:top w:val="none" w:sz="0" w:space="0" w:color="auto"/>
            <w:left w:val="none" w:sz="0" w:space="0" w:color="auto"/>
            <w:bottom w:val="none" w:sz="0" w:space="0" w:color="auto"/>
            <w:right w:val="none" w:sz="0" w:space="0" w:color="auto"/>
          </w:divBdr>
        </w:div>
        <w:div w:id="396629020">
          <w:marLeft w:val="640"/>
          <w:marRight w:val="0"/>
          <w:marTop w:val="0"/>
          <w:marBottom w:val="0"/>
          <w:divBdr>
            <w:top w:val="none" w:sz="0" w:space="0" w:color="auto"/>
            <w:left w:val="none" w:sz="0" w:space="0" w:color="auto"/>
            <w:bottom w:val="none" w:sz="0" w:space="0" w:color="auto"/>
            <w:right w:val="none" w:sz="0" w:space="0" w:color="auto"/>
          </w:divBdr>
        </w:div>
        <w:div w:id="4094453">
          <w:marLeft w:val="640"/>
          <w:marRight w:val="0"/>
          <w:marTop w:val="0"/>
          <w:marBottom w:val="0"/>
          <w:divBdr>
            <w:top w:val="none" w:sz="0" w:space="0" w:color="auto"/>
            <w:left w:val="none" w:sz="0" w:space="0" w:color="auto"/>
            <w:bottom w:val="none" w:sz="0" w:space="0" w:color="auto"/>
            <w:right w:val="none" w:sz="0" w:space="0" w:color="auto"/>
          </w:divBdr>
        </w:div>
        <w:div w:id="1335256257">
          <w:marLeft w:val="640"/>
          <w:marRight w:val="0"/>
          <w:marTop w:val="0"/>
          <w:marBottom w:val="0"/>
          <w:divBdr>
            <w:top w:val="none" w:sz="0" w:space="0" w:color="auto"/>
            <w:left w:val="none" w:sz="0" w:space="0" w:color="auto"/>
            <w:bottom w:val="none" w:sz="0" w:space="0" w:color="auto"/>
            <w:right w:val="none" w:sz="0" w:space="0" w:color="auto"/>
          </w:divBdr>
        </w:div>
        <w:div w:id="1658805889">
          <w:marLeft w:val="640"/>
          <w:marRight w:val="0"/>
          <w:marTop w:val="0"/>
          <w:marBottom w:val="0"/>
          <w:divBdr>
            <w:top w:val="none" w:sz="0" w:space="0" w:color="auto"/>
            <w:left w:val="none" w:sz="0" w:space="0" w:color="auto"/>
            <w:bottom w:val="none" w:sz="0" w:space="0" w:color="auto"/>
            <w:right w:val="none" w:sz="0" w:space="0" w:color="auto"/>
          </w:divBdr>
        </w:div>
        <w:div w:id="715009236">
          <w:marLeft w:val="640"/>
          <w:marRight w:val="0"/>
          <w:marTop w:val="0"/>
          <w:marBottom w:val="0"/>
          <w:divBdr>
            <w:top w:val="none" w:sz="0" w:space="0" w:color="auto"/>
            <w:left w:val="none" w:sz="0" w:space="0" w:color="auto"/>
            <w:bottom w:val="none" w:sz="0" w:space="0" w:color="auto"/>
            <w:right w:val="none" w:sz="0" w:space="0" w:color="auto"/>
          </w:divBdr>
        </w:div>
        <w:div w:id="1651396941">
          <w:marLeft w:val="640"/>
          <w:marRight w:val="0"/>
          <w:marTop w:val="0"/>
          <w:marBottom w:val="0"/>
          <w:divBdr>
            <w:top w:val="none" w:sz="0" w:space="0" w:color="auto"/>
            <w:left w:val="none" w:sz="0" w:space="0" w:color="auto"/>
            <w:bottom w:val="none" w:sz="0" w:space="0" w:color="auto"/>
            <w:right w:val="none" w:sz="0" w:space="0" w:color="auto"/>
          </w:divBdr>
        </w:div>
        <w:div w:id="391663142">
          <w:marLeft w:val="640"/>
          <w:marRight w:val="0"/>
          <w:marTop w:val="0"/>
          <w:marBottom w:val="0"/>
          <w:divBdr>
            <w:top w:val="none" w:sz="0" w:space="0" w:color="auto"/>
            <w:left w:val="none" w:sz="0" w:space="0" w:color="auto"/>
            <w:bottom w:val="none" w:sz="0" w:space="0" w:color="auto"/>
            <w:right w:val="none" w:sz="0" w:space="0" w:color="auto"/>
          </w:divBdr>
        </w:div>
        <w:div w:id="827214527">
          <w:marLeft w:val="640"/>
          <w:marRight w:val="0"/>
          <w:marTop w:val="0"/>
          <w:marBottom w:val="0"/>
          <w:divBdr>
            <w:top w:val="none" w:sz="0" w:space="0" w:color="auto"/>
            <w:left w:val="none" w:sz="0" w:space="0" w:color="auto"/>
            <w:bottom w:val="none" w:sz="0" w:space="0" w:color="auto"/>
            <w:right w:val="none" w:sz="0" w:space="0" w:color="auto"/>
          </w:divBdr>
        </w:div>
        <w:div w:id="487088803">
          <w:marLeft w:val="640"/>
          <w:marRight w:val="0"/>
          <w:marTop w:val="0"/>
          <w:marBottom w:val="0"/>
          <w:divBdr>
            <w:top w:val="none" w:sz="0" w:space="0" w:color="auto"/>
            <w:left w:val="none" w:sz="0" w:space="0" w:color="auto"/>
            <w:bottom w:val="none" w:sz="0" w:space="0" w:color="auto"/>
            <w:right w:val="none" w:sz="0" w:space="0" w:color="auto"/>
          </w:divBdr>
        </w:div>
        <w:div w:id="968124767">
          <w:marLeft w:val="640"/>
          <w:marRight w:val="0"/>
          <w:marTop w:val="0"/>
          <w:marBottom w:val="0"/>
          <w:divBdr>
            <w:top w:val="none" w:sz="0" w:space="0" w:color="auto"/>
            <w:left w:val="none" w:sz="0" w:space="0" w:color="auto"/>
            <w:bottom w:val="none" w:sz="0" w:space="0" w:color="auto"/>
            <w:right w:val="none" w:sz="0" w:space="0" w:color="auto"/>
          </w:divBdr>
        </w:div>
        <w:div w:id="1979991838">
          <w:marLeft w:val="640"/>
          <w:marRight w:val="0"/>
          <w:marTop w:val="0"/>
          <w:marBottom w:val="0"/>
          <w:divBdr>
            <w:top w:val="none" w:sz="0" w:space="0" w:color="auto"/>
            <w:left w:val="none" w:sz="0" w:space="0" w:color="auto"/>
            <w:bottom w:val="none" w:sz="0" w:space="0" w:color="auto"/>
            <w:right w:val="none" w:sz="0" w:space="0" w:color="auto"/>
          </w:divBdr>
        </w:div>
        <w:div w:id="1943873312">
          <w:marLeft w:val="640"/>
          <w:marRight w:val="0"/>
          <w:marTop w:val="0"/>
          <w:marBottom w:val="0"/>
          <w:divBdr>
            <w:top w:val="none" w:sz="0" w:space="0" w:color="auto"/>
            <w:left w:val="none" w:sz="0" w:space="0" w:color="auto"/>
            <w:bottom w:val="none" w:sz="0" w:space="0" w:color="auto"/>
            <w:right w:val="none" w:sz="0" w:space="0" w:color="auto"/>
          </w:divBdr>
        </w:div>
        <w:div w:id="307831964">
          <w:marLeft w:val="640"/>
          <w:marRight w:val="0"/>
          <w:marTop w:val="0"/>
          <w:marBottom w:val="0"/>
          <w:divBdr>
            <w:top w:val="none" w:sz="0" w:space="0" w:color="auto"/>
            <w:left w:val="none" w:sz="0" w:space="0" w:color="auto"/>
            <w:bottom w:val="none" w:sz="0" w:space="0" w:color="auto"/>
            <w:right w:val="none" w:sz="0" w:space="0" w:color="auto"/>
          </w:divBdr>
        </w:div>
        <w:div w:id="2016614028">
          <w:marLeft w:val="640"/>
          <w:marRight w:val="0"/>
          <w:marTop w:val="0"/>
          <w:marBottom w:val="0"/>
          <w:divBdr>
            <w:top w:val="none" w:sz="0" w:space="0" w:color="auto"/>
            <w:left w:val="none" w:sz="0" w:space="0" w:color="auto"/>
            <w:bottom w:val="none" w:sz="0" w:space="0" w:color="auto"/>
            <w:right w:val="none" w:sz="0" w:space="0" w:color="auto"/>
          </w:divBdr>
        </w:div>
        <w:div w:id="317075292">
          <w:marLeft w:val="640"/>
          <w:marRight w:val="0"/>
          <w:marTop w:val="0"/>
          <w:marBottom w:val="0"/>
          <w:divBdr>
            <w:top w:val="none" w:sz="0" w:space="0" w:color="auto"/>
            <w:left w:val="none" w:sz="0" w:space="0" w:color="auto"/>
            <w:bottom w:val="none" w:sz="0" w:space="0" w:color="auto"/>
            <w:right w:val="none" w:sz="0" w:space="0" w:color="auto"/>
          </w:divBdr>
        </w:div>
        <w:div w:id="1876886106">
          <w:marLeft w:val="640"/>
          <w:marRight w:val="0"/>
          <w:marTop w:val="0"/>
          <w:marBottom w:val="0"/>
          <w:divBdr>
            <w:top w:val="none" w:sz="0" w:space="0" w:color="auto"/>
            <w:left w:val="none" w:sz="0" w:space="0" w:color="auto"/>
            <w:bottom w:val="none" w:sz="0" w:space="0" w:color="auto"/>
            <w:right w:val="none" w:sz="0" w:space="0" w:color="auto"/>
          </w:divBdr>
        </w:div>
        <w:div w:id="915935516">
          <w:marLeft w:val="640"/>
          <w:marRight w:val="0"/>
          <w:marTop w:val="0"/>
          <w:marBottom w:val="0"/>
          <w:divBdr>
            <w:top w:val="none" w:sz="0" w:space="0" w:color="auto"/>
            <w:left w:val="none" w:sz="0" w:space="0" w:color="auto"/>
            <w:bottom w:val="none" w:sz="0" w:space="0" w:color="auto"/>
            <w:right w:val="none" w:sz="0" w:space="0" w:color="auto"/>
          </w:divBdr>
        </w:div>
        <w:div w:id="1888760369">
          <w:marLeft w:val="640"/>
          <w:marRight w:val="0"/>
          <w:marTop w:val="0"/>
          <w:marBottom w:val="0"/>
          <w:divBdr>
            <w:top w:val="none" w:sz="0" w:space="0" w:color="auto"/>
            <w:left w:val="none" w:sz="0" w:space="0" w:color="auto"/>
            <w:bottom w:val="none" w:sz="0" w:space="0" w:color="auto"/>
            <w:right w:val="none" w:sz="0" w:space="0" w:color="auto"/>
          </w:divBdr>
        </w:div>
        <w:div w:id="734352299">
          <w:marLeft w:val="640"/>
          <w:marRight w:val="0"/>
          <w:marTop w:val="0"/>
          <w:marBottom w:val="0"/>
          <w:divBdr>
            <w:top w:val="none" w:sz="0" w:space="0" w:color="auto"/>
            <w:left w:val="none" w:sz="0" w:space="0" w:color="auto"/>
            <w:bottom w:val="none" w:sz="0" w:space="0" w:color="auto"/>
            <w:right w:val="none" w:sz="0" w:space="0" w:color="auto"/>
          </w:divBdr>
        </w:div>
        <w:div w:id="2055420204">
          <w:marLeft w:val="640"/>
          <w:marRight w:val="0"/>
          <w:marTop w:val="0"/>
          <w:marBottom w:val="0"/>
          <w:divBdr>
            <w:top w:val="none" w:sz="0" w:space="0" w:color="auto"/>
            <w:left w:val="none" w:sz="0" w:space="0" w:color="auto"/>
            <w:bottom w:val="none" w:sz="0" w:space="0" w:color="auto"/>
            <w:right w:val="none" w:sz="0" w:space="0" w:color="auto"/>
          </w:divBdr>
        </w:div>
        <w:div w:id="1920749327">
          <w:marLeft w:val="640"/>
          <w:marRight w:val="0"/>
          <w:marTop w:val="0"/>
          <w:marBottom w:val="0"/>
          <w:divBdr>
            <w:top w:val="none" w:sz="0" w:space="0" w:color="auto"/>
            <w:left w:val="none" w:sz="0" w:space="0" w:color="auto"/>
            <w:bottom w:val="none" w:sz="0" w:space="0" w:color="auto"/>
            <w:right w:val="none" w:sz="0" w:space="0" w:color="auto"/>
          </w:divBdr>
        </w:div>
        <w:div w:id="350422161">
          <w:marLeft w:val="640"/>
          <w:marRight w:val="0"/>
          <w:marTop w:val="0"/>
          <w:marBottom w:val="0"/>
          <w:divBdr>
            <w:top w:val="none" w:sz="0" w:space="0" w:color="auto"/>
            <w:left w:val="none" w:sz="0" w:space="0" w:color="auto"/>
            <w:bottom w:val="none" w:sz="0" w:space="0" w:color="auto"/>
            <w:right w:val="none" w:sz="0" w:space="0" w:color="auto"/>
          </w:divBdr>
        </w:div>
        <w:div w:id="1088044910">
          <w:marLeft w:val="640"/>
          <w:marRight w:val="0"/>
          <w:marTop w:val="0"/>
          <w:marBottom w:val="0"/>
          <w:divBdr>
            <w:top w:val="none" w:sz="0" w:space="0" w:color="auto"/>
            <w:left w:val="none" w:sz="0" w:space="0" w:color="auto"/>
            <w:bottom w:val="none" w:sz="0" w:space="0" w:color="auto"/>
            <w:right w:val="none" w:sz="0" w:space="0" w:color="auto"/>
          </w:divBdr>
        </w:div>
        <w:div w:id="1887059064">
          <w:marLeft w:val="640"/>
          <w:marRight w:val="0"/>
          <w:marTop w:val="0"/>
          <w:marBottom w:val="0"/>
          <w:divBdr>
            <w:top w:val="none" w:sz="0" w:space="0" w:color="auto"/>
            <w:left w:val="none" w:sz="0" w:space="0" w:color="auto"/>
            <w:bottom w:val="none" w:sz="0" w:space="0" w:color="auto"/>
            <w:right w:val="none" w:sz="0" w:space="0" w:color="auto"/>
          </w:divBdr>
        </w:div>
        <w:div w:id="1602448641">
          <w:marLeft w:val="640"/>
          <w:marRight w:val="0"/>
          <w:marTop w:val="0"/>
          <w:marBottom w:val="0"/>
          <w:divBdr>
            <w:top w:val="none" w:sz="0" w:space="0" w:color="auto"/>
            <w:left w:val="none" w:sz="0" w:space="0" w:color="auto"/>
            <w:bottom w:val="none" w:sz="0" w:space="0" w:color="auto"/>
            <w:right w:val="none" w:sz="0" w:space="0" w:color="auto"/>
          </w:divBdr>
        </w:div>
        <w:div w:id="1722899828">
          <w:marLeft w:val="640"/>
          <w:marRight w:val="0"/>
          <w:marTop w:val="0"/>
          <w:marBottom w:val="0"/>
          <w:divBdr>
            <w:top w:val="none" w:sz="0" w:space="0" w:color="auto"/>
            <w:left w:val="none" w:sz="0" w:space="0" w:color="auto"/>
            <w:bottom w:val="none" w:sz="0" w:space="0" w:color="auto"/>
            <w:right w:val="none" w:sz="0" w:space="0" w:color="auto"/>
          </w:divBdr>
        </w:div>
        <w:div w:id="1168403791">
          <w:marLeft w:val="640"/>
          <w:marRight w:val="0"/>
          <w:marTop w:val="0"/>
          <w:marBottom w:val="0"/>
          <w:divBdr>
            <w:top w:val="none" w:sz="0" w:space="0" w:color="auto"/>
            <w:left w:val="none" w:sz="0" w:space="0" w:color="auto"/>
            <w:bottom w:val="none" w:sz="0" w:space="0" w:color="auto"/>
            <w:right w:val="none" w:sz="0" w:space="0" w:color="auto"/>
          </w:divBdr>
        </w:div>
        <w:div w:id="372120783">
          <w:marLeft w:val="640"/>
          <w:marRight w:val="0"/>
          <w:marTop w:val="0"/>
          <w:marBottom w:val="0"/>
          <w:divBdr>
            <w:top w:val="none" w:sz="0" w:space="0" w:color="auto"/>
            <w:left w:val="none" w:sz="0" w:space="0" w:color="auto"/>
            <w:bottom w:val="none" w:sz="0" w:space="0" w:color="auto"/>
            <w:right w:val="none" w:sz="0" w:space="0" w:color="auto"/>
          </w:divBdr>
        </w:div>
        <w:div w:id="1330255225">
          <w:marLeft w:val="640"/>
          <w:marRight w:val="0"/>
          <w:marTop w:val="0"/>
          <w:marBottom w:val="0"/>
          <w:divBdr>
            <w:top w:val="none" w:sz="0" w:space="0" w:color="auto"/>
            <w:left w:val="none" w:sz="0" w:space="0" w:color="auto"/>
            <w:bottom w:val="none" w:sz="0" w:space="0" w:color="auto"/>
            <w:right w:val="none" w:sz="0" w:space="0" w:color="auto"/>
          </w:divBdr>
        </w:div>
        <w:div w:id="1081416734">
          <w:marLeft w:val="640"/>
          <w:marRight w:val="0"/>
          <w:marTop w:val="0"/>
          <w:marBottom w:val="0"/>
          <w:divBdr>
            <w:top w:val="none" w:sz="0" w:space="0" w:color="auto"/>
            <w:left w:val="none" w:sz="0" w:space="0" w:color="auto"/>
            <w:bottom w:val="none" w:sz="0" w:space="0" w:color="auto"/>
            <w:right w:val="none" w:sz="0" w:space="0" w:color="auto"/>
          </w:divBdr>
        </w:div>
        <w:div w:id="914559017">
          <w:marLeft w:val="640"/>
          <w:marRight w:val="0"/>
          <w:marTop w:val="0"/>
          <w:marBottom w:val="0"/>
          <w:divBdr>
            <w:top w:val="none" w:sz="0" w:space="0" w:color="auto"/>
            <w:left w:val="none" w:sz="0" w:space="0" w:color="auto"/>
            <w:bottom w:val="none" w:sz="0" w:space="0" w:color="auto"/>
            <w:right w:val="none" w:sz="0" w:space="0" w:color="auto"/>
          </w:divBdr>
        </w:div>
        <w:div w:id="2069650789">
          <w:marLeft w:val="640"/>
          <w:marRight w:val="0"/>
          <w:marTop w:val="0"/>
          <w:marBottom w:val="0"/>
          <w:divBdr>
            <w:top w:val="none" w:sz="0" w:space="0" w:color="auto"/>
            <w:left w:val="none" w:sz="0" w:space="0" w:color="auto"/>
            <w:bottom w:val="none" w:sz="0" w:space="0" w:color="auto"/>
            <w:right w:val="none" w:sz="0" w:space="0" w:color="auto"/>
          </w:divBdr>
        </w:div>
        <w:div w:id="214392985">
          <w:marLeft w:val="640"/>
          <w:marRight w:val="0"/>
          <w:marTop w:val="0"/>
          <w:marBottom w:val="0"/>
          <w:divBdr>
            <w:top w:val="none" w:sz="0" w:space="0" w:color="auto"/>
            <w:left w:val="none" w:sz="0" w:space="0" w:color="auto"/>
            <w:bottom w:val="none" w:sz="0" w:space="0" w:color="auto"/>
            <w:right w:val="none" w:sz="0" w:space="0" w:color="auto"/>
          </w:divBdr>
        </w:div>
        <w:div w:id="2015299071">
          <w:marLeft w:val="640"/>
          <w:marRight w:val="0"/>
          <w:marTop w:val="0"/>
          <w:marBottom w:val="0"/>
          <w:divBdr>
            <w:top w:val="none" w:sz="0" w:space="0" w:color="auto"/>
            <w:left w:val="none" w:sz="0" w:space="0" w:color="auto"/>
            <w:bottom w:val="none" w:sz="0" w:space="0" w:color="auto"/>
            <w:right w:val="none" w:sz="0" w:space="0" w:color="auto"/>
          </w:divBdr>
        </w:div>
        <w:div w:id="90393901">
          <w:marLeft w:val="640"/>
          <w:marRight w:val="0"/>
          <w:marTop w:val="0"/>
          <w:marBottom w:val="0"/>
          <w:divBdr>
            <w:top w:val="none" w:sz="0" w:space="0" w:color="auto"/>
            <w:left w:val="none" w:sz="0" w:space="0" w:color="auto"/>
            <w:bottom w:val="none" w:sz="0" w:space="0" w:color="auto"/>
            <w:right w:val="none" w:sz="0" w:space="0" w:color="auto"/>
          </w:divBdr>
        </w:div>
        <w:div w:id="1254707769">
          <w:marLeft w:val="640"/>
          <w:marRight w:val="0"/>
          <w:marTop w:val="0"/>
          <w:marBottom w:val="0"/>
          <w:divBdr>
            <w:top w:val="none" w:sz="0" w:space="0" w:color="auto"/>
            <w:left w:val="none" w:sz="0" w:space="0" w:color="auto"/>
            <w:bottom w:val="none" w:sz="0" w:space="0" w:color="auto"/>
            <w:right w:val="none" w:sz="0" w:space="0" w:color="auto"/>
          </w:divBdr>
        </w:div>
        <w:div w:id="1805006297">
          <w:marLeft w:val="640"/>
          <w:marRight w:val="0"/>
          <w:marTop w:val="0"/>
          <w:marBottom w:val="0"/>
          <w:divBdr>
            <w:top w:val="none" w:sz="0" w:space="0" w:color="auto"/>
            <w:left w:val="none" w:sz="0" w:space="0" w:color="auto"/>
            <w:bottom w:val="none" w:sz="0" w:space="0" w:color="auto"/>
            <w:right w:val="none" w:sz="0" w:space="0" w:color="auto"/>
          </w:divBdr>
        </w:div>
        <w:div w:id="1327903618">
          <w:marLeft w:val="640"/>
          <w:marRight w:val="0"/>
          <w:marTop w:val="0"/>
          <w:marBottom w:val="0"/>
          <w:divBdr>
            <w:top w:val="none" w:sz="0" w:space="0" w:color="auto"/>
            <w:left w:val="none" w:sz="0" w:space="0" w:color="auto"/>
            <w:bottom w:val="none" w:sz="0" w:space="0" w:color="auto"/>
            <w:right w:val="none" w:sz="0" w:space="0" w:color="auto"/>
          </w:divBdr>
        </w:div>
        <w:div w:id="689184953">
          <w:marLeft w:val="640"/>
          <w:marRight w:val="0"/>
          <w:marTop w:val="0"/>
          <w:marBottom w:val="0"/>
          <w:divBdr>
            <w:top w:val="none" w:sz="0" w:space="0" w:color="auto"/>
            <w:left w:val="none" w:sz="0" w:space="0" w:color="auto"/>
            <w:bottom w:val="none" w:sz="0" w:space="0" w:color="auto"/>
            <w:right w:val="none" w:sz="0" w:space="0" w:color="auto"/>
          </w:divBdr>
        </w:div>
        <w:div w:id="1711102251">
          <w:marLeft w:val="640"/>
          <w:marRight w:val="0"/>
          <w:marTop w:val="0"/>
          <w:marBottom w:val="0"/>
          <w:divBdr>
            <w:top w:val="none" w:sz="0" w:space="0" w:color="auto"/>
            <w:left w:val="none" w:sz="0" w:space="0" w:color="auto"/>
            <w:bottom w:val="none" w:sz="0" w:space="0" w:color="auto"/>
            <w:right w:val="none" w:sz="0" w:space="0" w:color="auto"/>
          </w:divBdr>
        </w:div>
        <w:div w:id="2018147517">
          <w:marLeft w:val="640"/>
          <w:marRight w:val="0"/>
          <w:marTop w:val="0"/>
          <w:marBottom w:val="0"/>
          <w:divBdr>
            <w:top w:val="none" w:sz="0" w:space="0" w:color="auto"/>
            <w:left w:val="none" w:sz="0" w:space="0" w:color="auto"/>
            <w:bottom w:val="none" w:sz="0" w:space="0" w:color="auto"/>
            <w:right w:val="none" w:sz="0" w:space="0" w:color="auto"/>
          </w:divBdr>
        </w:div>
        <w:div w:id="2083285130">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452980">
      <w:bodyDiv w:val="1"/>
      <w:marLeft w:val="0"/>
      <w:marRight w:val="0"/>
      <w:marTop w:val="0"/>
      <w:marBottom w:val="0"/>
      <w:divBdr>
        <w:top w:val="none" w:sz="0" w:space="0" w:color="auto"/>
        <w:left w:val="none" w:sz="0" w:space="0" w:color="auto"/>
        <w:bottom w:val="none" w:sz="0" w:space="0" w:color="auto"/>
        <w:right w:val="none" w:sz="0" w:space="0" w:color="auto"/>
      </w:divBdr>
      <w:divsChild>
        <w:div w:id="1168981374">
          <w:marLeft w:val="640"/>
          <w:marRight w:val="0"/>
          <w:marTop w:val="0"/>
          <w:marBottom w:val="0"/>
          <w:divBdr>
            <w:top w:val="none" w:sz="0" w:space="0" w:color="auto"/>
            <w:left w:val="none" w:sz="0" w:space="0" w:color="auto"/>
            <w:bottom w:val="none" w:sz="0" w:space="0" w:color="auto"/>
            <w:right w:val="none" w:sz="0" w:space="0" w:color="auto"/>
          </w:divBdr>
        </w:div>
        <w:div w:id="501089379">
          <w:marLeft w:val="640"/>
          <w:marRight w:val="0"/>
          <w:marTop w:val="0"/>
          <w:marBottom w:val="0"/>
          <w:divBdr>
            <w:top w:val="none" w:sz="0" w:space="0" w:color="auto"/>
            <w:left w:val="none" w:sz="0" w:space="0" w:color="auto"/>
            <w:bottom w:val="none" w:sz="0" w:space="0" w:color="auto"/>
            <w:right w:val="none" w:sz="0" w:space="0" w:color="auto"/>
          </w:divBdr>
        </w:div>
        <w:div w:id="1192568749">
          <w:marLeft w:val="640"/>
          <w:marRight w:val="0"/>
          <w:marTop w:val="0"/>
          <w:marBottom w:val="0"/>
          <w:divBdr>
            <w:top w:val="none" w:sz="0" w:space="0" w:color="auto"/>
            <w:left w:val="none" w:sz="0" w:space="0" w:color="auto"/>
            <w:bottom w:val="none" w:sz="0" w:space="0" w:color="auto"/>
            <w:right w:val="none" w:sz="0" w:space="0" w:color="auto"/>
          </w:divBdr>
        </w:div>
        <w:div w:id="471291983">
          <w:marLeft w:val="640"/>
          <w:marRight w:val="0"/>
          <w:marTop w:val="0"/>
          <w:marBottom w:val="0"/>
          <w:divBdr>
            <w:top w:val="none" w:sz="0" w:space="0" w:color="auto"/>
            <w:left w:val="none" w:sz="0" w:space="0" w:color="auto"/>
            <w:bottom w:val="none" w:sz="0" w:space="0" w:color="auto"/>
            <w:right w:val="none" w:sz="0" w:space="0" w:color="auto"/>
          </w:divBdr>
        </w:div>
        <w:div w:id="1651330192">
          <w:marLeft w:val="640"/>
          <w:marRight w:val="0"/>
          <w:marTop w:val="0"/>
          <w:marBottom w:val="0"/>
          <w:divBdr>
            <w:top w:val="none" w:sz="0" w:space="0" w:color="auto"/>
            <w:left w:val="none" w:sz="0" w:space="0" w:color="auto"/>
            <w:bottom w:val="none" w:sz="0" w:space="0" w:color="auto"/>
            <w:right w:val="none" w:sz="0" w:space="0" w:color="auto"/>
          </w:divBdr>
        </w:div>
        <w:div w:id="1353529020">
          <w:marLeft w:val="640"/>
          <w:marRight w:val="0"/>
          <w:marTop w:val="0"/>
          <w:marBottom w:val="0"/>
          <w:divBdr>
            <w:top w:val="none" w:sz="0" w:space="0" w:color="auto"/>
            <w:left w:val="none" w:sz="0" w:space="0" w:color="auto"/>
            <w:bottom w:val="none" w:sz="0" w:space="0" w:color="auto"/>
            <w:right w:val="none" w:sz="0" w:space="0" w:color="auto"/>
          </w:divBdr>
        </w:div>
        <w:div w:id="1617833654">
          <w:marLeft w:val="640"/>
          <w:marRight w:val="0"/>
          <w:marTop w:val="0"/>
          <w:marBottom w:val="0"/>
          <w:divBdr>
            <w:top w:val="none" w:sz="0" w:space="0" w:color="auto"/>
            <w:left w:val="none" w:sz="0" w:space="0" w:color="auto"/>
            <w:bottom w:val="none" w:sz="0" w:space="0" w:color="auto"/>
            <w:right w:val="none" w:sz="0" w:space="0" w:color="auto"/>
          </w:divBdr>
        </w:div>
        <w:div w:id="314720238">
          <w:marLeft w:val="640"/>
          <w:marRight w:val="0"/>
          <w:marTop w:val="0"/>
          <w:marBottom w:val="0"/>
          <w:divBdr>
            <w:top w:val="none" w:sz="0" w:space="0" w:color="auto"/>
            <w:left w:val="none" w:sz="0" w:space="0" w:color="auto"/>
            <w:bottom w:val="none" w:sz="0" w:space="0" w:color="auto"/>
            <w:right w:val="none" w:sz="0" w:space="0" w:color="auto"/>
          </w:divBdr>
        </w:div>
        <w:div w:id="926495336">
          <w:marLeft w:val="640"/>
          <w:marRight w:val="0"/>
          <w:marTop w:val="0"/>
          <w:marBottom w:val="0"/>
          <w:divBdr>
            <w:top w:val="none" w:sz="0" w:space="0" w:color="auto"/>
            <w:left w:val="none" w:sz="0" w:space="0" w:color="auto"/>
            <w:bottom w:val="none" w:sz="0" w:space="0" w:color="auto"/>
            <w:right w:val="none" w:sz="0" w:space="0" w:color="auto"/>
          </w:divBdr>
        </w:div>
        <w:div w:id="1504859635">
          <w:marLeft w:val="640"/>
          <w:marRight w:val="0"/>
          <w:marTop w:val="0"/>
          <w:marBottom w:val="0"/>
          <w:divBdr>
            <w:top w:val="none" w:sz="0" w:space="0" w:color="auto"/>
            <w:left w:val="none" w:sz="0" w:space="0" w:color="auto"/>
            <w:bottom w:val="none" w:sz="0" w:space="0" w:color="auto"/>
            <w:right w:val="none" w:sz="0" w:space="0" w:color="auto"/>
          </w:divBdr>
        </w:div>
        <w:div w:id="1911382810">
          <w:marLeft w:val="640"/>
          <w:marRight w:val="0"/>
          <w:marTop w:val="0"/>
          <w:marBottom w:val="0"/>
          <w:divBdr>
            <w:top w:val="none" w:sz="0" w:space="0" w:color="auto"/>
            <w:left w:val="none" w:sz="0" w:space="0" w:color="auto"/>
            <w:bottom w:val="none" w:sz="0" w:space="0" w:color="auto"/>
            <w:right w:val="none" w:sz="0" w:space="0" w:color="auto"/>
          </w:divBdr>
        </w:div>
        <w:div w:id="121391449">
          <w:marLeft w:val="640"/>
          <w:marRight w:val="0"/>
          <w:marTop w:val="0"/>
          <w:marBottom w:val="0"/>
          <w:divBdr>
            <w:top w:val="none" w:sz="0" w:space="0" w:color="auto"/>
            <w:left w:val="none" w:sz="0" w:space="0" w:color="auto"/>
            <w:bottom w:val="none" w:sz="0" w:space="0" w:color="auto"/>
            <w:right w:val="none" w:sz="0" w:space="0" w:color="auto"/>
          </w:divBdr>
        </w:div>
        <w:div w:id="90009434">
          <w:marLeft w:val="640"/>
          <w:marRight w:val="0"/>
          <w:marTop w:val="0"/>
          <w:marBottom w:val="0"/>
          <w:divBdr>
            <w:top w:val="none" w:sz="0" w:space="0" w:color="auto"/>
            <w:left w:val="none" w:sz="0" w:space="0" w:color="auto"/>
            <w:bottom w:val="none" w:sz="0" w:space="0" w:color="auto"/>
            <w:right w:val="none" w:sz="0" w:space="0" w:color="auto"/>
          </w:divBdr>
        </w:div>
        <w:div w:id="153575523">
          <w:marLeft w:val="640"/>
          <w:marRight w:val="0"/>
          <w:marTop w:val="0"/>
          <w:marBottom w:val="0"/>
          <w:divBdr>
            <w:top w:val="none" w:sz="0" w:space="0" w:color="auto"/>
            <w:left w:val="none" w:sz="0" w:space="0" w:color="auto"/>
            <w:bottom w:val="none" w:sz="0" w:space="0" w:color="auto"/>
            <w:right w:val="none" w:sz="0" w:space="0" w:color="auto"/>
          </w:divBdr>
        </w:div>
        <w:div w:id="1782843869">
          <w:marLeft w:val="640"/>
          <w:marRight w:val="0"/>
          <w:marTop w:val="0"/>
          <w:marBottom w:val="0"/>
          <w:divBdr>
            <w:top w:val="none" w:sz="0" w:space="0" w:color="auto"/>
            <w:left w:val="none" w:sz="0" w:space="0" w:color="auto"/>
            <w:bottom w:val="none" w:sz="0" w:space="0" w:color="auto"/>
            <w:right w:val="none" w:sz="0" w:space="0" w:color="auto"/>
          </w:divBdr>
        </w:div>
        <w:div w:id="1604536759">
          <w:marLeft w:val="640"/>
          <w:marRight w:val="0"/>
          <w:marTop w:val="0"/>
          <w:marBottom w:val="0"/>
          <w:divBdr>
            <w:top w:val="none" w:sz="0" w:space="0" w:color="auto"/>
            <w:left w:val="none" w:sz="0" w:space="0" w:color="auto"/>
            <w:bottom w:val="none" w:sz="0" w:space="0" w:color="auto"/>
            <w:right w:val="none" w:sz="0" w:space="0" w:color="auto"/>
          </w:divBdr>
        </w:div>
        <w:div w:id="387459001">
          <w:marLeft w:val="640"/>
          <w:marRight w:val="0"/>
          <w:marTop w:val="0"/>
          <w:marBottom w:val="0"/>
          <w:divBdr>
            <w:top w:val="none" w:sz="0" w:space="0" w:color="auto"/>
            <w:left w:val="none" w:sz="0" w:space="0" w:color="auto"/>
            <w:bottom w:val="none" w:sz="0" w:space="0" w:color="auto"/>
            <w:right w:val="none" w:sz="0" w:space="0" w:color="auto"/>
          </w:divBdr>
        </w:div>
        <w:div w:id="2903166">
          <w:marLeft w:val="640"/>
          <w:marRight w:val="0"/>
          <w:marTop w:val="0"/>
          <w:marBottom w:val="0"/>
          <w:divBdr>
            <w:top w:val="none" w:sz="0" w:space="0" w:color="auto"/>
            <w:left w:val="none" w:sz="0" w:space="0" w:color="auto"/>
            <w:bottom w:val="none" w:sz="0" w:space="0" w:color="auto"/>
            <w:right w:val="none" w:sz="0" w:space="0" w:color="auto"/>
          </w:divBdr>
        </w:div>
        <w:div w:id="390468838">
          <w:marLeft w:val="640"/>
          <w:marRight w:val="0"/>
          <w:marTop w:val="0"/>
          <w:marBottom w:val="0"/>
          <w:divBdr>
            <w:top w:val="none" w:sz="0" w:space="0" w:color="auto"/>
            <w:left w:val="none" w:sz="0" w:space="0" w:color="auto"/>
            <w:bottom w:val="none" w:sz="0" w:space="0" w:color="auto"/>
            <w:right w:val="none" w:sz="0" w:space="0" w:color="auto"/>
          </w:divBdr>
        </w:div>
        <w:div w:id="1138107174">
          <w:marLeft w:val="640"/>
          <w:marRight w:val="0"/>
          <w:marTop w:val="0"/>
          <w:marBottom w:val="0"/>
          <w:divBdr>
            <w:top w:val="none" w:sz="0" w:space="0" w:color="auto"/>
            <w:left w:val="none" w:sz="0" w:space="0" w:color="auto"/>
            <w:bottom w:val="none" w:sz="0" w:space="0" w:color="auto"/>
            <w:right w:val="none" w:sz="0" w:space="0" w:color="auto"/>
          </w:divBdr>
        </w:div>
        <w:div w:id="1880505093">
          <w:marLeft w:val="640"/>
          <w:marRight w:val="0"/>
          <w:marTop w:val="0"/>
          <w:marBottom w:val="0"/>
          <w:divBdr>
            <w:top w:val="none" w:sz="0" w:space="0" w:color="auto"/>
            <w:left w:val="none" w:sz="0" w:space="0" w:color="auto"/>
            <w:bottom w:val="none" w:sz="0" w:space="0" w:color="auto"/>
            <w:right w:val="none" w:sz="0" w:space="0" w:color="auto"/>
          </w:divBdr>
        </w:div>
        <w:div w:id="1163010556">
          <w:marLeft w:val="640"/>
          <w:marRight w:val="0"/>
          <w:marTop w:val="0"/>
          <w:marBottom w:val="0"/>
          <w:divBdr>
            <w:top w:val="none" w:sz="0" w:space="0" w:color="auto"/>
            <w:left w:val="none" w:sz="0" w:space="0" w:color="auto"/>
            <w:bottom w:val="none" w:sz="0" w:space="0" w:color="auto"/>
            <w:right w:val="none" w:sz="0" w:space="0" w:color="auto"/>
          </w:divBdr>
        </w:div>
        <w:div w:id="1495102412">
          <w:marLeft w:val="640"/>
          <w:marRight w:val="0"/>
          <w:marTop w:val="0"/>
          <w:marBottom w:val="0"/>
          <w:divBdr>
            <w:top w:val="none" w:sz="0" w:space="0" w:color="auto"/>
            <w:left w:val="none" w:sz="0" w:space="0" w:color="auto"/>
            <w:bottom w:val="none" w:sz="0" w:space="0" w:color="auto"/>
            <w:right w:val="none" w:sz="0" w:space="0" w:color="auto"/>
          </w:divBdr>
        </w:div>
        <w:div w:id="59910529">
          <w:marLeft w:val="640"/>
          <w:marRight w:val="0"/>
          <w:marTop w:val="0"/>
          <w:marBottom w:val="0"/>
          <w:divBdr>
            <w:top w:val="none" w:sz="0" w:space="0" w:color="auto"/>
            <w:left w:val="none" w:sz="0" w:space="0" w:color="auto"/>
            <w:bottom w:val="none" w:sz="0" w:space="0" w:color="auto"/>
            <w:right w:val="none" w:sz="0" w:space="0" w:color="auto"/>
          </w:divBdr>
        </w:div>
        <w:div w:id="1619682749">
          <w:marLeft w:val="640"/>
          <w:marRight w:val="0"/>
          <w:marTop w:val="0"/>
          <w:marBottom w:val="0"/>
          <w:divBdr>
            <w:top w:val="none" w:sz="0" w:space="0" w:color="auto"/>
            <w:left w:val="none" w:sz="0" w:space="0" w:color="auto"/>
            <w:bottom w:val="none" w:sz="0" w:space="0" w:color="auto"/>
            <w:right w:val="none" w:sz="0" w:space="0" w:color="auto"/>
          </w:divBdr>
        </w:div>
        <w:div w:id="644820317">
          <w:marLeft w:val="640"/>
          <w:marRight w:val="0"/>
          <w:marTop w:val="0"/>
          <w:marBottom w:val="0"/>
          <w:divBdr>
            <w:top w:val="none" w:sz="0" w:space="0" w:color="auto"/>
            <w:left w:val="none" w:sz="0" w:space="0" w:color="auto"/>
            <w:bottom w:val="none" w:sz="0" w:space="0" w:color="auto"/>
            <w:right w:val="none" w:sz="0" w:space="0" w:color="auto"/>
          </w:divBdr>
        </w:div>
        <w:div w:id="1299073280">
          <w:marLeft w:val="640"/>
          <w:marRight w:val="0"/>
          <w:marTop w:val="0"/>
          <w:marBottom w:val="0"/>
          <w:divBdr>
            <w:top w:val="none" w:sz="0" w:space="0" w:color="auto"/>
            <w:left w:val="none" w:sz="0" w:space="0" w:color="auto"/>
            <w:bottom w:val="none" w:sz="0" w:space="0" w:color="auto"/>
            <w:right w:val="none" w:sz="0" w:space="0" w:color="auto"/>
          </w:divBdr>
        </w:div>
        <w:div w:id="365914286">
          <w:marLeft w:val="640"/>
          <w:marRight w:val="0"/>
          <w:marTop w:val="0"/>
          <w:marBottom w:val="0"/>
          <w:divBdr>
            <w:top w:val="none" w:sz="0" w:space="0" w:color="auto"/>
            <w:left w:val="none" w:sz="0" w:space="0" w:color="auto"/>
            <w:bottom w:val="none" w:sz="0" w:space="0" w:color="auto"/>
            <w:right w:val="none" w:sz="0" w:space="0" w:color="auto"/>
          </w:divBdr>
        </w:div>
        <w:div w:id="173541958">
          <w:marLeft w:val="640"/>
          <w:marRight w:val="0"/>
          <w:marTop w:val="0"/>
          <w:marBottom w:val="0"/>
          <w:divBdr>
            <w:top w:val="none" w:sz="0" w:space="0" w:color="auto"/>
            <w:left w:val="none" w:sz="0" w:space="0" w:color="auto"/>
            <w:bottom w:val="none" w:sz="0" w:space="0" w:color="auto"/>
            <w:right w:val="none" w:sz="0" w:space="0" w:color="auto"/>
          </w:divBdr>
        </w:div>
        <w:div w:id="871575531">
          <w:marLeft w:val="640"/>
          <w:marRight w:val="0"/>
          <w:marTop w:val="0"/>
          <w:marBottom w:val="0"/>
          <w:divBdr>
            <w:top w:val="none" w:sz="0" w:space="0" w:color="auto"/>
            <w:left w:val="none" w:sz="0" w:space="0" w:color="auto"/>
            <w:bottom w:val="none" w:sz="0" w:space="0" w:color="auto"/>
            <w:right w:val="none" w:sz="0" w:space="0" w:color="auto"/>
          </w:divBdr>
        </w:div>
        <w:div w:id="1380351130">
          <w:marLeft w:val="640"/>
          <w:marRight w:val="0"/>
          <w:marTop w:val="0"/>
          <w:marBottom w:val="0"/>
          <w:divBdr>
            <w:top w:val="none" w:sz="0" w:space="0" w:color="auto"/>
            <w:left w:val="none" w:sz="0" w:space="0" w:color="auto"/>
            <w:bottom w:val="none" w:sz="0" w:space="0" w:color="auto"/>
            <w:right w:val="none" w:sz="0" w:space="0" w:color="auto"/>
          </w:divBdr>
        </w:div>
        <w:div w:id="1402678596">
          <w:marLeft w:val="640"/>
          <w:marRight w:val="0"/>
          <w:marTop w:val="0"/>
          <w:marBottom w:val="0"/>
          <w:divBdr>
            <w:top w:val="none" w:sz="0" w:space="0" w:color="auto"/>
            <w:left w:val="none" w:sz="0" w:space="0" w:color="auto"/>
            <w:bottom w:val="none" w:sz="0" w:space="0" w:color="auto"/>
            <w:right w:val="none" w:sz="0" w:space="0" w:color="auto"/>
          </w:divBdr>
        </w:div>
        <w:div w:id="467089242">
          <w:marLeft w:val="640"/>
          <w:marRight w:val="0"/>
          <w:marTop w:val="0"/>
          <w:marBottom w:val="0"/>
          <w:divBdr>
            <w:top w:val="none" w:sz="0" w:space="0" w:color="auto"/>
            <w:left w:val="none" w:sz="0" w:space="0" w:color="auto"/>
            <w:bottom w:val="none" w:sz="0" w:space="0" w:color="auto"/>
            <w:right w:val="none" w:sz="0" w:space="0" w:color="auto"/>
          </w:divBdr>
        </w:div>
        <w:div w:id="318047835">
          <w:marLeft w:val="640"/>
          <w:marRight w:val="0"/>
          <w:marTop w:val="0"/>
          <w:marBottom w:val="0"/>
          <w:divBdr>
            <w:top w:val="none" w:sz="0" w:space="0" w:color="auto"/>
            <w:left w:val="none" w:sz="0" w:space="0" w:color="auto"/>
            <w:bottom w:val="none" w:sz="0" w:space="0" w:color="auto"/>
            <w:right w:val="none" w:sz="0" w:space="0" w:color="auto"/>
          </w:divBdr>
        </w:div>
        <w:div w:id="1737125453">
          <w:marLeft w:val="640"/>
          <w:marRight w:val="0"/>
          <w:marTop w:val="0"/>
          <w:marBottom w:val="0"/>
          <w:divBdr>
            <w:top w:val="none" w:sz="0" w:space="0" w:color="auto"/>
            <w:left w:val="none" w:sz="0" w:space="0" w:color="auto"/>
            <w:bottom w:val="none" w:sz="0" w:space="0" w:color="auto"/>
            <w:right w:val="none" w:sz="0" w:space="0" w:color="auto"/>
          </w:divBdr>
        </w:div>
        <w:div w:id="799374877">
          <w:marLeft w:val="640"/>
          <w:marRight w:val="0"/>
          <w:marTop w:val="0"/>
          <w:marBottom w:val="0"/>
          <w:divBdr>
            <w:top w:val="none" w:sz="0" w:space="0" w:color="auto"/>
            <w:left w:val="none" w:sz="0" w:space="0" w:color="auto"/>
            <w:bottom w:val="none" w:sz="0" w:space="0" w:color="auto"/>
            <w:right w:val="none" w:sz="0" w:space="0" w:color="auto"/>
          </w:divBdr>
        </w:div>
        <w:div w:id="1585996117">
          <w:marLeft w:val="640"/>
          <w:marRight w:val="0"/>
          <w:marTop w:val="0"/>
          <w:marBottom w:val="0"/>
          <w:divBdr>
            <w:top w:val="none" w:sz="0" w:space="0" w:color="auto"/>
            <w:left w:val="none" w:sz="0" w:space="0" w:color="auto"/>
            <w:bottom w:val="none" w:sz="0" w:space="0" w:color="auto"/>
            <w:right w:val="none" w:sz="0" w:space="0" w:color="auto"/>
          </w:divBdr>
        </w:div>
        <w:div w:id="316345619">
          <w:marLeft w:val="640"/>
          <w:marRight w:val="0"/>
          <w:marTop w:val="0"/>
          <w:marBottom w:val="0"/>
          <w:divBdr>
            <w:top w:val="none" w:sz="0" w:space="0" w:color="auto"/>
            <w:left w:val="none" w:sz="0" w:space="0" w:color="auto"/>
            <w:bottom w:val="none" w:sz="0" w:space="0" w:color="auto"/>
            <w:right w:val="none" w:sz="0" w:space="0" w:color="auto"/>
          </w:divBdr>
        </w:div>
        <w:div w:id="259072803">
          <w:marLeft w:val="640"/>
          <w:marRight w:val="0"/>
          <w:marTop w:val="0"/>
          <w:marBottom w:val="0"/>
          <w:divBdr>
            <w:top w:val="none" w:sz="0" w:space="0" w:color="auto"/>
            <w:left w:val="none" w:sz="0" w:space="0" w:color="auto"/>
            <w:bottom w:val="none" w:sz="0" w:space="0" w:color="auto"/>
            <w:right w:val="none" w:sz="0" w:space="0" w:color="auto"/>
          </w:divBdr>
        </w:div>
        <w:div w:id="69735390">
          <w:marLeft w:val="640"/>
          <w:marRight w:val="0"/>
          <w:marTop w:val="0"/>
          <w:marBottom w:val="0"/>
          <w:divBdr>
            <w:top w:val="none" w:sz="0" w:space="0" w:color="auto"/>
            <w:left w:val="none" w:sz="0" w:space="0" w:color="auto"/>
            <w:bottom w:val="none" w:sz="0" w:space="0" w:color="auto"/>
            <w:right w:val="none" w:sz="0" w:space="0" w:color="auto"/>
          </w:divBdr>
        </w:div>
        <w:div w:id="843712570">
          <w:marLeft w:val="640"/>
          <w:marRight w:val="0"/>
          <w:marTop w:val="0"/>
          <w:marBottom w:val="0"/>
          <w:divBdr>
            <w:top w:val="none" w:sz="0" w:space="0" w:color="auto"/>
            <w:left w:val="none" w:sz="0" w:space="0" w:color="auto"/>
            <w:bottom w:val="none" w:sz="0" w:space="0" w:color="auto"/>
            <w:right w:val="none" w:sz="0" w:space="0" w:color="auto"/>
          </w:divBdr>
        </w:div>
        <w:div w:id="437287800">
          <w:marLeft w:val="640"/>
          <w:marRight w:val="0"/>
          <w:marTop w:val="0"/>
          <w:marBottom w:val="0"/>
          <w:divBdr>
            <w:top w:val="none" w:sz="0" w:space="0" w:color="auto"/>
            <w:left w:val="none" w:sz="0" w:space="0" w:color="auto"/>
            <w:bottom w:val="none" w:sz="0" w:space="0" w:color="auto"/>
            <w:right w:val="none" w:sz="0" w:space="0" w:color="auto"/>
          </w:divBdr>
        </w:div>
        <w:div w:id="1467963579">
          <w:marLeft w:val="640"/>
          <w:marRight w:val="0"/>
          <w:marTop w:val="0"/>
          <w:marBottom w:val="0"/>
          <w:divBdr>
            <w:top w:val="none" w:sz="0" w:space="0" w:color="auto"/>
            <w:left w:val="none" w:sz="0" w:space="0" w:color="auto"/>
            <w:bottom w:val="none" w:sz="0" w:space="0" w:color="auto"/>
            <w:right w:val="none" w:sz="0" w:space="0" w:color="auto"/>
          </w:divBdr>
        </w:div>
        <w:div w:id="737747534">
          <w:marLeft w:val="640"/>
          <w:marRight w:val="0"/>
          <w:marTop w:val="0"/>
          <w:marBottom w:val="0"/>
          <w:divBdr>
            <w:top w:val="none" w:sz="0" w:space="0" w:color="auto"/>
            <w:left w:val="none" w:sz="0" w:space="0" w:color="auto"/>
            <w:bottom w:val="none" w:sz="0" w:space="0" w:color="auto"/>
            <w:right w:val="none" w:sz="0" w:space="0" w:color="auto"/>
          </w:divBdr>
        </w:div>
        <w:div w:id="694186761">
          <w:marLeft w:val="640"/>
          <w:marRight w:val="0"/>
          <w:marTop w:val="0"/>
          <w:marBottom w:val="0"/>
          <w:divBdr>
            <w:top w:val="none" w:sz="0" w:space="0" w:color="auto"/>
            <w:left w:val="none" w:sz="0" w:space="0" w:color="auto"/>
            <w:bottom w:val="none" w:sz="0" w:space="0" w:color="auto"/>
            <w:right w:val="none" w:sz="0" w:space="0" w:color="auto"/>
          </w:divBdr>
        </w:div>
        <w:div w:id="1009258150">
          <w:marLeft w:val="640"/>
          <w:marRight w:val="0"/>
          <w:marTop w:val="0"/>
          <w:marBottom w:val="0"/>
          <w:divBdr>
            <w:top w:val="none" w:sz="0" w:space="0" w:color="auto"/>
            <w:left w:val="none" w:sz="0" w:space="0" w:color="auto"/>
            <w:bottom w:val="none" w:sz="0" w:space="0" w:color="auto"/>
            <w:right w:val="none" w:sz="0" w:space="0" w:color="auto"/>
          </w:divBdr>
        </w:div>
        <w:div w:id="2134782062">
          <w:marLeft w:val="640"/>
          <w:marRight w:val="0"/>
          <w:marTop w:val="0"/>
          <w:marBottom w:val="0"/>
          <w:divBdr>
            <w:top w:val="none" w:sz="0" w:space="0" w:color="auto"/>
            <w:left w:val="none" w:sz="0" w:space="0" w:color="auto"/>
            <w:bottom w:val="none" w:sz="0" w:space="0" w:color="auto"/>
            <w:right w:val="none" w:sz="0" w:space="0" w:color="auto"/>
          </w:divBdr>
        </w:div>
        <w:div w:id="43676127">
          <w:marLeft w:val="640"/>
          <w:marRight w:val="0"/>
          <w:marTop w:val="0"/>
          <w:marBottom w:val="0"/>
          <w:divBdr>
            <w:top w:val="none" w:sz="0" w:space="0" w:color="auto"/>
            <w:left w:val="none" w:sz="0" w:space="0" w:color="auto"/>
            <w:bottom w:val="none" w:sz="0" w:space="0" w:color="auto"/>
            <w:right w:val="none" w:sz="0" w:space="0" w:color="auto"/>
          </w:divBdr>
        </w:div>
        <w:div w:id="392047653">
          <w:marLeft w:val="640"/>
          <w:marRight w:val="0"/>
          <w:marTop w:val="0"/>
          <w:marBottom w:val="0"/>
          <w:divBdr>
            <w:top w:val="none" w:sz="0" w:space="0" w:color="auto"/>
            <w:left w:val="none" w:sz="0" w:space="0" w:color="auto"/>
            <w:bottom w:val="none" w:sz="0" w:space="0" w:color="auto"/>
            <w:right w:val="none" w:sz="0" w:space="0" w:color="auto"/>
          </w:divBdr>
        </w:div>
        <w:div w:id="719331364">
          <w:marLeft w:val="640"/>
          <w:marRight w:val="0"/>
          <w:marTop w:val="0"/>
          <w:marBottom w:val="0"/>
          <w:divBdr>
            <w:top w:val="none" w:sz="0" w:space="0" w:color="auto"/>
            <w:left w:val="none" w:sz="0" w:space="0" w:color="auto"/>
            <w:bottom w:val="none" w:sz="0" w:space="0" w:color="auto"/>
            <w:right w:val="none" w:sz="0" w:space="0" w:color="auto"/>
          </w:divBdr>
        </w:div>
        <w:div w:id="66222919">
          <w:marLeft w:val="640"/>
          <w:marRight w:val="0"/>
          <w:marTop w:val="0"/>
          <w:marBottom w:val="0"/>
          <w:divBdr>
            <w:top w:val="none" w:sz="0" w:space="0" w:color="auto"/>
            <w:left w:val="none" w:sz="0" w:space="0" w:color="auto"/>
            <w:bottom w:val="none" w:sz="0" w:space="0" w:color="auto"/>
            <w:right w:val="none" w:sz="0" w:space="0" w:color="auto"/>
          </w:divBdr>
        </w:div>
        <w:div w:id="1878270404">
          <w:marLeft w:val="640"/>
          <w:marRight w:val="0"/>
          <w:marTop w:val="0"/>
          <w:marBottom w:val="0"/>
          <w:divBdr>
            <w:top w:val="none" w:sz="0" w:space="0" w:color="auto"/>
            <w:left w:val="none" w:sz="0" w:space="0" w:color="auto"/>
            <w:bottom w:val="none" w:sz="0" w:space="0" w:color="auto"/>
            <w:right w:val="none" w:sz="0" w:space="0" w:color="auto"/>
          </w:divBdr>
        </w:div>
        <w:div w:id="1596790103">
          <w:marLeft w:val="640"/>
          <w:marRight w:val="0"/>
          <w:marTop w:val="0"/>
          <w:marBottom w:val="0"/>
          <w:divBdr>
            <w:top w:val="none" w:sz="0" w:space="0" w:color="auto"/>
            <w:left w:val="none" w:sz="0" w:space="0" w:color="auto"/>
            <w:bottom w:val="none" w:sz="0" w:space="0" w:color="auto"/>
            <w:right w:val="none" w:sz="0" w:space="0" w:color="auto"/>
          </w:divBdr>
        </w:div>
        <w:div w:id="1224026680">
          <w:marLeft w:val="640"/>
          <w:marRight w:val="0"/>
          <w:marTop w:val="0"/>
          <w:marBottom w:val="0"/>
          <w:divBdr>
            <w:top w:val="none" w:sz="0" w:space="0" w:color="auto"/>
            <w:left w:val="none" w:sz="0" w:space="0" w:color="auto"/>
            <w:bottom w:val="none" w:sz="0" w:space="0" w:color="auto"/>
            <w:right w:val="none" w:sz="0" w:space="0" w:color="auto"/>
          </w:divBdr>
        </w:div>
        <w:div w:id="923298995">
          <w:marLeft w:val="640"/>
          <w:marRight w:val="0"/>
          <w:marTop w:val="0"/>
          <w:marBottom w:val="0"/>
          <w:divBdr>
            <w:top w:val="none" w:sz="0" w:space="0" w:color="auto"/>
            <w:left w:val="none" w:sz="0" w:space="0" w:color="auto"/>
            <w:bottom w:val="none" w:sz="0" w:space="0" w:color="auto"/>
            <w:right w:val="none" w:sz="0" w:space="0" w:color="auto"/>
          </w:divBdr>
        </w:div>
        <w:div w:id="1072967957">
          <w:marLeft w:val="640"/>
          <w:marRight w:val="0"/>
          <w:marTop w:val="0"/>
          <w:marBottom w:val="0"/>
          <w:divBdr>
            <w:top w:val="none" w:sz="0" w:space="0" w:color="auto"/>
            <w:left w:val="none" w:sz="0" w:space="0" w:color="auto"/>
            <w:bottom w:val="none" w:sz="0" w:space="0" w:color="auto"/>
            <w:right w:val="none" w:sz="0" w:space="0" w:color="auto"/>
          </w:divBdr>
        </w:div>
        <w:div w:id="63601919">
          <w:marLeft w:val="640"/>
          <w:marRight w:val="0"/>
          <w:marTop w:val="0"/>
          <w:marBottom w:val="0"/>
          <w:divBdr>
            <w:top w:val="none" w:sz="0" w:space="0" w:color="auto"/>
            <w:left w:val="none" w:sz="0" w:space="0" w:color="auto"/>
            <w:bottom w:val="none" w:sz="0" w:space="0" w:color="auto"/>
            <w:right w:val="none" w:sz="0" w:space="0" w:color="auto"/>
          </w:divBdr>
        </w:div>
        <w:div w:id="40639730">
          <w:marLeft w:val="640"/>
          <w:marRight w:val="0"/>
          <w:marTop w:val="0"/>
          <w:marBottom w:val="0"/>
          <w:divBdr>
            <w:top w:val="none" w:sz="0" w:space="0" w:color="auto"/>
            <w:left w:val="none" w:sz="0" w:space="0" w:color="auto"/>
            <w:bottom w:val="none" w:sz="0" w:space="0" w:color="auto"/>
            <w:right w:val="none" w:sz="0" w:space="0" w:color="auto"/>
          </w:divBdr>
        </w:div>
        <w:div w:id="1925337297">
          <w:marLeft w:val="640"/>
          <w:marRight w:val="0"/>
          <w:marTop w:val="0"/>
          <w:marBottom w:val="0"/>
          <w:divBdr>
            <w:top w:val="none" w:sz="0" w:space="0" w:color="auto"/>
            <w:left w:val="none" w:sz="0" w:space="0" w:color="auto"/>
            <w:bottom w:val="none" w:sz="0" w:space="0" w:color="auto"/>
            <w:right w:val="none" w:sz="0" w:space="0" w:color="auto"/>
          </w:divBdr>
        </w:div>
        <w:div w:id="1931498345">
          <w:marLeft w:val="640"/>
          <w:marRight w:val="0"/>
          <w:marTop w:val="0"/>
          <w:marBottom w:val="0"/>
          <w:divBdr>
            <w:top w:val="none" w:sz="0" w:space="0" w:color="auto"/>
            <w:left w:val="none" w:sz="0" w:space="0" w:color="auto"/>
            <w:bottom w:val="none" w:sz="0" w:space="0" w:color="auto"/>
            <w:right w:val="none" w:sz="0" w:space="0" w:color="auto"/>
          </w:divBdr>
        </w:div>
        <w:div w:id="211238233">
          <w:marLeft w:val="640"/>
          <w:marRight w:val="0"/>
          <w:marTop w:val="0"/>
          <w:marBottom w:val="0"/>
          <w:divBdr>
            <w:top w:val="none" w:sz="0" w:space="0" w:color="auto"/>
            <w:left w:val="none" w:sz="0" w:space="0" w:color="auto"/>
            <w:bottom w:val="none" w:sz="0" w:space="0" w:color="auto"/>
            <w:right w:val="none" w:sz="0" w:space="0" w:color="auto"/>
          </w:divBdr>
        </w:div>
        <w:div w:id="208147601">
          <w:marLeft w:val="640"/>
          <w:marRight w:val="0"/>
          <w:marTop w:val="0"/>
          <w:marBottom w:val="0"/>
          <w:divBdr>
            <w:top w:val="none" w:sz="0" w:space="0" w:color="auto"/>
            <w:left w:val="none" w:sz="0" w:space="0" w:color="auto"/>
            <w:bottom w:val="none" w:sz="0" w:space="0" w:color="auto"/>
            <w:right w:val="none" w:sz="0" w:space="0" w:color="auto"/>
          </w:divBdr>
        </w:div>
        <w:div w:id="191067710">
          <w:marLeft w:val="640"/>
          <w:marRight w:val="0"/>
          <w:marTop w:val="0"/>
          <w:marBottom w:val="0"/>
          <w:divBdr>
            <w:top w:val="none" w:sz="0" w:space="0" w:color="auto"/>
            <w:left w:val="none" w:sz="0" w:space="0" w:color="auto"/>
            <w:bottom w:val="none" w:sz="0" w:space="0" w:color="auto"/>
            <w:right w:val="none" w:sz="0" w:space="0" w:color="auto"/>
          </w:divBdr>
        </w:div>
        <w:div w:id="1108961769">
          <w:marLeft w:val="640"/>
          <w:marRight w:val="0"/>
          <w:marTop w:val="0"/>
          <w:marBottom w:val="0"/>
          <w:divBdr>
            <w:top w:val="none" w:sz="0" w:space="0" w:color="auto"/>
            <w:left w:val="none" w:sz="0" w:space="0" w:color="auto"/>
            <w:bottom w:val="none" w:sz="0" w:space="0" w:color="auto"/>
            <w:right w:val="none" w:sz="0" w:space="0" w:color="auto"/>
          </w:divBdr>
        </w:div>
        <w:div w:id="915483037">
          <w:marLeft w:val="640"/>
          <w:marRight w:val="0"/>
          <w:marTop w:val="0"/>
          <w:marBottom w:val="0"/>
          <w:divBdr>
            <w:top w:val="none" w:sz="0" w:space="0" w:color="auto"/>
            <w:left w:val="none" w:sz="0" w:space="0" w:color="auto"/>
            <w:bottom w:val="none" w:sz="0" w:space="0" w:color="auto"/>
            <w:right w:val="none" w:sz="0" w:space="0" w:color="auto"/>
          </w:divBdr>
        </w:div>
        <w:div w:id="288555462">
          <w:marLeft w:val="640"/>
          <w:marRight w:val="0"/>
          <w:marTop w:val="0"/>
          <w:marBottom w:val="0"/>
          <w:divBdr>
            <w:top w:val="none" w:sz="0" w:space="0" w:color="auto"/>
            <w:left w:val="none" w:sz="0" w:space="0" w:color="auto"/>
            <w:bottom w:val="none" w:sz="0" w:space="0" w:color="auto"/>
            <w:right w:val="none" w:sz="0" w:space="0" w:color="auto"/>
          </w:divBdr>
        </w:div>
        <w:div w:id="77489075">
          <w:marLeft w:val="640"/>
          <w:marRight w:val="0"/>
          <w:marTop w:val="0"/>
          <w:marBottom w:val="0"/>
          <w:divBdr>
            <w:top w:val="none" w:sz="0" w:space="0" w:color="auto"/>
            <w:left w:val="none" w:sz="0" w:space="0" w:color="auto"/>
            <w:bottom w:val="none" w:sz="0" w:space="0" w:color="auto"/>
            <w:right w:val="none" w:sz="0" w:space="0" w:color="auto"/>
          </w:divBdr>
        </w:div>
        <w:div w:id="23484718">
          <w:marLeft w:val="640"/>
          <w:marRight w:val="0"/>
          <w:marTop w:val="0"/>
          <w:marBottom w:val="0"/>
          <w:divBdr>
            <w:top w:val="none" w:sz="0" w:space="0" w:color="auto"/>
            <w:left w:val="none" w:sz="0" w:space="0" w:color="auto"/>
            <w:bottom w:val="none" w:sz="0" w:space="0" w:color="auto"/>
            <w:right w:val="none" w:sz="0" w:space="0" w:color="auto"/>
          </w:divBdr>
        </w:div>
        <w:div w:id="1392575868">
          <w:marLeft w:val="640"/>
          <w:marRight w:val="0"/>
          <w:marTop w:val="0"/>
          <w:marBottom w:val="0"/>
          <w:divBdr>
            <w:top w:val="none" w:sz="0" w:space="0" w:color="auto"/>
            <w:left w:val="none" w:sz="0" w:space="0" w:color="auto"/>
            <w:bottom w:val="none" w:sz="0" w:space="0" w:color="auto"/>
            <w:right w:val="none" w:sz="0" w:space="0" w:color="auto"/>
          </w:divBdr>
        </w:div>
        <w:div w:id="1874731523">
          <w:marLeft w:val="640"/>
          <w:marRight w:val="0"/>
          <w:marTop w:val="0"/>
          <w:marBottom w:val="0"/>
          <w:divBdr>
            <w:top w:val="none" w:sz="0" w:space="0" w:color="auto"/>
            <w:left w:val="none" w:sz="0" w:space="0" w:color="auto"/>
            <w:bottom w:val="none" w:sz="0" w:space="0" w:color="auto"/>
            <w:right w:val="none" w:sz="0" w:space="0" w:color="auto"/>
          </w:divBdr>
        </w:div>
        <w:div w:id="1865168178">
          <w:marLeft w:val="640"/>
          <w:marRight w:val="0"/>
          <w:marTop w:val="0"/>
          <w:marBottom w:val="0"/>
          <w:divBdr>
            <w:top w:val="none" w:sz="0" w:space="0" w:color="auto"/>
            <w:left w:val="none" w:sz="0" w:space="0" w:color="auto"/>
            <w:bottom w:val="none" w:sz="0" w:space="0" w:color="auto"/>
            <w:right w:val="none" w:sz="0" w:space="0" w:color="auto"/>
          </w:divBdr>
        </w:div>
        <w:div w:id="1481002789">
          <w:marLeft w:val="640"/>
          <w:marRight w:val="0"/>
          <w:marTop w:val="0"/>
          <w:marBottom w:val="0"/>
          <w:divBdr>
            <w:top w:val="none" w:sz="0" w:space="0" w:color="auto"/>
            <w:left w:val="none" w:sz="0" w:space="0" w:color="auto"/>
            <w:bottom w:val="none" w:sz="0" w:space="0" w:color="auto"/>
            <w:right w:val="none" w:sz="0" w:space="0" w:color="auto"/>
          </w:divBdr>
        </w:div>
        <w:div w:id="1895970919">
          <w:marLeft w:val="640"/>
          <w:marRight w:val="0"/>
          <w:marTop w:val="0"/>
          <w:marBottom w:val="0"/>
          <w:divBdr>
            <w:top w:val="none" w:sz="0" w:space="0" w:color="auto"/>
            <w:left w:val="none" w:sz="0" w:space="0" w:color="auto"/>
            <w:bottom w:val="none" w:sz="0" w:space="0" w:color="auto"/>
            <w:right w:val="none" w:sz="0" w:space="0" w:color="auto"/>
          </w:divBdr>
        </w:div>
        <w:div w:id="1541698968">
          <w:marLeft w:val="640"/>
          <w:marRight w:val="0"/>
          <w:marTop w:val="0"/>
          <w:marBottom w:val="0"/>
          <w:divBdr>
            <w:top w:val="none" w:sz="0" w:space="0" w:color="auto"/>
            <w:left w:val="none" w:sz="0" w:space="0" w:color="auto"/>
            <w:bottom w:val="none" w:sz="0" w:space="0" w:color="auto"/>
            <w:right w:val="none" w:sz="0" w:space="0" w:color="auto"/>
          </w:divBdr>
        </w:div>
        <w:div w:id="1805151610">
          <w:marLeft w:val="640"/>
          <w:marRight w:val="0"/>
          <w:marTop w:val="0"/>
          <w:marBottom w:val="0"/>
          <w:divBdr>
            <w:top w:val="none" w:sz="0" w:space="0" w:color="auto"/>
            <w:left w:val="none" w:sz="0" w:space="0" w:color="auto"/>
            <w:bottom w:val="none" w:sz="0" w:space="0" w:color="auto"/>
            <w:right w:val="none" w:sz="0" w:space="0" w:color="auto"/>
          </w:divBdr>
        </w:div>
        <w:div w:id="439883038">
          <w:marLeft w:val="640"/>
          <w:marRight w:val="0"/>
          <w:marTop w:val="0"/>
          <w:marBottom w:val="0"/>
          <w:divBdr>
            <w:top w:val="none" w:sz="0" w:space="0" w:color="auto"/>
            <w:left w:val="none" w:sz="0" w:space="0" w:color="auto"/>
            <w:bottom w:val="none" w:sz="0" w:space="0" w:color="auto"/>
            <w:right w:val="none" w:sz="0" w:space="0" w:color="auto"/>
          </w:divBdr>
        </w:div>
        <w:div w:id="941187742">
          <w:marLeft w:val="640"/>
          <w:marRight w:val="0"/>
          <w:marTop w:val="0"/>
          <w:marBottom w:val="0"/>
          <w:divBdr>
            <w:top w:val="none" w:sz="0" w:space="0" w:color="auto"/>
            <w:left w:val="none" w:sz="0" w:space="0" w:color="auto"/>
            <w:bottom w:val="none" w:sz="0" w:space="0" w:color="auto"/>
            <w:right w:val="none" w:sz="0" w:space="0" w:color="auto"/>
          </w:divBdr>
        </w:div>
        <w:div w:id="1512066985">
          <w:marLeft w:val="640"/>
          <w:marRight w:val="0"/>
          <w:marTop w:val="0"/>
          <w:marBottom w:val="0"/>
          <w:divBdr>
            <w:top w:val="none" w:sz="0" w:space="0" w:color="auto"/>
            <w:left w:val="none" w:sz="0" w:space="0" w:color="auto"/>
            <w:bottom w:val="none" w:sz="0" w:space="0" w:color="auto"/>
            <w:right w:val="none" w:sz="0" w:space="0" w:color="auto"/>
          </w:divBdr>
        </w:div>
        <w:div w:id="792794897">
          <w:marLeft w:val="640"/>
          <w:marRight w:val="0"/>
          <w:marTop w:val="0"/>
          <w:marBottom w:val="0"/>
          <w:divBdr>
            <w:top w:val="none" w:sz="0" w:space="0" w:color="auto"/>
            <w:left w:val="none" w:sz="0" w:space="0" w:color="auto"/>
            <w:bottom w:val="none" w:sz="0" w:space="0" w:color="auto"/>
            <w:right w:val="none" w:sz="0" w:space="0" w:color="auto"/>
          </w:divBdr>
        </w:div>
        <w:div w:id="128522612">
          <w:marLeft w:val="640"/>
          <w:marRight w:val="0"/>
          <w:marTop w:val="0"/>
          <w:marBottom w:val="0"/>
          <w:divBdr>
            <w:top w:val="none" w:sz="0" w:space="0" w:color="auto"/>
            <w:left w:val="none" w:sz="0" w:space="0" w:color="auto"/>
            <w:bottom w:val="none" w:sz="0" w:space="0" w:color="auto"/>
            <w:right w:val="none" w:sz="0" w:space="0" w:color="auto"/>
          </w:divBdr>
        </w:div>
        <w:div w:id="265504298">
          <w:marLeft w:val="640"/>
          <w:marRight w:val="0"/>
          <w:marTop w:val="0"/>
          <w:marBottom w:val="0"/>
          <w:divBdr>
            <w:top w:val="none" w:sz="0" w:space="0" w:color="auto"/>
            <w:left w:val="none" w:sz="0" w:space="0" w:color="auto"/>
            <w:bottom w:val="none" w:sz="0" w:space="0" w:color="auto"/>
            <w:right w:val="none" w:sz="0" w:space="0" w:color="auto"/>
          </w:divBdr>
        </w:div>
        <w:div w:id="1282809014">
          <w:marLeft w:val="640"/>
          <w:marRight w:val="0"/>
          <w:marTop w:val="0"/>
          <w:marBottom w:val="0"/>
          <w:divBdr>
            <w:top w:val="none" w:sz="0" w:space="0" w:color="auto"/>
            <w:left w:val="none" w:sz="0" w:space="0" w:color="auto"/>
            <w:bottom w:val="none" w:sz="0" w:space="0" w:color="auto"/>
            <w:right w:val="none" w:sz="0" w:space="0" w:color="auto"/>
          </w:divBdr>
        </w:div>
        <w:div w:id="90440276">
          <w:marLeft w:val="640"/>
          <w:marRight w:val="0"/>
          <w:marTop w:val="0"/>
          <w:marBottom w:val="0"/>
          <w:divBdr>
            <w:top w:val="none" w:sz="0" w:space="0" w:color="auto"/>
            <w:left w:val="none" w:sz="0" w:space="0" w:color="auto"/>
            <w:bottom w:val="none" w:sz="0" w:space="0" w:color="auto"/>
            <w:right w:val="none" w:sz="0" w:space="0" w:color="auto"/>
          </w:divBdr>
        </w:div>
        <w:div w:id="1661154198">
          <w:marLeft w:val="640"/>
          <w:marRight w:val="0"/>
          <w:marTop w:val="0"/>
          <w:marBottom w:val="0"/>
          <w:divBdr>
            <w:top w:val="none" w:sz="0" w:space="0" w:color="auto"/>
            <w:left w:val="none" w:sz="0" w:space="0" w:color="auto"/>
            <w:bottom w:val="none" w:sz="0" w:space="0" w:color="auto"/>
            <w:right w:val="none" w:sz="0" w:space="0" w:color="auto"/>
          </w:divBdr>
        </w:div>
        <w:div w:id="529034954">
          <w:marLeft w:val="640"/>
          <w:marRight w:val="0"/>
          <w:marTop w:val="0"/>
          <w:marBottom w:val="0"/>
          <w:divBdr>
            <w:top w:val="none" w:sz="0" w:space="0" w:color="auto"/>
            <w:left w:val="none" w:sz="0" w:space="0" w:color="auto"/>
            <w:bottom w:val="none" w:sz="0" w:space="0" w:color="auto"/>
            <w:right w:val="none" w:sz="0" w:space="0" w:color="auto"/>
          </w:divBdr>
        </w:div>
        <w:div w:id="1512451156">
          <w:marLeft w:val="640"/>
          <w:marRight w:val="0"/>
          <w:marTop w:val="0"/>
          <w:marBottom w:val="0"/>
          <w:divBdr>
            <w:top w:val="none" w:sz="0" w:space="0" w:color="auto"/>
            <w:left w:val="none" w:sz="0" w:space="0" w:color="auto"/>
            <w:bottom w:val="none" w:sz="0" w:space="0" w:color="auto"/>
            <w:right w:val="none" w:sz="0" w:space="0" w:color="auto"/>
          </w:divBdr>
        </w:div>
        <w:div w:id="697390791">
          <w:marLeft w:val="640"/>
          <w:marRight w:val="0"/>
          <w:marTop w:val="0"/>
          <w:marBottom w:val="0"/>
          <w:divBdr>
            <w:top w:val="none" w:sz="0" w:space="0" w:color="auto"/>
            <w:left w:val="none" w:sz="0" w:space="0" w:color="auto"/>
            <w:bottom w:val="none" w:sz="0" w:space="0" w:color="auto"/>
            <w:right w:val="none" w:sz="0" w:space="0" w:color="auto"/>
          </w:divBdr>
        </w:div>
        <w:div w:id="1142235118">
          <w:marLeft w:val="640"/>
          <w:marRight w:val="0"/>
          <w:marTop w:val="0"/>
          <w:marBottom w:val="0"/>
          <w:divBdr>
            <w:top w:val="none" w:sz="0" w:space="0" w:color="auto"/>
            <w:left w:val="none" w:sz="0" w:space="0" w:color="auto"/>
            <w:bottom w:val="none" w:sz="0" w:space="0" w:color="auto"/>
            <w:right w:val="none" w:sz="0" w:space="0" w:color="auto"/>
          </w:divBdr>
        </w:div>
        <w:div w:id="2009408600">
          <w:marLeft w:val="640"/>
          <w:marRight w:val="0"/>
          <w:marTop w:val="0"/>
          <w:marBottom w:val="0"/>
          <w:divBdr>
            <w:top w:val="none" w:sz="0" w:space="0" w:color="auto"/>
            <w:left w:val="none" w:sz="0" w:space="0" w:color="auto"/>
            <w:bottom w:val="none" w:sz="0" w:space="0" w:color="auto"/>
            <w:right w:val="none" w:sz="0" w:space="0" w:color="auto"/>
          </w:divBdr>
        </w:div>
        <w:div w:id="1164123217">
          <w:marLeft w:val="640"/>
          <w:marRight w:val="0"/>
          <w:marTop w:val="0"/>
          <w:marBottom w:val="0"/>
          <w:divBdr>
            <w:top w:val="none" w:sz="0" w:space="0" w:color="auto"/>
            <w:left w:val="none" w:sz="0" w:space="0" w:color="auto"/>
            <w:bottom w:val="none" w:sz="0" w:space="0" w:color="auto"/>
            <w:right w:val="none" w:sz="0" w:space="0" w:color="auto"/>
          </w:divBdr>
        </w:div>
        <w:div w:id="1407221428">
          <w:marLeft w:val="640"/>
          <w:marRight w:val="0"/>
          <w:marTop w:val="0"/>
          <w:marBottom w:val="0"/>
          <w:divBdr>
            <w:top w:val="none" w:sz="0" w:space="0" w:color="auto"/>
            <w:left w:val="none" w:sz="0" w:space="0" w:color="auto"/>
            <w:bottom w:val="none" w:sz="0" w:space="0" w:color="auto"/>
            <w:right w:val="none" w:sz="0" w:space="0" w:color="auto"/>
          </w:divBdr>
        </w:div>
        <w:div w:id="1533155505">
          <w:marLeft w:val="640"/>
          <w:marRight w:val="0"/>
          <w:marTop w:val="0"/>
          <w:marBottom w:val="0"/>
          <w:divBdr>
            <w:top w:val="none" w:sz="0" w:space="0" w:color="auto"/>
            <w:left w:val="none" w:sz="0" w:space="0" w:color="auto"/>
            <w:bottom w:val="none" w:sz="0" w:space="0" w:color="auto"/>
            <w:right w:val="none" w:sz="0" w:space="0" w:color="auto"/>
          </w:divBdr>
        </w:div>
        <w:div w:id="1056390952">
          <w:marLeft w:val="640"/>
          <w:marRight w:val="0"/>
          <w:marTop w:val="0"/>
          <w:marBottom w:val="0"/>
          <w:divBdr>
            <w:top w:val="none" w:sz="0" w:space="0" w:color="auto"/>
            <w:left w:val="none" w:sz="0" w:space="0" w:color="auto"/>
            <w:bottom w:val="none" w:sz="0" w:space="0" w:color="auto"/>
            <w:right w:val="none" w:sz="0" w:space="0" w:color="auto"/>
          </w:divBdr>
        </w:div>
        <w:div w:id="38938089">
          <w:marLeft w:val="640"/>
          <w:marRight w:val="0"/>
          <w:marTop w:val="0"/>
          <w:marBottom w:val="0"/>
          <w:divBdr>
            <w:top w:val="none" w:sz="0" w:space="0" w:color="auto"/>
            <w:left w:val="none" w:sz="0" w:space="0" w:color="auto"/>
            <w:bottom w:val="none" w:sz="0" w:space="0" w:color="auto"/>
            <w:right w:val="none" w:sz="0" w:space="0" w:color="auto"/>
          </w:divBdr>
        </w:div>
        <w:div w:id="2108847027">
          <w:marLeft w:val="640"/>
          <w:marRight w:val="0"/>
          <w:marTop w:val="0"/>
          <w:marBottom w:val="0"/>
          <w:divBdr>
            <w:top w:val="none" w:sz="0" w:space="0" w:color="auto"/>
            <w:left w:val="none" w:sz="0" w:space="0" w:color="auto"/>
            <w:bottom w:val="none" w:sz="0" w:space="0" w:color="auto"/>
            <w:right w:val="none" w:sz="0" w:space="0" w:color="auto"/>
          </w:divBdr>
        </w:div>
        <w:div w:id="1424909278">
          <w:marLeft w:val="640"/>
          <w:marRight w:val="0"/>
          <w:marTop w:val="0"/>
          <w:marBottom w:val="0"/>
          <w:divBdr>
            <w:top w:val="none" w:sz="0" w:space="0" w:color="auto"/>
            <w:left w:val="none" w:sz="0" w:space="0" w:color="auto"/>
            <w:bottom w:val="none" w:sz="0" w:space="0" w:color="auto"/>
            <w:right w:val="none" w:sz="0" w:space="0" w:color="auto"/>
          </w:divBdr>
        </w:div>
        <w:div w:id="1880243730">
          <w:marLeft w:val="640"/>
          <w:marRight w:val="0"/>
          <w:marTop w:val="0"/>
          <w:marBottom w:val="0"/>
          <w:divBdr>
            <w:top w:val="none" w:sz="0" w:space="0" w:color="auto"/>
            <w:left w:val="none" w:sz="0" w:space="0" w:color="auto"/>
            <w:bottom w:val="none" w:sz="0" w:space="0" w:color="auto"/>
            <w:right w:val="none" w:sz="0" w:space="0" w:color="auto"/>
          </w:divBdr>
        </w:div>
        <w:div w:id="1078863678">
          <w:marLeft w:val="640"/>
          <w:marRight w:val="0"/>
          <w:marTop w:val="0"/>
          <w:marBottom w:val="0"/>
          <w:divBdr>
            <w:top w:val="none" w:sz="0" w:space="0" w:color="auto"/>
            <w:left w:val="none" w:sz="0" w:space="0" w:color="auto"/>
            <w:bottom w:val="none" w:sz="0" w:space="0" w:color="auto"/>
            <w:right w:val="none" w:sz="0" w:space="0" w:color="auto"/>
          </w:divBdr>
        </w:div>
        <w:div w:id="2006274575">
          <w:marLeft w:val="640"/>
          <w:marRight w:val="0"/>
          <w:marTop w:val="0"/>
          <w:marBottom w:val="0"/>
          <w:divBdr>
            <w:top w:val="none" w:sz="0" w:space="0" w:color="auto"/>
            <w:left w:val="none" w:sz="0" w:space="0" w:color="auto"/>
            <w:bottom w:val="none" w:sz="0" w:space="0" w:color="auto"/>
            <w:right w:val="none" w:sz="0" w:space="0" w:color="auto"/>
          </w:divBdr>
        </w:div>
        <w:div w:id="764689027">
          <w:marLeft w:val="640"/>
          <w:marRight w:val="0"/>
          <w:marTop w:val="0"/>
          <w:marBottom w:val="0"/>
          <w:divBdr>
            <w:top w:val="none" w:sz="0" w:space="0" w:color="auto"/>
            <w:left w:val="none" w:sz="0" w:space="0" w:color="auto"/>
            <w:bottom w:val="none" w:sz="0" w:space="0" w:color="auto"/>
            <w:right w:val="none" w:sz="0" w:space="0" w:color="auto"/>
          </w:divBdr>
        </w:div>
        <w:div w:id="1505123437">
          <w:marLeft w:val="640"/>
          <w:marRight w:val="0"/>
          <w:marTop w:val="0"/>
          <w:marBottom w:val="0"/>
          <w:divBdr>
            <w:top w:val="none" w:sz="0" w:space="0" w:color="auto"/>
            <w:left w:val="none" w:sz="0" w:space="0" w:color="auto"/>
            <w:bottom w:val="none" w:sz="0" w:space="0" w:color="auto"/>
            <w:right w:val="none" w:sz="0" w:space="0" w:color="auto"/>
          </w:divBdr>
        </w:div>
        <w:div w:id="1664313408">
          <w:marLeft w:val="640"/>
          <w:marRight w:val="0"/>
          <w:marTop w:val="0"/>
          <w:marBottom w:val="0"/>
          <w:divBdr>
            <w:top w:val="none" w:sz="0" w:space="0" w:color="auto"/>
            <w:left w:val="none" w:sz="0" w:space="0" w:color="auto"/>
            <w:bottom w:val="none" w:sz="0" w:space="0" w:color="auto"/>
            <w:right w:val="none" w:sz="0" w:space="0" w:color="auto"/>
          </w:divBdr>
        </w:div>
        <w:div w:id="151484627">
          <w:marLeft w:val="640"/>
          <w:marRight w:val="0"/>
          <w:marTop w:val="0"/>
          <w:marBottom w:val="0"/>
          <w:divBdr>
            <w:top w:val="none" w:sz="0" w:space="0" w:color="auto"/>
            <w:left w:val="none" w:sz="0" w:space="0" w:color="auto"/>
            <w:bottom w:val="none" w:sz="0" w:space="0" w:color="auto"/>
            <w:right w:val="none" w:sz="0" w:space="0" w:color="auto"/>
          </w:divBdr>
        </w:div>
        <w:div w:id="1570380040">
          <w:marLeft w:val="640"/>
          <w:marRight w:val="0"/>
          <w:marTop w:val="0"/>
          <w:marBottom w:val="0"/>
          <w:divBdr>
            <w:top w:val="none" w:sz="0" w:space="0" w:color="auto"/>
            <w:left w:val="none" w:sz="0" w:space="0" w:color="auto"/>
            <w:bottom w:val="none" w:sz="0" w:space="0" w:color="auto"/>
            <w:right w:val="none" w:sz="0" w:space="0" w:color="auto"/>
          </w:divBdr>
        </w:div>
        <w:div w:id="1496216536">
          <w:marLeft w:val="640"/>
          <w:marRight w:val="0"/>
          <w:marTop w:val="0"/>
          <w:marBottom w:val="0"/>
          <w:divBdr>
            <w:top w:val="none" w:sz="0" w:space="0" w:color="auto"/>
            <w:left w:val="none" w:sz="0" w:space="0" w:color="auto"/>
            <w:bottom w:val="none" w:sz="0" w:space="0" w:color="auto"/>
            <w:right w:val="none" w:sz="0" w:space="0" w:color="auto"/>
          </w:divBdr>
        </w:div>
        <w:div w:id="1407845078">
          <w:marLeft w:val="640"/>
          <w:marRight w:val="0"/>
          <w:marTop w:val="0"/>
          <w:marBottom w:val="0"/>
          <w:divBdr>
            <w:top w:val="none" w:sz="0" w:space="0" w:color="auto"/>
            <w:left w:val="none" w:sz="0" w:space="0" w:color="auto"/>
            <w:bottom w:val="none" w:sz="0" w:space="0" w:color="auto"/>
            <w:right w:val="none" w:sz="0" w:space="0" w:color="auto"/>
          </w:divBdr>
        </w:div>
        <w:div w:id="1577517493">
          <w:marLeft w:val="640"/>
          <w:marRight w:val="0"/>
          <w:marTop w:val="0"/>
          <w:marBottom w:val="0"/>
          <w:divBdr>
            <w:top w:val="none" w:sz="0" w:space="0" w:color="auto"/>
            <w:left w:val="none" w:sz="0" w:space="0" w:color="auto"/>
            <w:bottom w:val="none" w:sz="0" w:space="0" w:color="auto"/>
            <w:right w:val="none" w:sz="0" w:space="0" w:color="auto"/>
          </w:divBdr>
        </w:div>
        <w:div w:id="1920483105">
          <w:marLeft w:val="640"/>
          <w:marRight w:val="0"/>
          <w:marTop w:val="0"/>
          <w:marBottom w:val="0"/>
          <w:divBdr>
            <w:top w:val="none" w:sz="0" w:space="0" w:color="auto"/>
            <w:left w:val="none" w:sz="0" w:space="0" w:color="auto"/>
            <w:bottom w:val="none" w:sz="0" w:space="0" w:color="auto"/>
            <w:right w:val="none" w:sz="0" w:space="0" w:color="auto"/>
          </w:divBdr>
        </w:div>
        <w:div w:id="1792672597">
          <w:marLeft w:val="640"/>
          <w:marRight w:val="0"/>
          <w:marTop w:val="0"/>
          <w:marBottom w:val="0"/>
          <w:divBdr>
            <w:top w:val="none" w:sz="0" w:space="0" w:color="auto"/>
            <w:left w:val="none" w:sz="0" w:space="0" w:color="auto"/>
            <w:bottom w:val="none" w:sz="0" w:space="0" w:color="auto"/>
            <w:right w:val="none" w:sz="0" w:space="0" w:color="auto"/>
          </w:divBdr>
        </w:div>
        <w:div w:id="1427535824">
          <w:marLeft w:val="640"/>
          <w:marRight w:val="0"/>
          <w:marTop w:val="0"/>
          <w:marBottom w:val="0"/>
          <w:divBdr>
            <w:top w:val="none" w:sz="0" w:space="0" w:color="auto"/>
            <w:left w:val="none" w:sz="0" w:space="0" w:color="auto"/>
            <w:bottom w:val="none" w:sz="0" w:space="0" w:color="auto"/>
            <w:right w:val="none" w:sz="0" w:space="0" w:color="auto"/>
          </w:divBdr>
        </w:div>
        <w:div w:id="444470690">
          <w:marLeft w:val="640"/>
          <w:marRight w:val="0"/>
          <w:marTop w:val="0"/>
          <w:marBottom w:val="0"/>
          <w:divBdr>
            <w:top w:val="none" w:sz="0" w:space="0" w:color="auto"/>
            <w:left w:val="none" w:sz="0" w:space="0" w:color="auto"/>
            <w:bottom w:val="none" w:sz="0" w:space="0" w:color="auto"/>
            <w:right w:val="none" w:sz="0" w:space="0" w:color="auto"/>
          </w:divBdr>
        </w:div>
        <w:div w:id="1795636531">
          <w:marLeft w:val="640"/>
          <w:marRight w:val="0"/>
          <w:marTop w:val="0"/>
          <w:marBottom w:val="0"/>
          <w:divBdr>
            <w:top w:val="none" w:sz="0" w:space="0" w:color="auto"/>
            <w:left w:val="none" w:sz="0" w:space="0" w:color="auto"/>
            <w:bottom w:val="none" w:sz="0" w:space="0" w:color="auto"/>
            <w:right w:val="none" w:sz="0" w:space="0" w:color="auto"/>
          </w:divBdr>
        </w:div>
        <w:div w:id="1474249880">
          <w:marLeft w:val="640"/>
          <w:marRight w:val="0"/>
          <w:marTop w:val="0"/>
          <w:marBottom w:val="0"/>
          <w:divBdr>
            <w:top w:val="none" w:sz="0" w:space="0" w:color="auto"/>
            <w:left w:val="none" w:sz="0" w:space="0" w:color="auto"/>
            <w:bottom w:val="none" w:sz="0" w:space="0" w:color="auto"/>
            <w:right w:val="none" w:sz="0" w:space="0" w:color="auto"/>
          </w:divBdr>
        </w:div>
        <w:div w:id="274677394">
          <w:marLeft w:val="640"/>
          <w:marRight w:val="0"/>
          <w:marTop w:val="0"/>
          <w:marBottom w:val="0"/>
          <w:divBdr>
            <w:top w:val="none" w:sz="0" w:space="0" w:color="auto"/>
            <w:left w:val="none" w:sz="0" w:space="0" w:color="auto"/>
            <w:bottom w:val="none" w:sz="0" w:space="0" w:color="auto"/>
            <w:right w:val="none" w:sz="0" w:space="0" w:color="auto"/>
          </w:divBdr>
        </w:div>
        <w:div w:id="247815957">
          <w:marLeft w:val="640"/>
          <w:marRight w:val="0"/>
          <w:marTop w:val="0"/>
          <w:marBottom w:val="0"/>
          <w:divBdr>
            <w:top w:val="none" w:sz="0" w:space="0" w:color="auto"/>
            <w:left w:val="none" w:sz="0" w:space="0" w:color="auto"/>
            <w:bottom w:val="none" w:sz="0" w:space="0" w:color="auto"/>
            <w:right w:val="none" w:sz="0" w:space="0" w:color="auto"/>
          </w:divBdr>
        </w:div>
        <w:div w:id="1432432567">
          <w:marLeft w:val="640"/>
          <w:marRight w:val="0"/>
          <w:marTop w:val="0"/>
          <w:marBottom w:val="0"/>
          <w:divBdr>
            <w:top w:val="none" w:sz="0" w:space="0" w:color="auto"/>
            <w:left w:val="none" w:sz="0" w:space="0" w:color="auto"/>
            <w:bottom w:val="none" w:sz="0" w:space="0" w:color="auto"/>
            <w:right w:val="none" w:sz="0" w:space="0" w:color="auto"/>
          </w:divBdr>
        </w:div>
        <w:div w:id="586232377">
          <w:marLeft w:val="640"/>
          <w:marRight w:val="0"/>
          <w:marTop w:val="0"/>
          <w:marBottom w:val="0"/>
          <w:divBdr>
            <w:top w:val="none" w:sz="0" w:space="0" w:color="auto"/>
            <w:left w:val="none" w:sz="0" w:space="0" w:color="auto"/>
            <w:bottom w:val="none" w:sz="0" w:space="0" w:color="auto"/>
            <w:right w:val="none" w:sz="0" w:space="0" w:color="auto"/>
          </w:divBdr>
        </w:div>
        <w:div w:id="1255899025">
          <w:marLeft w:val="640"/>
          <w:marRight w:val="0"/>
          <w:marTop w:val="0"/>
          <w:marBottom w:val="0"/>
          <w:divBdr>
            <w:top w:val="none" w:sz="0" w:space="0" w:color="auto"/>
            <w:left w:val="none" w:sz="0" w:space="0" w:color="auto"/>
            <w:bottom w:val="none" w:sz="0" w:space="0" w:color="auto"/>
            <w:right w:val="none" w:sz="0" w:space="0" w:color="auto"/>
          </w:divBdr>
        </w:div>
        <w:div w:id="2047488241">
          <w:marLeft w:val="640"/>
          <w:marRight w:val="0"/>
          <w:marTop w:val="0"/>
          <w:marBottom w:val="0"/>
          <w:divBdr>
            <w:top w:val="none" w:sz="0" w:space="0" w:color="auto"/>
            <w:left w:val="none" w:sz="0" w:space="0" w:color="auto"/>
            <w:bottom w:val="none" w:sz="0" w:space="0" w:color="auto"/>
            <w:right w:val="none" w:sz="0" w:space="0" w:color="auto"/>
          </w:divBdr>
        </w:div>
        <w:div w:id="589656889">
          <w:marLeft w:val="640"/>
          <w:marRight w:val="0"/>
          <w:marTop w:val="0"/>
          <w:marBottom w:val="0"/>
          <w:divBdr>
            <w:top w:val="none" w:sz="0" w:space="0" w:color="auto"/>
            <w:left w:val="none" w:sz="0" w:space="0" w:color="auto"/>
            <w:bottom w:val="none" w:sz="0" w:space="0" w:color="auto"/>
            <w:right w:val="none" w:sz="0" w:space="0" w:color="auto"/>
          </w:divBdr>
        </w:div>
        <w:div w:id="1889341326">
          <w:marLeft w:val="640"/>
          <w:marRight w:val="0"/>
          <w:marTop w:val="0"/>
          <w:marBottom w:val="0"/>
          <w:divBdr>
            <w:top w:val="none" w:sz="0" w:space="0" w:color="auto"/>
            <w:left w:val="none" w:sz="0" w:space="0" w:color="auto"/>
            <w:bottom w:val="none" w:sz="0" w:space="0" w:color="auto"/>
            <w:right w:val="none" w:sz="0" w:space="0" w:color="auto"/>
          </w:divBdr>
        </w:div>
        <w:div w:id="979964534">
          <w:marLeft w:val="640"/>
          <w:marRight w:val="0"/>
          <w:marTop w:val="0"/>
          <w:marBottom w:val="0"/>
          <w:divBdr>
            <w:top w:val="none" w:sz="0" w:space="0" w:color="auto"/>
            <w:left w:val="none" w:sz="0" w:space="0" w:color="auto"/>
            <w:bottom w:val="none" w:sz="0" w:space="0" w:color="auto"/>
            <w:right w:val="none" w:sz="0" w:space="0" w:color="auto"/>
          </w:divBdr>
        </w:div>
        <w:div w:id="1371608955">
          <w:marLeft w:val="640"/>
          <w:marRight w:val="0"/>
          <w:marTop w:val="0"/>
          <w:marBottom w:val="0"/>
          <w:divBdr>
            <w:top w:val="none" w:sz="0" w:space="0" w:color="auto"/>
            <w:left w:val="none" w:sz="0" w:space="0" w:color="auto"/>
            <w:bottom w:val="none" w:sz="0" w:space="0" w:color="auto"/>
            <w:right w:val="none" w:sz="0" w:space="0" w:color="auto"/>
          </w:divBdr>
        </w:div>
        <w:div w:id="1674142515">
          <w:marLeft w:val="640"/>
          <w:marRight w:val="0"/>
          <w:marTop w:val="0"/>
          <w:marBottom w:val="0"/>
          <w:divBdr>
            <w:top w:val="none" w:sz="0" w:space="0" w:color="auto"/>
            <w:left w:val="none" w:sz="0" w:space="0" w:color="auto"/>
            <w:bottom w:val="none" w:sz="0" w:space="0" w:color="auto"/>
            <w:right w:val="none" w:sz="0" w:space="0" w:color="auto"/>
          </w:divBdr>
        </w:div>
        <w:div w:id="1092236090">
          <w:marLeft w:val="640"/>
          <w:marRight w:val="0"/>
          <w:marTop w:val="0"/>
          <w:marBottom w:val="0"/>
          <w:divBdr>
            <w:top w:val="none" w:sz="0" w:space="0" w:color="auto"/>
            <w:left w:val="none" w:sz="0" w:space="0" w:color="auto"/>
            <w:bottom w:val="none" w:sz="0" w:space="0" w:color="auto"/>
            <w:right w:val="none" w:sz="0" w:space="0" w:color="auto"/>
          </w:divBdr>
        </w:div>
        <w:div w:id="1429152084">
          <w:marLeft w:val="640"/>
          <w:marRight w:val="0"/>
          <w:marTop w:val="0"/>
          <w:marBottom w:val="0"/>
          <w:divBdr>
            <w:top w:val="none" w:sz="0" w:space="0" w:color="auto"/>
            <w:left w:val="none" w:sz="0" w:space="0" w:color="auto"/>
            <w:bottom w:val="none" w:sz="0" w:space="0" w:color="auto"/>
            <w:right w:val="none" w:sz="0" w:space="0" w:color="auto"/>
          </w:divBdr>
        </w:div>
        <w:div w:id="850995063">
          <w:marLeft w:val="640"/>
          <w:marRight w:val="0"/>
          <w:marTop w:val="0"/>
          <w:marBottom w:val="0"/>
          <w:divBdr>
            <w:top w:val="none" w:sz="0" w:space="0" w:color="auto"/>
            <w:left w:val="none" w:sz="0" w:space="0" w:color="auto"/>
            <w:bottom w:val="none" w:sz="0" w:space="0" w:color="auto"/>
            <w:right w:val="none" w:sz="0" w:space="0" w:color="auto"/>
          </w:divBdr>
        </w:div>
        <w:div w:id="489828527">
          <w:marLeft w:val="640"/>
          <w:marRight w:val="0"/>
          <w:marTop w:val="0"/>
          <w:marBottom w:val="0"/>
          <w:divBdr>
            <w:top w:val="none" w:sz="0" w:space="0" w:color="auto"/>
            <w:left w:val="none" w:sz="0" w:space="0" w:color="auto"/>
            <w:bottom w:val="none" w:sz="0" w:space="0" w:color="auto"/>
            <w:right w:val="none" w:sz="0" w:space="0" w:color="auto"/>
          </w:divBdr>
        </w:div>
        <w:div w:id="973831753">
          <w:marLeft w:val="640"/>
          <w:marRight w:val="0"/>
          <w:marTop w:val="0"/>
          <w:marBottom w:val="0"/>
          <w:divBdr>
            <w:top w:val="none" w:sz="0" w:space="0" w:color="auto"/>
            <w:left w:val="none" w:sz="0" w:space="0" w:color="auto"/>
            <w:bottom w:val="none" w:sz="0" w:space="0" w:color="auto"/>
            <w:right w:val="none" w:sz="0" w:space="0" w:color="auto"/>
          </w:divBdr>
        </w:div>
        <w:div w:id="1779565343">
          <w:marLeft w:val="640"/>
          <w:marRight w:val="0"/>
          <w:marTop w:val="0"/>
          <w:marBottom w:val="0"/>
          <w:divBdr>
            <w:top w:val="none" w:sz="0" w:space="0" w:color="auto"/>
            <w:left w:val="none" w:sz="0" w:space="0" w:color="auto"/>
            <w:bottom w:val="none" w:sz="0" w:space="0" w:color="auto"/>
            <w:right w:val="none" w:sz="0" w:space="0" w:color="auto"/>
          </w:divBdr>
        </w:div>
        <w:div w:id="1369644309">
          <w:marLeft w:val="640"/>
          <w:marRight w:val="0"/>
          <w:marTop w:val="0"/>
          <w:marBottom w:val="0"/>
          <w:divBdr>
            <w:top w:val="none" w:sz="0" w:space="0" w:color="auto"/>
            <w:left w:val="none" w:sz="0" w:space="0" w:color="auto"/>
            <w:bottom w:val="none" w:sz="0" w:space="0" w:color="auto"/>
            <w:right w:val="none" w:sz="0" w:space="0" w:color="auto"/>
          </w:divBdr>
        </w:div>
        <w:div w:id="1118796940">
          <w:marLeft w:val="640"/>
          <w:marRight w:val="0"/>
          <w:marTop w:val="0"/>
          <w:marBottom w:val="0"/>
          <w:divBdr>
            <w:top w:val="none" w:sz="0" w:space="0" w:color="auto"/>
            <w:left w:val="none" w:sz="0" w:space="0" w:color="auto"/>
            <w:bottom w:val="none" w:sz="0" w:space="0" w:color="auto"/>
            <w:right w:val="none" w:sz="0" w:space="0" w:color="auto"/>
          </w:divBdr>
        </w:div>
        <w:div w:id="764837461">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87622301">
      <w:bodyDiv w:val="1"/>
      <w:marLeft w:val="0"/>
      <w:marRight w:val="0"/>
      <w:marTop w:val="0"/>
      <w:marBottom w:val="0"/>
      <w:divBdr>
        <w:top w:val="none" w:sz="0" w:space="0" w:color="auto"/>
        <w:left w:val="none" w:sz="0" w:space="0" w:color="auto"/>
        <w:bottom w:val="none" w:sz="0" w:space="0" w:color="auto"/>
        <w:right w:val="none" w:sz="0" w:space="0" w:color="auto"/>
      </w:divBdr>
      <w:divsChild>
        <w:div w:id="1585408953">
          <w:marLeft w:val="640"/>
          <w:marRight w:val="0"/>
          <w:marTop w:val="0"/>
          <w:marBottom w:val="0"/>
          <w:divBdr>
            <w:top w:val="none" w:sz="0" w:space="0" w:color="auto"/>
            <w:left w:val="none" w:sz="0" w:space="0" w:color="auto"/>
            <w:bottom w:val="none" w:sz="0" w:space="0" w:color="auto"/>
            <w:right w:val="none" w:sz="0" w:space="0" w:color="auto"/>
          </w:divBdr>
        </w:div>
        <w:div w:id="956914757">
          <w:marLeft w:val="640"/>
          <w:marRight w:val="0"/>
          <w:marTop w:val="0"/>
          <w:marBottom w:val="0"/>
          <w:divBdr>
            <w:top w:val="none" w:sz="0" w:space="0" w:color="auto"/>
            <w:left w:val="none" w:sz="0" w:space="0" w:color="auto"/>
            <w:bottom w:val="none" w:sz="0" w:space="0" w:color="auto"/>
            <w:right w:val="none" w:sz="0" w:space="0" w:color="auto"/>
          </w:divBdr>
        </w:div>
        <w:div w:id="2028866930">
          <w:marLeft w:val="640"/>
          <w:marRight w:val="0"/>
          <w:marTop w:val="0"/>
          <w:marBottom w:val="0"/>
          <w:divBdr>
            <w:top w:val="none" w:sz="0" w:space="0" w:color="auto"/>
            <w:left w:val="none" w:sz="0" w:space="0" w:color="auto"/>
            <w:bottom w:val="none" w:sz="0" w:space="0" w:color="auto"/>
            <w:right w:val="none" w:sz="0" w:space="0" w:color="auto"/>
          </w:divBdr>
        </w:div>
        <w:div w:id="1672484310">
          <w:marLeft w:val="640"/>
          <w:marRight w:val="0"/>
          <w:marTop w:val="0"/>
          <w:marBottom w:val="0"/>
          <w:divBdr>
            <w:top w:val="none" w:sz="0" w:space="0" w:color="auto"/>
            <w:left w:val="none" w:sz="0" w:space="0" w:color="auto"/>
            <w:bottom w:val="none" w:sz="0" w:space="0" w:color="auto"/>
            <w:right w:val="none" w:sz="0" w:space="0" w:color="auto"/>
          </w:divBdr>
        </w:div>
        <w:div w:id="1303269100">
          <w:marLeft w:val="640"/>
          <w:marRight w:val="0"/>
          <w:marTop w:val="0"/>
          <w:marBottom w:val="0"/>
          <w:divBdr>
            <w:top w:val="none" w:sz="0" w:space="0" w:color="auto"/>
            <w:left w:val="none" w:sz="0" w:space="0" w:color="auto"/>
            <w:bottom w:val="none" w:sz="0" w:space="0" w:color="auto"/>
            <w:right w:val="none" w:sz="0" w:space="0" w:color="auto"/>
          </w:divBdr>
        </w:div>
        <w:div w:id="1246038586">
          <w:marLeft w:val="640"/>
          <w:marRight w:val="0"/>
          <w:marTop w:val="0"/>
          <w:marBottom w:val="0"/>
          <w:divBdr>
            <w:top w:val="none" w:sz="0" w:space="0" w:color="auto"/>
            <w:left w:val="none" w:sz="0" w:space="0" w:color="auto"/>
            <w:bottom w:val="none" w:sz="0" w:space="0" w:color="auto"/>
            <w:right w:val="none" w:sz="0" w:space="0" w:color="auto"/>
          </w:divBdr>
        </w:div>
        <w:div w:id="1319187645">
          <w:marLeft w:val="640"/>
          <w:marRight w:val="0"/>
          <w:marTop w:val="0"/>
          <w:marBottom w:val="0"/>
          <w:divBdr>
            <w:top w:val="none" w:sz="0" w:space="0" w:color="auto"/>
            <w:left w:val="none" w:sz="0" w:space="0" w:color="auto"/>
            <w:bottom w:val="none" w:sz="0" w:space="0" w:color="auto"/>
            <w:right w:val="none" w:sz="0" w:space="0" w:color="auto"/>
          </w:divBdr>
        </w:div>
        <w:div w:id="1051341768">
          <w:marLeft w:val="640"/>
          <w:marRight w:val="0"/>
          <w:marTop w:val="0"/>
          <w:marBottom w:val="0"/>
          <w:divBdr>
            <w:top w:val="none" w:sz="0" w:space="0" w:color="auto"/>
            <w:left w:val="none" w:sz="0" w:space="0" w:color="auto"/>
            <w:bottom w:val="none" w:sz="0" w:space="0" w:color="auto"/>
            <w:right w:val="none" w:sz="0" w:space="0" w:color="auto"/>
          </w:divBdr>
        </w:div>
        <w:div w:id="250165176">
          <w:marLeft w:val="640"/>
          <w:marRight w:val="0"/>
          <w:marTop w:val="0"/>
          <w:marBottom w:val="0"/>
          <w:divBdr>
            <w:top w:val="none" w:sz="0" w:space="0" w:color="auto"/>
            <w:left w:val="none" w:sz="0" w:space="0" w:color="auto"/>
            <w:bottom w:val="none" w:sz="0" w:space="0" w:color="auto"/>
            <w:right w:val="none" w:sz="0" w:space="0" w:color="auto"/>
          </w:divBdr>
        </w:div>
        <w:div w:id="594636506">
          <w:marLeft w:val="640"/>
          <w:marRight w:val="0"/>
          <w:marTop w:val="0"/>
          <w:marBottom w:val="0"/>
          <w:divBdr>
            <w:top w:val="none" w:sz="0" w:space="0" w:color="auto"/>
            <w:left w:val="none" w:sz="0" w:space="0" w:color="auto"/>
            <w:bottom w:val="none" w:sz="0" w:space="0" w:color="auto"/>
            <w:right w:val="none" w:sz="0" w:space="0" w:color="auto"/>
          </w:divBdr>
        </w:div>
        <w:div w:id="1521696065">
          <w:marLeft w:val="640"/>
          <w:marRight w:val="0"/>
          <w:marTop w:val="0"/>
          <w:marBottom w:val="0"/>
          <w:divBdr>
            <w:top w:val="none" w:sz="0" w:space="0" w:color="auto"/>
            <w:left w:val="none" w:sz="0" w:space="0" w:color="auto"/>
            <w:bottom w:val="none" w:sz="0" w:space="0" w:color="auto"/>
            <w:right w:val="none" w:sz="0" w:space="0" w:color="auto"/>
          </w:divBdr>
        </w:div>
        <w:div w:id="2137405254">
          <w:marLeft w:val="640"/>
          <w:marRight w:val="0"/>
          <w:marTop w:val="0"/>
          <w:marBottom w:val="0"/>
          <w:divBdr>
            <w:top w:val="none" w:sz="0" w:space="0" w:color="auto"/>
            <w:left w:val="none" w:sz="0" w:space="0" w:color="auto"/>
            <w:bottom w:val="none" w:sz="0" w:space="0" w:color="auto"/>
            <w:right w:val="none" w:sz="0" w:space="0" w:color="auto"/>
          </w:divBdr>
        </w:div>
        <w:div w:id="422072205">
          <w:marLeft w:val="640"/>
          <w:marRight w:val="0"/>
          <w:marTop w:val="0"/>
          <w:marBottom w:val="0"/>
          <w:divBdr>
            <w:top w:val="none" w:sz="0" w:space="0" w:color="auto"/>
            <w:left w:val="none" w:sz="0" w:space="0" w:color="auto"/>
            <w:bottom w:val="none" w:sz="0" w:space="0" w:color="auto"/>
            <w:right w:val="none" w:sz="0" w:space="0" w:color="auto"/>
          </w:divBdr>
        </w:div>
        <w:div w:id="46532875">
          <w:marLeft w:val="640"/>
          <w:marRight w:val="0"/>
          <w:marTop w:val="0"/>
          <w:marBottom w:val="0"/>
          <w:divBdr>
            <w:top w:val="none" w:sz="0" w:space="0" w:color="auto"/>
            <w:left w:val="none" w:sz="0" w:space="0" w:color="auto"/>
            <w:bottom w:val="none" w:sz="0" w:space="0" w:color="auto"/>
            <w:right w:val="none" w:sz="0" w:space="0" w:color="auto"/>
          </w:divBdr>
        </w:div>
        <w:div w:id="1657804062">
          <w:marLeft w:val="640"/>
          <w:marRight w:val="0"/>
          <w:marTop w:val="0"/>
          <w:marBottom w:val="0"/>
          <w:divBdr>
            <w:top w:val="none" w:sz="0" w:space="0" w:color="auto"/>
            <w:left w:val="none" w:sz="0" w:space="0" w:color="auto"/>
            <w:bottom w:val="none" w:sz="0" w:space="0" w:color="auto"/>
            <w:right w:val="none" w:sz="0" w:space="0" w:color="auto"/>
          </w:divBdr>
        </w:div>
        <w:div w:id="711152989">
          <w:marLeft w:val="640"/>
          <w:marRight w:val="0"/>
          <w:marTop w:val="0"/>
          <w:marBottom w:val="0"/>
          <w:divBdr>
            <w:top w:val="none" w:sz="0" w:space="0" w:color="auto"/>
            <w:left w:val="none" w:sz="0" w:space="0" w:color="auto"/>
            <w:bottom w:val="none" w:sz="0" w:space="0" w:color="auto"/>
            <w:right w:val="none" w:sz="0" w:space="0" w:color="auto"/>
          </w:divBdr>
        </w:div>
        <w:div w:id="2074695165">
          <w:marLeft w:val="640"/>
          <w:marRight w:val="0"/>
          <w:marTop w:val="0"/>
          <w:marBottom w:val="0"/>
          <w:divBdr>
            <w:top w:val="none" w:sz="0" w:space="0" w:color="auto"/>
            <w:left w:val="none" w:sz="0" w:space="0" w:color="auto"/>
            <w:bottom w:val="none" w:sz="0" w:space="0" w:color="auto"/>
            <w:right w:val="none" w:sz="0" w:space="0" w:color="auto"/>
          </w:divBdr>
        </w:div>
        <w:div w:id="1670014012">
          <w:marLeft w:val="640"/>
          <w:marRight w:val="0"/>
          <w:marTop w:val="0"/>
          <w:marBottom w:val="0"/>
          <w:divBdr>
            <w:top w:val="none" w:sz="0" w:space="0" w:color="auto"/>
            <w:left w:val="none" w:sz="0" w:space="0" w:color="auto"/>
            <w:bottom w:val="none" w:sz="0" w:space="0" w:color="auto"/>
            <w:right w:val="none" w:sz="0" w:space="0" w:color="auto"/>
          </w:divBdr>
        </w:div>
        <w:div w:id="69931777">
          <w:marLeft w:val="640"/>
          <w:marRight w:val="0"/>
          <w:marTop w:val="0"/>
          <w:marBottom w:val="0"/>
          <w:divBdr>
            <w:top w:val="none" w:sz="0" w:space="0" w:color="auto"/>
            <w:left w:val="none" w:sz="0" w:space="0" w:color="auto"/>
            <w:bottom w:val="none" w:sz="0" w:space="0" w:color="auto"/>
            <w:right w:val="none" w:sz="0" w:space="0" w:color="auto"/>
          </w:divBdr>
        </w:div>
        <w:div w:id="578947457">
          <w:marLeft w:val="640"/>
          <w:marRight w:val="0"/>
          <w:marTop w:val="0"/>
          <w:marBottom w:val="0"/>
          <w:divBdr>
            <w:top w:val="none" w:sz="0" w:space="0" w:color="auto"/>
            <w:left w:val="none" w:sz="0" w:space="0" w:color="auto"/>
            <w:bottom w:val="none" w:sz="0" w:space="0" w:color="auto"/>
            <w:right w:val="none" w:sz="0" w:space="0" w:color="auto"/>
          </w:divBdr>
        </w:div>
        <w:div w:id="361898912">
          <w:marLeft w:val="640"/>
          <w:marRight w:val="0"/>
          <w:marTop w:val="0"/>
          <w:marBottom w:val="0"/>
          <w:divBdr>
            <w:top w:val="none" w:sz="0" w:space="0" w:color="auto"/>
            <w:left w:val="none" w:sz="0" w:space="0" w:color="auto"/>
            <w:bottom w:val="none" w:sz="0" w:space="0" w:color="auto"/>
            <w:right w:val="none" w:sz="0" w:space="0" w:color="auto"/>
          </w:divBdr>
        </w:div>
        <w:div w:id="927427882">
          <w:marLeft w:val="640"/>
          <w:marRight w:val="0"/>
          <w:marTop w:val="0"/>
          <w:marBottom w:val="0"/>
          <w:divBdr>
            <w:top w:val="none" w:sz="0" w:space="0" w:color="auto"/>
            <w:left w:val="none" w:sz="0" w:space="0" w:color="auto"/>
            <w:bottom w:val="none" w:sz="0" w:space="0" w:color="auto"/>
            <w:right w:val="none" w:sz="0" w:space="0" w:color="auto"/>
          </w:divBdr>
        </w:div>
        <w:div w:id="2057854955">
          <w:marLeft w:val="640"/>
          <w:marRight w:val="0"/>
          <w:marTop w:val="0"/>
          <w:marBottom w:val="0"/>
          <w:divBdr>
            <w:top w:val="none" w:sz="0" w:space="0" w:color="auto"/>
            <w:left w:val="none" w:sz="0" w:space="0" w:color="auto"/>
            <w:bottom w:val="none" w:sz="0" w:space="0" w:color="auto"/>
            <w:right w:val="none" w:sz="0" w:space="0" w:color="auto"/>
          </w:divBdr>
        </w:div>
        <w:div w:id="1678654547">
          <w:marLeft w:val="640"/>
          <w:marRight w:val="0"/>
          <w:marTop w:val="0"/>
          <w:marBottom w:val="0"/>
          <w:divBdr>
            <w:top w:val="none" w:sz="0" w:space="0" w:color="auto"/>
            <w:left w:val="none" w:sz="0" w:space="0" w:color="auto"/>
            <w:bottom w:val="none" w:sz="0" w:space="0" w:color="auto"/>
            <w:right w:val="none" w:sz="0" w:space="0" w:color="auto"/>
          </w:divBdr>
        </w:div>
        <w:div w:id="1422068165">
          <w:marLeft w:val="640"/>
          <w:marRight w:val="0"/>
          <w:marTop w:val="0"/>
          <w:marBottom w:val="0"/>
          <w:divBdr>
            <w:top w:val="none" w:sz="0" w:space="0" w:color="auto"/>
            <w:left w:val="none" w:sz="0" w:space="0" w:color="auto"/>
            <w:bottom w:val="none" w:sz="0" w:space="0" w:color="auto"/>
            <w:right w:val="none" w:sz="0" w:space="0" w:color="auto"/>
          </w:divBdr>
        </w:div>
        <w:div w:id="1135902656">
          <w:marLeft w:val="640"/>
          <w:marRight w:val="0"/>
          <w:marTop w:val="0"/>
          <w:marBottom w:val="0"/>
          <w:divBdr>
            <w:top w:val="none" w:sz="0" w:space="0" w:color="auto"/>
            <w:left w:val="none" w:sz="0" w:space="0" w:color="auto"/>
            <w:bottom w:val="none" w:sz="0" w:space="0" w:color="auto"/>
            <w:right w:val="none" w:sz="0" w:space="0" w:color="auto"/>
          </w:divBdr>
        </w:div>
        <w:div w:id="411585455">
          <w:marLeft w:val="640"/>
          <w:marRight w:val="0"/>
          <w:marTop w:val="0"/>
          <w:marBottom w:val="0"/>
          <w:divBdr>
            <w:top w:val="none" w:sz="0" w:space="0" w:color="auto"/>
            <w:left w:val="none" w:sz="0" w:space="0" w:color="auto"/>
            <w:bottom w:val="none" w:sz="0" w:space="0" w:color="auto"/>
            <w:right w:val="none" w:sz="0" w:space="0" w:color="auto"/>
          </w:divBdr>
        </w:div>
        <w:div w:id="465047381">
          <w:marLeft w:val="640"/>
          <w:marRight w:val="0"/>
          <w:marTop w:val="0"/>
          <w:marBottom w:val="0"/>
          <w:divBdr>
            <w:top w:val="none" w:sz="0" w:space="0" w:color="auto"/>
            <w:left w:val="none" w:sz="0" w:space="0" w:color="auto"/>
            <w:bottom w:val="none" w:sz="0" w:space="0" w:color="auto"/>
            <w:right w:val="none" w:sz="0" w:space="0" w:color="auto"/>
          </w:divBdr>
        </w:div>
        <w:div w:id="707535031">
          <w:marLeft w:val="640"/>
          <w:marRight w:val="0"/>
          <w:marTop w:val="0"/>
          <w:marBottom w:val="0"/>
          <w:divBdr>
            <w:top w:val="none" w:sz="0" w:space="0" w:color="auto"/>
            <w:left w:val="none" w:sz="0" w:space="0" w:color="auto"/>
            <w:bottom w:val="none" w:sz="0" w:space="0" w:color="auto"/>
            <w:right w:val="none" w:sz="0" w:space="0" w:color="auto"/>
          </w:divBdr>
        </w:div>
        <w:div w:id="804391700">
          <w:marLeft w:val="640"/>
          <w:marRight w:val="0"/>
          <w:marTop w:val="0"/>
          <w:marBottom w:val="0"/>
          <w:divBdr>
            <w:top w:val="none" w:sz="0" w:space="0" w:color="auto"/>
            <w:left w:val="none" w:sz="0" w:space="0" w:color="auto"/>
            <w:bottom w:val="none" w:sz="0" w:space="0" w:color="auto"/>
            <w:right w:val="none" w:sz="0" w:space="0" w:color="auto"/>
          </w:divBdr>
        </w:div>
        <w:div w:id="305089862">
          <w:marLeft w:val="640"/>
          <w:marRight w:val="0"/>
          <w:marTop w:val="0"/>
          <w:marBottom w:val="0"/>
          <w:divBdr>
            <w:top w:val="none" w:sz="0" w:space="0" w:color="auto"/>
            <w:left w:val="none" w:sz="0" w:space="0" w:color="auto"/>
            <w:bottom w:val="none" w:sz="0" w:space="0" w:color="auto"/>
            <w:right w:val="none" w:sz="0" w:space="0" w:color="auto"/>
          </w:divBdr>
        </w:div>
        <w:div w:id="192810805">
          <w:marLeft w:val="640"/>
          <w:marRight w:val="0"/>
          <w:marTop w:val="0"/>
          <w:marBottom w:val="0"/>
          <w:divBdr>
            <w:top w:val="none" w:sz="0" w:space="0" w:color="auto"/>
            <w:left w:val="none" w:sz="0" w:space="0" w:color="auto"/>
            <w:bottom w:val="none" w:sz="0" w:space="0" w:color="auto"/>
            <w:right w:val="none" w:sz="0" w:space="0" w:color="auto"/>
          </w:divBdr>
        </w:div>
        <w:div w:id="1696033447">
          <w:marLeft w:val="640"/>
          <w:marRight w:val="0"/>
          <w:marTop w:val="0"/>
          <w:marBottom w:val="0"/>
          <w:divBdr>
            <w:top w:val="none" w:sz="0" w:space="0" w:color="auto"/>
            <w:left w:val="none" w:sz="0" w:space="0" w:color="auto"/>
            <w:bottom w:val="none" w:sz="0" w:space="0" w:color="auto"/>
            <w:right w:val="none" w:sz="0" w:space="0" w:color="auto"/>
          </w:divBdr>
        </w:div>
        <w:div w:id="696926577">
          <w:marLeft w:val="640"/>
          <w:marRight w:val="0"/>
          <w:marTop w:val="0"/>
          <w:marBottom w:val="0"/>
          <w:divBdr>
            <w:top w:val="none" w:sz="0" w:space="0" w:color="auto"/>
            <w:left w:val="none" w:sz="0" w:space="0" w:color="auto"/>
            <w:bottom w:val="none" w:sz="0" w:space="0" w:color="auto"/>
            <w:right w:val="none" w:sz="0" w:space="0" w:color="auto"/>
          </w:divBdr>
        </w:div>
        <w:div w:id="745104669">
          <w:marLeft w:val="640"/>
          <w:marRight w:val="0"/>
          <w:marTop w:val="0"/>
          <w:marBottom w:val="0"/>
          <w:divBdr>
            <w:top w:val="none" w:sz="0" w:space="0" w:color="auto"/>
            <w:left w:val="none" w:sz="0" w:space="0" w:color="auto"/>
            <w:bottom w:val="none" w:sz="0" w:space="0" w:color="auto"/>
            <w:right w:val="none" w:sz="0" w:space="0" w:color="auto"/>
          </w:divBdr>
        </w:div>
        <w:div w:id="648628988">
          <w:marLeft w:val="640"/>
          <w:marRight w:val="0"/>
          <w:marTop w:val="0"/>
          <w:marBottom w:val="0"/>
          <w:divBdr>
            <w:top w:val="none" w:sz="0" w:space="0" w:color="auto"/>
            <w:left w:val="none" w:sz="0" w:space="0" w:color="auto"/>
            <w:bottom w:val="none" w:sz="0" w:space="0" w:color="auto"/>
            <w:right w:val="none" w:sz="0" w:space="0" w:color="auto"/>
          </w:divBdr>
        </w:div>
        <w:div w:id="1135370644">
          <w:marLeft w:val="640"/>
          <w:marRight w:val="0"/>
          <w:marTop w:val="0"/>
          <w:marBottom w:val="0"/>
          <w:divBdr>
            <w:top w:val="none" w:sz="0" w:space="0" w:color="auto"/>
            <w:left w:val="none" w:sz="0" w:space="0" w:color="auto"/>
            <w:bottom w:val="none" w:sz="0" w:space="0" w:color="auto"/>
            <w:right w:val="none" w:sz="0" w:space="0" w:color="auto"/>
          </w:divBdr>
        </w:div>
        <w:div w:id="2105374531">
          <w:marLeft w:val="640"/>
          <w:marRight w:val="0"/>
          <w:marTop w:val="0"/>
          <w:marBottom w:val="0"/>
          <w:divBdr>
            <w:top w:val="none" w:sz="0" w:space="0" w:color="auto"/>
            <w:left w:val="none" w:sz="0" w:space="0" w:color="auto"/>
            <w:bottom w:val="none" w:sz="0" w:space="0" w:color="auto"/>
            <w:right w:val="none" w:sz="0" w:space="0" w:color="auto"/>
          </w:divBdr>
        </w:div>
        <w:div w:id="1648894739">
          <w:marLeft w:val="640"/>
          <w:marRight w:val="0"/>
          <w:marTop w:val="0"/>
          <w:marBottom w:val="0"/>
          <w:divBdr>
            <w:top w:val="none" w:sz="0" w:space="0" w:color="auto"/>
            <w:left w:val="none" w:sz="0" w:space="0" w:color="auto"/>
            <w:bottom w:val="none" w:sz="0" w:space="0" w:color="auto"/>
            <w:right w:val="none" w:sz="0" w:space="0" w:color="auto"/>
          </w:divBdr>
        </w:div>
        <w:div w:id="313727299">
          <w:marLeft w:val="640"/>
          <w:marRight w:val="0"/>
          <w:marTop w:val="0"/>
          <w:marBottom w:val="0"/>
          <w:divBdr>
            <w:top w:val="none" w:sz="0" w:space="0" w:color="auto"/>
            <w:left w:val="none" w:sz="0" w:space="0" w:color="auto"/>
            <w:bottom w:val="none" w:sz="0" w:space="0" w:color="auto"/>
            <w:right w:val="none" w:sz="0" w:space="0" w:color="auto"/>
          </w:divBdr>
        </w:div>
        <w:div w:id="786432293">
          <w:marLeft w:val="640"/>
          <w:marRight w:val="0"/>
          <w:marTop w:val="0"/>
          <w:marBottom w:val="0"/>
          <w:divBdr>
            <w:top w:val="none" w:sz="0" w:space="0" w:color="auto"/>
            <w:left w:val="none" w:sz="0" w:space="0" w:color="auto"/>
            <w:bottom w:val="none" w:sz="0" w:space="0" w:color="auto"/>
            <w:right w:val="none" w:sz="0" w:space="0" w:color="auto"/>
          </w:divBdr>
        </w:div>
        <w:div w:id="1620381858">
          <w:marLeft w:val="640"/>
          <w:marRight w:val="0"/>
          <w:marTop w:val="0"/>
          <w:marBottom w:val="0"/>
          <w:divBdr>
            <w:top w:val="none" w:sz="0" w:space="0" w:color="auto"/>
            <w:left w:val="none" w:sz="0" w:space="0" w:color="auto"/>
            <w:bottom w:val="none" w:sz="0" w:space="0" w:color="auto"/>
            <w:right w:val="none" w:sz="0" w:space="0" w:color="auto"/>
          </w:divBdr>
        </w:div>
        <w:div w:id="363096224">
          <w:marLeft w:val="640"/>
          <w:marRight w:val="0"/>
          <w:marTop w:val="0"/>
          <w:marBottom w:val="0"/>
          <w:divBdr>
            <w:top w:val="none" w:sz="0" w:space="0" w:color="auto"/>
            <w:left w:val="none" w:sz="0" w:space="0" w:color="auto"/>
            <w:bottom w:val="none" w:sz="0" w:space="0" w:color="auto"/>
            <w:right w:val="none" w:sz="0" w:space="0" w:color="auto"/>
          </w:divBdr>
        </w:div>
        <w:div w:id="1604610690">
          <w:marLeft w:val="640"/>
          <w:marRight w:val="0"/>
          <w:marTop w:val="0"/>
          <w:marBottom w:val="0"/>
          <w:divBdr>
            <w:top w:val="none" w:sz="0" w:space="0" w:color="auto"/>
            <w:left w:val="none" w:sz="0" w:space="0" w:color="auto"/>
            <w:bottom w:val="none" w:sz="0" w:space="0" w:color="auto"/>
            <w:right w:val="none" w:sz="0" w:space="0" w:color="auto"/>
          </w:divBdr>
        </w:div>
        <w:div w:id="858273304">
          <w:marLeft w:val="640"/>
          <w:marRight w:val="0"/>
          <w:marTop w:val="0"/>
          <w:marBottom w:val="0"/>
          <w:divBdr>
            <w:top w:val="none" w:sz="0" w:space="0" w:color="auto"/>
            <w:left w:val="none" w:sz="0" w:space="0" w:color="auto"/>
            <w:bottom w:val="none" w:sz="0" w:space="0" w:color="auto"/>
            <w:right w:val="none" w:sz="0" w:space="0" w:color="auto"/>
          </w:divBdr>
        </w:div>
        <w:div w:id="1095907424">
          <w:marLeft w:val="640"/>
          <w:marRight w:val="0"/>
          <w:marTop w:val="0"/>
          <w:marBottom w:val="0"/>
          <w:divBdr>
            <w:top w:val="none" w:sz="0" w:space="0" w:color="auto"/>
            <w:left w:val="none" w:sz="0" w:space="0" w:color="auto"/>
            <w:bottom w:val="none" w:sz="0" w:space="0" w:color="auto"/>
            <w:right w:val="none" w:sz="0" w:space="0" w:color="auto"/>
          </w:divBdr>
        </w:div>
        <w:div w:id="1168473343">
          <w:marLeft w:val="640"/>
          <w:marRight w:val="0"/>
          <w:marTop w:val="0"/>
          <w:marBottom w:val="0"/>
          <w:divBdr>
            <w:top w:val="none" w:sz="0" w:space="0" w:color="auto"/>
            <w:left w:val="none" w:sz="0" w:space="0" w:color="auto"/>
            <w:bottom w:val="none" w:sz="0" w:space="0" w:color="auto"/>
            <w:right w:val="none" w:sz="0" w:space="0" w:color="auto"/>
          </w:divBdr>
        </w:div>
        <w:div w:id="1910529435">
          <w:marLeft w:val="640"/>
          <w:marRight w:val="0"/>
          <w:marTop w:val="0"/>
          <w:marBottom w:val="0"/>
          <w:divBdr>
            <w:top w:val="none" w:sz="0" w:space="0" w:color="auto"/>
            <w:left w:val="none" w:sz="0" w:space="0" w:color="auto"/>
            <w:bottom w:val="none" w:sz="0" w:space="0" w:color="auto"/>
            <w:right w:val="none" w:sz="0" w:space="0" w:color="auto"/>
          </w:divBdr>
        </w:div>
        <w:div w:id="375206215">
          <w:marLeft w:val="640"/>
          <w:marRight w:val="0"/>
          <w:marTop w:val="0"/>
          <w:marBottom w:val="0"/>
          <w:divBdr>
            <w:top w:val="none" w:sz="0" w:space="0" w:color="auto"/>
            <w:left w:val="none" w:sz="0" w:space="0" w:color="auto"/>
            <w:bottom w:val="none" w:sz="0" w:space="0" w:color="auto"/>
            <w:right w:val="none" w:sz="0" w:space="0" w:color="auto"/>
          </w:divBdr>
        </w:div>
        <w:div w:id="2124612134">
          <w:marLeft w:val="640"/>
          <w:marRight w:val="0"/>
          <w:marTop w:val="0"/>
          <w:marBottom w:val="0"/>
          <w:divBdr>
            <w:top w:val="none" w:sz="0" w:space="0" w:color="auto"/>
            <w:left w:val="none" w:sz="0" w:space="0" w:color="auto"/>
            <w:bottom w:val="none" w:sz="0" w:space="0" w:color="auto"/>
            <w:right w:val="none" w:sz="0" w:space="0" w:color="auto"/>
          </w:divBdr>
        </w:div>
        <w:div w:id="1856262413">
          <w:marLeft w:val="640"/>
          <w:marRight w:val="0"/>
          <w:marTop w:val="0"/>
          <w:marBottom w:val="0"/>
          <w:divBdr>
            <w:top w:val="none" w:sz="0" w:space="0" w:color="auto"/>
            <w:left w:val="none" w:sz="0" w:space="0" w:color="auto"/>
            <w:bottom w:val="none" w:sz="0" w:space="0" w:color="auto"/>
            <w:right w:val="none" w:sz="0" w:space="0" w:color="auto"/>
          </w:divBdr>
        </w:div>
        <w:div w:id="2097895514">
          <w:marLeft w:val="640"/>
          <w:marRight w:val="0"/>
          <w:marTop w:val="0"/>
          <w:marBottom w:val="0"/>
          <w:divBdr>
            <w:top w:val="none" w:sz="0" w:space="0" w:color="auto"/>
            <w:left w:val="none" w:sz="0" w:space="0" w:color="auto"/>
            <w:bottom w:val="none" w:sz="0" w:space="0" w:color="auto"/>
            <w:right w:val="none" w:sz="0" w:space="0" w:color="auto"/>
          </w:divBdr>
        </w:div>
        <w:div w:id="248928526">
          <w:marLeft w:val="640"/>
          <w:marRight w:val="0"/>
          <w:marTop w:val="0"/>
          <w:marBottom w:val="0"/>
          <w:divBdr>
            <w:top w:val="none" w:sz="0" w:space="0" w:color="auto"/>
            <w:left w:val="none" w:sz="0" w:space="0" w:color="auto"/>
            <w:bottom w:val="none" w:sz="0" w:space="0" w:color="auto"/>
            <w:right w:val="none" w:sz="0" w:space="0" w:color="auto"/>
          </w:divBdr>
        </w:div>
        <w:div w:id="4133696">
          <w:marLeft w:val="640"/>
          <w:marRight w:val="0"/>
          <w:marTop w:val="0"/>
          <w:marBottom w:val="0"/>
          <w:divBdr>
            <w:top w:val="none" w:sz="0" w:space="0" w:color="auto"/>
            <w:left w:val="none" w:sz="0" w:space="0" w:color="auto"/>
            <w:bottom w:val="none" w:sz="0" w:space="0" w:color="auto"/>
            <w:right w:val="none" w:sz="0" w:space="0" w:color="auto"/>
          </w:divBdr>
        </w:div>
        <w:div w:id="37828492">
          <w:marLeft w:val="640"/>
          <w:marRight w:val="0"/>
          <w:marTop w:val="0"/>
          <w:marBottom w:val="0"/>
          <w:divBdr>
            <w:top w:val="none" w:sz="0" w:space="0" w:color="auto"/>
            <w:left w:val="none" w:sz="0" w:space="0" w:color="auto"/>
            <w:bottom w:val="none" w:sz="0" w:space="0" w:color="auto"/>
            <w:right w:val="none" w:sz="0" w:space="0" w:color="auto"/>
          </w:divBdr>
        </w:div>
        <w:div w:id="207762698">
          <w:marLeft w:val="640"/>
          <w:marRight w:val="0"/>
          <w:marTop w:val="0"/>
          <w:marBottom w:val="0"/>
          <w:divBdr>
            <w:top w:val="none" w:sz="0" w:space="0" w:color="auto"/>
            <w:left w:val="none" w:sz="0" w:space="0" w:color="auto"/>
            <w:bottom w:val="none" w:sz="0" w:space="0" w:color="auto"/>
            <w:right w:val="none" w:sz="0" w:space="0" w:color="auto"/>
          </w:divBdr>
        </w:div>
        <w:div w:id="1467619753">
          <w:marLeft w:val="640"/>
          <w:marRight w:val="0"/>
          <w:marTop w:val="0"/>
          <w:marBottom w:val="0"/>
          <w:divBdr>
            <w:top w:val="none" w:sz="0" w:space="0" w:color="auto"/>
            <w:left w:val="none" w:sz="0" w:space="0" w:color="auto"/>
            <w:bottom w:val="none" w:sz="0" w:space="0" w:color="auto"/>
            <w:right w:val="none" w:sz="0" w:space="0" w:color="auto"/>
          </w:divBdr>
        </w:div>
        <w:div w:id="1984508547">
          <w:marLeft w:val="640"/>
          <w:marRight w:val="0"/>
          <w:marTop w:val="0"/>
          <w:marBottom w:val="0"/>
          <w:divBdr>
            <w:top w:val="none" w:sz="0" w:space="0" w:color="auto"/>
            <w:left w:val="none" w:sz="0" w:space="0" w:color="auto"/>
            <w:bottom w:val="none" w:sz="0" w:space="0" w:color="auto"/>
            <w:right w:val="none" w:sz="0" w:space="0" w:color="auto"/>
          </w:divBdr>
        </w:div>
        <w:div w:id="1937134856">
          <w:marLeft w:val="640"/>
          <w:marRight w:val="0"/>
          <w:marTop w:val="0"/>
          <w:marBottom w:val="0"/>
          <w:divBdr>
            <w:top w:val="none" w:sz="0" w:space="0" w:color="auto"/>
            <w:left w:val="none" w:sz="0" w:space="0" w:color="auto"/>
            <w:bottom w:val="none" w:sz="0" w:space="0" w:color="auto"/>
            <w:right w:val="none" w:sz="0" w:space="0" w:color="auto"/>
          </w:divBdr>
        </w:div>
        <w:div w:id="1162158578">
          <w:marLeft w:val="640"/>
          <w:marRight w:val="0"/>
          <w:marTop w:val="0"/>
          <w:marBottom w:val="0"/>
          <w:divBdr>
            <w:top w:val="none" w:sz="0" w:space="0" w:color="auto"/>
            <w:left w:val="none" w:sz="0" w:space="0" w:color="auto"/>
            <w:bottom w:val="none" w:sz="0" w:space="0" w:color="auto"/>
            <w:right w:val="none" w:sz="0" w:space="0" w:color="auto"/>
          </w:divBdr>
        </w:div>
        <w:div w:id="1440299215">
          <w:marLeft w:val="640"/>
          <w:marRight w:val="0"/>
          <w:marTop w:val="0"/>
          <w:marBottom w:val="0"/>
          <w:divBdr>
            <w:top w:val="none" w:sz="0" w:space="0" w:color="auto"/>
            <w:left w:val="none" w:sz="0" w:space="0" w:color="auto"/>
            <w:bottom w:val="none" w:sz="0" w:space="0" w:color="auto"/>
            <w:right w:val="none" w:sz="0" w:space="0" w:color="auto"/>
          </w:divBdr>
        </w:div>
        <w:div w:id="34283608">
          <w:marLeft w:val="640"/>
          <w:marRight w:val="0"/>
          <w:marTop w:val="0"/>
          <w:marBottom w:val="0"/>
          <w:divBdr>
            <w:top w:val="none" w:sz="0" w:space="0" w:color="auto"/>
            <w:left w:val="none" w:sz="0" w:space="0" w:color="auto"/>
            <w:bottom w:val="none" w:sz="0" w:space="0" w:color="auto"/>
            <w:right w:val="none" w:sz="0" w:space="0" w:color="auto"/>
          </w:divBdr>
        </w:div>
        <w:div w:id="1708262487">
          <w:marLeft w:val="640"/>
          <w:marRight w:val="0"/>
          <w:marTop w:val="0"/>
          <w:marBottom w:val="0"/>
          <w:divBdr>
            <w:top w:val="none" w:sz="0" w:space="0" w:color="auto"/>
            <w:left w:val="none" w:sz="0" w:space="0" w:color="auto"/>
            <w:bottom w:val="none" w:sz="0" w:space="0" w:color="auto"/>
            <w:right w:val="none" w:sz="0" w:space="0" w:color="auto"/>
          </w:divBdr>
        </w:div>
        <w:div w:id="331959351">
          <w:marLeft w:val="640"/>
          <w:marRight w:val="0"/>
          <w:marTop w:val="0"/>
          <w:marBottom w:val="0"/>
          <w:divBdr>
            <w:top w:val="none" w:sz="0" w:space="0" w:color="auto"/>
            <w:left w:val="none" w:sz="0" w:space="0" w:color="auto"/>
            <w:bottom w:val="none" w:sz="0" w:space="0" w:color="auto"/>
            <w:right w:val="none" w:sz="0" w:space="0" w:color="auto"/>
          </w:divBdr>
        </w:div>
        <w:div w:id="1714308084">
          <w:marLeft w:val="640"/>
          <w:marRight w:val="0"/>
          <w:marTop w:val="0"/>
          <w:marBottom w:val="0"/>
          <w:divBdr>
            <w:top w:val="none" w:sz="0" w:space="0" w:color="auto"/>
            <w:left w:val="none" w:sz="0" w:space="0" w:color="auto"/>
            <w:bottom w:val="none" w:sz="0" w:space="0" w:color="auto"/>
            <w:right w:val="none" w:sz="0" w:space="0" w:color="auto"/>
          </w:divBdr>
        </w:div>
        <w:div w:id="2053536088">
          <w:marLeft w:val="640"/>
          <w:marRight w:val="0"/>
          <w:marTop w:val="0"/>
          <w:marBottom w:val="0"/>
          <w:divBdr>
            <w:top w:val="none" w:sz="0" w:space="0" w:color="auto"/>
            <w:left w:val="none" w:sz="0" w:space="0" w:color="auto"/>
            <w:bottom w:val="none" w:sz="0" w:space="0" w:color="auto"/>
            <w:right w:val="none" w:sz="0" w:space="0" w:color="auto"/>
          </w:divBdr>
        </w:div>
        <w:div w:id="1074551155">
          <w:marLeft w:val="640"/>
          <w:marRight w:val="0"/>
          <w:marTop w:val="0"/>
          <w:marBottom w:val="0"/>
          <w:divBdr>
            <w:top w:val="none" w:sz="0" w:space="0" w:color="auto"/>
            <w:left w:val="none" w:sz="0" w:space="0" w:color="auto"/>
            <w:bottom w:val="none" w:sz="0" w:space="0" w:color="auto"/>
            <w:right w:val="none" w:sz="0" w:space="0" w:color="auto"/>
          </w:divBdr>
        </w:div>
        <w:div w:id="754517666">
          <w:marLeft w:val="640"/>
          <w:marRight w:val="0"/>
          <w:marTop w:val="0"/>
          <w:marBottom w:val="0"/>
          <w:divBdr>
            <w:top w:val="none" w:sz="0" w:space="0" w:color="auto"/>
            <w:left w:val="none" w:sz="0" w:space="0" w:color="auto"/>
            <w:bottom w:val="none" w:sz="0" w:space="0" w:color="auto"/>
            <w:right w:val="none" w:sz="0" w:space="0" w:color="auto"/>
          </w:divBdr>
        </w:div>
        <w:div w:id="2009399487">
          <w:marLeft w:val="640"/>
          <w:marRight w:val="0"/>
          <w:marTop w:val="0"/>
          <w:marBottom w:val="0"/>
          <w:divBdr>
            <w:top w:val="none" w:sz="0" w:space="0" w:color="auto"/>
            <w:left w:val="none" w:sz="0" w:space="0" w:color="auto"/>
            <w:bottom w:val="none" w:sz="0" w:space="0" w:color="auto"/>
            <w:right w:val="none" w:sz="0" w:space="0" w:color="auto"/>
          </w:divBdr>
        </w:div>
        <w:div w:id="830102954">
          <w:marLeft w:val="640"/>
          <w:marRight w:val="0"/>
          <w:marTop w:val="0"/>
          <w:marBottom w:val="0"/>
          <w:divBdr>
            <w:top w:val="none" w:sz="0" w:space="0" w:color="auto"/>
            <w:left w:val="none" w:sz="0" w:space="0" w:color="auto"/>
            <w:bottom w:val="none" w:sz="0" w:space="0" w:color="auto"/>
            <w:right w:val="none" w:sz="0" w:space="0" w:color="auto"/>
          </w:divBdr>
        </w:div>
        <w:div w:id="1740054391">
          <w:marLeft w:val="640"/>
          <w:marRight w:val="0"/>
          <w:marTop w:val="0"/>
          <w:marBottom w:val="0"/>
          <w:divBdr>
            <w:top w:val="none" w:sz="0" w:space="0" w:color="auto"/>
            <w:left w:val="none" w:sz="0" w:space="0" w:color="auto"/>
            <w:bottom w:val="none" w:sz="0" w:space="0" w:color="auto"/>
            <w:right w:val="none" w:sz="0" w:space="0" w:color="auto"/>
          </w:divBdr>
        </w:div>
        <w:div w:id="718630541">
          <w:marLeft w:val="640"/>
          <w:marRight w:val="0"/>
          <w:marTop w:val="0"/>
          <w:marBottom w:val="0"/>
          <w:divBdr>
            <w:top w:val="none" w:sz="0" w:space="0" w:color="auto"/>
            <w:left w:val="none" w:sz="0" w:space="0" w:color="auto"/>
            <w:bottom w:val="none" w:sz="0" w:space="0" w:color="auto"/>
            <w:right w:val="none" w:sz="0" w:space="0" w:color="auto"/>
          </w:divBdr>
        </w:div>
        <w:div w:id="1149513995">
          <w:marLeft w:val="640"/>
          <w:marRight w:val="0"/>
          <w:marTop w:val="0"/>
          <w:marBottom w:val="0"/>
          <w:divBdr>
            <w:top w:val="none" w:sz="0" w:space="0" w:color="auto"/>
            <w:left w:val="none" w:sz="0" w:space="0" w:color="auto"/>
            <w:bottom w:val="none" w:sz="0" w:space="0" w:color="auto"/>
            <w:right w:val="none" w:sz="0" w:space="0" w:color="auto"/>
          </w:divBdr>
        </w:div>
        <w:div w:id="263655359">
          <w:marLeft w:val="640"/>
          <w:marRight w:val="0"/>
          <w:marTop w:val="0"/>
          <w:marBottom w:val="0"/>
          <w:divBdr>
            <w:top w:val="none" w:sz="0" w:space="0" w:color="auto"/>
            <w:left w:val="none" w:sz="0" w:space="0" w:color="auto"/>
            <w:bottom w:val="none" w:sz="0" w:space="0" w:color="auto"/>
            <w:right w:val="none" w:sz="0" w:space="0" w:color="auto"/>
          </w:divBdr>
        </w:div>
        <w:div w:id="622922675">
          <w:marLeft w:val="640"/>
          <w:marRight w:val="0"/>
          <w:marTop w:val="0"/>
          <w:marBottom w:val="0"/>
          <w:divBdr>
            <w:top w:val="none" w:sz="0" w:space="0" w:color="auto"/>
            <w:left w:val="none" w:sz="0" w:space="0" w:color="auto"/>
            <w:bottom w:val="none" w:sz="0" w:space="0" w:color="auto"/>
            <w:right w:val="none" w:sz="0" w:space="0" w:color="auto"/>
          </w:divBdr>
        </w:div>
        <w:div w:id="1871994066">
          <w:marLeft w:val="640"/>
          <w:marRight w:val="0"/>
          <w:marTop w:val="0"/>
          <w:marBottom w:val="0"/>
          <w:divBdr>
            <w:top w:val="none" w:sz="0" w:space="0" w:color="auto"/>
            <w:left w:val="none" w:sz="0" w:space="0" w:color="auto"/>
            <w:bottom w:val="none" w:sz="0" w:space="0" w:color="auto"/>
            <w:right w:val="none" w:sz="0" w:space="0" w:color="auto"/>
          </w:divBdr>
        </w:div>
        <w:div w:id="424113837">
          <w:marLeft w:val="640"/>
          <w:marRight w:val="0"/>
          <w:marTop w:val="0"/>
          <w:marBottom w:val="0"/>
          <w:divBdr>
            <w:top w:val="none" w:sz="0" w:space="0" w:color="auto"/>
            <w:left w:val="none" w:sz="0" w:space="0" w:color="auto"/>
            <w:bottom w:val="none" w:sz="0" w:space="0" w:color="auto"/>
            <w:right w:val="none" w:sz="0" w:space="0" w:color="auto"/>
          </w:divBdr>
        </w:div>
        <w:div w:id="4095150">
          <w:marLeft w:val="640"/>
          <w:marRight w:val="0"/>
          <w:marTop w:val="0"/>
          <w:marBottom w:val="0"/>
          <w:divBdr>
            <w:top w:val="none" w:sz="0" w:space="0" w:color="auto"/>
            <w:left w:val="none" w:sz="0" w:space="0" w:color="auto"/>
            <w:bottom w:val="none" w:sz="0" w:space="0" w:color="auto"/>
            <w:right w:val="none" w:sz="0" w:space="0" w:color="auto"/>
          </w:divBdr>
        </w:div>
        <w:div w:id="1274244297">
          <w:marLeft w:val="640"/>
          <w:marRight w:val="0"/>
          <w:marTop w:val="0"/>
          <w:marBottom w:val="0"/>
          <w:divBdr>
            <w:top w:val="none" w:sz="0" w:space="0" w:color="auto"/>
            <w:left w:val="none" w:sz="0" w:space="0" w:color="auto"/>
            <w:bottom w:val="none" w:sz="0" w:space="0" w:color="auto"/>
            <w:right w:val="none" w:sz="0" w:space="0" w:color="auto"/>
          </w:divBdr>
        </w:div>
        <w:div w:id="262689091">
          <w:marLeft w:val="640"/>
          <w:marRight w:val="0"/>
          <w:marTop w:val="0"/>
          <w:marBottom w:val="0"/>
          <w:divBdr>
            <w:top w:val="none" w:sz="0" w:space="0" w:color="auto"/>
            <w:left w:val="none" w:sz="0" w:space="0" w:color="auto"/>
            <w:bottom w:val="none" w:sz="0" w:space="0" w:color="auto"/>
            <w:right w:val="none" w:sz="0" w:space="0" w:color="auto"/>
          </w:divBdr>
        </w:div>
        <w:div w:id="450518985">
          <w:marLeft w:val="640"/>
          <w:marRight w:val="0"/>
          <w:marTop w:val="0"/>
          <w:marBottom w:val="0"/>
          <w:divBdr>
            <w:top w:val="none" w:sz="0" w:space="0" w:color="auto"/>
            <w:left w:val="none" w:sz="0" w:space="0" w:color="auto"/>
            <w:bottom w:val="none" w:sz="0" w:space="0" w:color="auto"/>
            <w:right w:val="none" w:sz="0" w:space="0" w:color="auto"/>
          </w:divBdr>
        </w:div>
        <w:div w:id="994378850">
          <w:marLeft w:val="640"/>
          <w:marRight w:val="0"/>
          <w:marTop w:val="0"/>
          <w:marBottom w:val="0"/>
          <w:divBdr>
            <w:top w:val="none" w:sz="0" w:space="0" w:color="auto"/>
            <w:left w:val="none" w:sz="0" w:space="0" w:color="auto"/>
            <w:bottom w:val="none" w:sz="0" w:space="0" w:color="auto"/>
            <w:right w:val="none" w:sz="0" w:space="0" w:color="auto"/>
          </w:divBdr>
        </w:div>
        <w:div w:id="462382995">
          <w:marLeft w:val="640"/>
          <w:marRight w:val="0"/>
          <w:marTop w:val="0"/>
          <w:marBottom w:val="0"/>
          <w:divBdr>
            <w:top w:val="none" w:sz="0" w:space="0" w:color="auto"/>
            <w:left w:val="none" w:sz="0" w:space="0" w:color="auto"/>
            <w:bottom w:val="none" w:sz="0" w:space="0" w:color="auto"/>
            <w:right w:val="none" w:sz="0" w:space="0" w:color="auto"/>
          </w:divBdr>
        </w:div>
        <w:div w:id="469636058">
          <w:marLeft w:val="640"/>
          <w:marRight w:val="0"/>
          <w:marTop w:val="0"/>
          <w:marBottom w:val="0"/>
          <w:divBdr>
            <w:top w:val="none" w:sz="0" w:space="0" w:color="auto"/>
            <w:left w:val="none" w:sz="0" w:space="0" w:color="auto"/>
            <w:bottom w:val="none" w:sz="0" w:space="0" w:color="auto"/>
            <w:right w:val="none" w:sz="0" w:space="0" w:color="auto"/>
          </w:divBdr>
        </w:div>
        <w:div w:id="234513262">
          <w:marLeft w:val="640"/>
          <w:marRight w:val="0"/>
          <w:marTop w:val="0"/>
          <w:marBottom w:val="0"/>
          <w:divBdr>
            <w:top w:val="none" w:sz="0" w:space="0" w:color="auto"/>
            <w:left w:val="none" w:sz="0" w:space="0" w:color="auto"/>
            <w:bottom w:val="none" w:sz="0" w:space="0" w:color="auto"/>
            <w:right w:val="none" w:sz="0" w:space="0" w:color="auto"/>
          </w:divBdr>
        </w:div>
        <w:div w:id="701902760">
          <w:marLeft w:val="640"/>
          <w:marRight w:val="0"/>
          <w:marTop w:val="0"/>
          <w:marBottom w:val="0"/>
          <w:divBdr>
            <w:top w:val="none" w:sz="0" w:space="0" w:color="auto"/>
            <w:left w:val="none" w:sz="0" w:space="0" w:color="auto"/>
            <w:bottom w:val="none" w:sz="0" w:space="0" w:color="auto"/>
            <w:right w:val="none" w:sz="0" w:space="0" w:color="auto"/>
          </w:divBdr>
        </w:div>
        <w:div w:id="1128859388">
          <w:marLeft w:val="640"/>
          <w:marRight w:val="0"/>
          <w:marTop w:val="0"/>
          <w:marBottom w:val="0"/>
          <w:divBdr>
            <w:top w:val="none" w:sz="0" w:space="0" w:color="auto"/>
            <w:left w:val="none" w:sz="0" w:space="0" w:color="auto"/>
            <w:bottom w:val="none" w:sz="0" w:space="0" w:color="auto"/>
            <w:right w:val="none" w:sz="0" w:space="0" w:color="auto"/>
          </w:divBdr>
        </w:div>
        <w:div w:id="123233343">
          <w:marLeft w:val="640"/>
          <w:marRight w:val="0"/>
          <w:marTop w:val="0"/>
          <w:marBottom w:val="0"/>
          <w:divBdr>
            <w:top w:val="none" w:sz="0" w:space="0" w:color="auto"/>
            <w:left w:val="none" w:sz="0" w:space="0" w:color="auto"/>
            <w:bottom w:val="none" w:sz="0" w:space="0" w:color="auto"/>
            <w:right w:val="none" w:sz="0" w:space="0" w:color="auto"/>
          </w:divBdr>
        </w:div>
        <w:div w:id="1810005639">
          <w:marLeft w:val="640"/>
          <w:marRight w:val="0"/>
          <w:marTop w:val="0"/>
          <w:marBottom w:val="0"/>
          <w:divBdr>
            <w:top w:val="none" w:sz="0" w:space="0" w:color="auto"/>
            <w:left w:val="none" w:sz="0" w:space="0" w:color="auto"/>
            <w:bottom w:val="none" w:sz="0" w:space="0" w:color="auto"/>
            <w:right w:val="none" w:sz="0" w:space="0" w:color="auto"/>
          </w:divBdr>
        </w:div>
        <w:div w:id="740098407">
          <w:marLeft w:val="640"/>
          <w:marRight w:val="0"/>
          <w:marTop w:val="0"/>
          <w:marBottom w:val="0"/>
          <w:divBdr>
            <w:top w:val="none" w:sz="0" w:space="0" w:color="auto"/>
            <w:left w:val="none" w:sz="0" w:space="0" w:color="auto"/>
            <w:bottom w:val="none" w:sz="0" w:space="0" w:color="auto"/>
            <w:right w:val="none" w:sz="0" w:space="0" w:color="auto"/>
          </w:divBdr>
        </w:div>
        <w:div w:id="1578056413">
          <w:marLeft w:val="640"/>
          <w:marRight w:val="0"/>
          <w:marTop w:val="0"/>
          <w:marBottom w:val="0"/>
          <w:divBdr>
            <w:top w:val="none" w:sz="0" w:space="0" w:color="auto"/>
            <w:left w:val="none" w:sz="0" w:space="0" w:color="auto"/>
            <w:bottom w:val="none" w:sz="0" w:space="0" w:color="auto"/>
            <w:right w:val="none" w:sz="0" w:space="0" w:color="auto"/>
          </w:divBdr>
        </w:div>
        <w:div w:id="1447121639">
          <w:marLeft w:val="640"/>
          <w:marRight w:val="0"/>
          <w:marTop w:val="0"/>
          <w:marBottom w:val="0"/>
          <w:divBdr>
            <w:top w:val="none" w:sz="0" w:space="0" w:color="auto"/>
            <w:left w:val="none" w:sz="0" w:space="0" w:color="auto"/>
            <w:bottom w:val="none" w:sz="0" w:space="0" w:color="auto"/>
            <w:right w:val="none" w:sz="0" w:space="0" w:color="auto"/>
          </w:divBdr>
        </w:div>
        <w:div w:id="2033678422">
          <w:marLeft w:val="640"/>
          <w:marRight w:val="0"/>
          <w:marTop w:val="0"/>
          <w:marBottom w:val="0"/>
          <w:divBdr>
            <w:top w:val="none" w:sz="0" w:space="0" w:color="auto"/>
            <w:left w:val="none" w:sz="0" w:space="0" w:color="auto"/>
            <w:bottom w:val="none" w:sz="0" w:space="0" w:color="auto"/>
            <w:right w:val="none" w:sz="0" w:space="0" w:color="auto"/>
          </w:divBdr>
        </w:div>
        <w:div w:id="547648696">
          <w:marLeft w:val="640"/>
          <w:marRight w:val="0"/>
          <w:marTop w:val="0"/>
          <w:marBottom w:val="0"/>
          <w:divBdr>
            <w:top w:val="none" w:sz="0" w:space="0" w:color="auto"/>
            <w:left w:val="none" w:sz="0" w:space="0" w:color="auto"/>
            <w:bottom w:val="none" w:sz="0" w:space="0" w:color="auto"/>
            <w:right w:val="none" w:sz="0" w:space="0" w:color="auto"/>
          </w:divBdr>
        </w:div>
        <w:div w:id="1527016118">
          <w:marLeft w:val="640"/>
          <w:marRight w:val="0"/>
          <w:marTop w:val="0"/>
          <w:marBottom w:val="0"/>
          <w:divBdr>
            <w:top w:val="none" w:sz="0" w:space="0" w:color="auto"/>
            <w:left w:val="none" w:sz="0" w:space="0" w:color="auto"/>
            <w:bottom w:val="none" w:sz="0" w:space="0" w:color="auto"/>
            <w:right w:val="none" w:sz="0" w:space="0" w:color="auto"/>
          </w:divBdr>
        </w:div>
        <w:div w:id="1840929162">
          <w:marLeft w:val="640"/>
          <w:marRight w:val="0"/>
          <w:marTop w:val="0"/>
          <w:marBottom w:val="0"/>
          <w:divBdr>
            <w:top w:val="none" w:sz="0" w:space="0" w:color="auto"/>
            <w:left w:val="none" w:sz="0" w:space="0" w:color="auto"/>
            <w:bottom w:val="none" w:sz="0" w:space="0" w:color="auto"/>
            <w:right w:val="none" w:sz="0" w:space="0" w:color="auto"/>
          </w:divBdr>
        </w:div>
        <w:div w:id="652372216">
          <w:marLeft w:val="640"/>
          <w:marRight w:val="0"/>
          <w:marTop w:val="0"/>
          <w:marBottom w:val="0"/>
          <w:divBdr>
            <w:top w:val="none" w:sz="0" w:space="0" w:color="auto"/>
            <w:left w:val="none" w:sz="0" w:space="0" w:color="auto"/>
            <w:bottom w:val="none" w:sz="0" w:space="0" w:color="auto"/>
            <w:right w:val="none" w:sz="0" w:space="0" w:color="auto"/>
          </w:divBdr>
        </w:div>
        <w:div w:id="252595194">
          <w:marLeft w:val="640"/>
          <w:marRight w:val="0"/>
          <w:marTop w:val="0"/>
          <w:marBottom w:val="0"/>
          <w:divBdr>
            <w:top w:val="none" w:sz="0" w:space="0" w:color="auto"/>
            <w:left w:val="none" w:sz="0" w:space="0" w:color="auto"/>
            <w:bottom w:val="none" w:sz="0" w:space="0" w:color="auto"/>
            <w:right w:val="none" w:sz="0" w:space="0" w:color="auto"/>
          </w:divBdr>
        </w:div>
        <w:div w:id="1642268445">
          <w:marLeft w:val="640"/>
          <w:marRight w:val="0"/>
          <w:marTop w:val="0"/>
          <w:marBottom w:val="0"/>
          <w:divBdr>
            <w:top w:val="none" w:sz="0" w:space="0" w:color="auto"/>
            <w:left w:val="none" w:sz="0" w:space="0" w:color="auto"/>
            <w:bottom w:val="none" w:sz="0" w:space="0" w:color="auto"/>
            <w:right w:val="none" w:sz="0" w:space="0" w:color="auto"/>
          </w:divBdr>
        </w:div>
        <w:div w:id="1808891875">
          <w:marLeft w:val="640"/>
          <w:marRight w:val="0"/>
          <w:marTop w:val="0"/>
          <w:marBottom w:val="0"/>
          <w:divBdr>
            <w:top w:val="none" w:sz="0" w:space="0" w:color="auto"/>
            <w:left w:val="none" w:sz="0" w:space="0" w:color="auto"/>
            <w:bottom w:val="none" w:sz="0" w:space="0" w:color="auto"/>
            <w:right w:val="none" w:sz="0" w:space="0" w:color="auto"/>
          </w:divBdr>
        </w:div>
        <w:div w:id="1556623811">
          <w:marLeft w:val="640"/>
          <w:marRight w:val="0"/>
          <w:marTop w:val="0"/>
          <w:marBottom w:val="0"/>
          <w:divBdr>
            <w:top w:val="none" w:sz="0" w:space="0" w:color="auto"/>
            <w:left w:val="none" w:sz="0" w:space="0" w:color="auto"/>
            <w:bottom w:val="none" w:sz="0" w:space="0" w:color="auto"/>
            <w:right w:val="none" w:sz="0" w:space="0" w:color="auto"/>
          </w:divBdr>
        </w:div>
        <w:div w:id="724648352">
          <w:marLeft w:val="640"/>
          <w:marRight w:val="0"/>
          <w:marTop w:val="0"/>
          <w:marBottom w:val="0"/>
          <w:divBdr>
            <w:top w:val="none" w:sz="0" w:space="0" w:color="auto"/>
            <w:left w:val="none" w:sz="0" w:space="0" w:color="auto"/>
            <w:bottom w:val="none" w:sz="0" w:space="0" w:color="auto"/>
            <w:right w:val="none" w:sz="0" w:space="0" w:color="auto"/>
          </w:divBdr>
        </w:div>
        <w:div w:id="609362338">
          <w:marLeft w:val="640"/>
          <w:marRight w:val="0"/>
          <w:marTop w:val="0"/>
          <w:marBottom w:val="0"/>
          <w:divBdr>
            <w:top w:val="none" w:sz="0" w:space="0" w:color="auto"/>
            <w:left w:val="none" w:sz="0" w:space="0" w:color="auto"/>
            <w:bottom w:val="none" w:sz="0" w:space="0" w:color="auto"/>
            <w:right w:val="none" w:sz="0" w:space="0" w:color="auto"/>
          </w:divBdr>
        </w:div>
        <w:div w:id="1758165233">
          <w:marLeft w:val="640"/>
          <w:marRight w:val="0"/>
          <w:marTop w:val="0"/>
          <w:marBottom w:val="0"/>
          <w:divBdr>
            <w:top w:val="none" w:sz="0" w:space="0" w:color="auto"/>
            <w:left w:val="none" w:sz="0" w:space="0" w:color="auto"/>
            <w:bottom w:val="none" w:sz="0" w:space="0" w:color="auto"/>
            <w:right w:val="none" w:sz="0" w:space="0" w:color="auto"/>
          </w:divBdr>
        </w:div>
        <w:div w:id="1752267133">
          <w:marLeft w:val="640"/>
          <w:marRight w:val="0"/>
          <w:marTop w:val="0"/>
          <w:marBottom w:val="0"/>
          <w:divBdr>
            <w:top w:val="none" w:sz="0" w:space="0" w:color="auto"/>
            <w:left w:val="none" w:sz="0" w:space="0" w:color="auto"/>
            <w:bottom w:val="none" w:sz="0" w:space="0" w:color="auto"/>
            <w:right w:val="none" w:sz="0" w:space="0" w:color="auto"/>
          </w:divBdr>
        </w:div>
        <w:div w:id="1244341935">
          <w:marLeft w:val="640"/>
          <w:marRight w:val="0"/>
          <w:marTop w:val="0"/>
          <w:marBottom w:val="0"/>
          <w:divBdr>
            <w:top w:val="none" w:sz="0" w:space="0" w:color="auto"/>
            <w:left w:val="none" w:sz="0" w:space="0" w:color="auto"/>
            <w:bottom w:val="none" w:sz="0" w:space="0" w:color="auto"/>
            <w:right w:val="none" w:sz="0" w:space="0" w:color="auto"/>
          </w:divBdr>
        </w:div>
        <w:div w:id="595601391">
          <w:marLeft w:val="640"/>
          <w:marRight w:val="0"/>
          <w:marTop w:val="0"/>
          <w:marBottom w:val="0"/>
          <w:divBdr>
            <w:top w:val="none" w:sz="0" w:space="0" w:color="auto"/>
            <w:left w:val="none" w:sz="0" w:space="0" w:color="auto"/>
            <w:bottom w:val="none" w:sz="0" w:space="0" w:color="auto"/>
            <w:right w:val="none" w:sz="0" w:space="0" w:color="auto"/>
          </w:divBdr>
        </w:div>
        <w:div w:id="2108425352">
          <w:marLeft w:val="640"/>
          <w:marRight w:val="0"/>
          <w:marTop w:val="0"/>
          <w:marBottom w:val="0"/>
          <w:divBdr>
            <w:top w:val="none" w:sz="0" w:space="0" w:color="auto"/>
            <w:left w:val="none" w:sz="0" w:space="0" w:color="auto"/>
            <w:bottom w:val="none" w:sz="0" w:space="0" w:color="auto"/>
            <w:right w:val="none" w:sz="0" w:space="0" w:color="auto"/>
          </w:divBdr>
        </w:div>
        <w:div w:id="1886872525">
          <w:marLeft w:val="640"/>
          <w:marRight w:val="0"/>
          <w:marTop w:val="0"/>
          <w:marBottom w:val="0"/>
          <w:divBdr>
            <w:top w:val="none" w:sz="0" w:space="0" w:color="auto"/>
            <w:left w:val="none" w:sz="0" w:space="0" w:color="auto"/>
            <w:bottom w:val="none" w:sz="0" w:space="0" w:color="auto"/>
            <w:right w:val="none" w:sz="0" w:space="0" w:color="auto"/>
          </w:divBdr>
        </w:div>
        <w:div w:id="1651246153">
          <w:marLeft w:val="640"/>
          <w:marRight w:val="0"/>
          <w:marTop w:val="0"/>
          <w:marBottom w:val="0"/>
          <w:divBdr>
            <w:top w:val="none" w:sz="0" w:space="0" w:color="auto"/>
            <w:left w:val="none" w:sz="0" w:space="0" w:color="auto"/>
            <w:bottom w:val="none" w:sz="0" w:space="0" w:color="auto"/>
            <w:right w:val="none" w:sz="0" w:space="0" w:color="auto"/>
          </w:divBdr>
        </w:div>
        <w:div w:id="1840197225">
          <w:marLeft w:val="640"/>
          <w:marRight w:val="0"/>
          <w:marTop w:val="0"/>
          <w:marBottom w:val="0"/>
          <w:divBdr>
            <w:top w:val="none" w:sz="0" w:space="0" w:color="auto"/>
            <w:left w:val="none" w:sz="0" w:space="0" w:color="auto"/>
            <w:bottom w:val="none" w:sz="0" w:space="0" w:color="auto"/>
            <w:right w:val="none" w:sz="0" w:space="0" w:color="auto"/>
          </w:divBdr>
        </w:div>
        <w:div w:id="80225246">
          <w:marLeft w:val="640"/>
          <w:marRight w:val="0"/>
          <w:marTop w:val="0"/>
          <w:marBottom w:val="0"/>
          <w:divBdr>
            <w:top w:val="none" w:sz="0" w:space="0" w:color="auto"/>
            <w:left w:val="none" w:sz="0" w:space="0" w:color="auto"/>
            <w:bottom w:val="none" w:sz="0" w:space="0" w:color="auto"/>
            <w:right w:val="none" w:sz="0" w:space="0" w:color="auto"/>
          </w:divBdr>
        </w:div>
        <w:div w:id="149060208">
          <w:marLeft w:val="640"/>
          <w:marRight w:val="0"/>
          <w:marTop w:val="0"/>
          <w:marBottom w:val="0"/>
          <w:divBdr>
            <w:top w:val="none" w:sz="0" w:space="0" w:color="auto"/>
            <w:left w:val="none" w:sz="0" w:space="0" w:color="auto"/>
            <w:bottom w:val="none" w:sz="0" w:space="0" w:color="auto"/>
            <w:right w:val="none" w:sz="0" w:space="0" w:color="auto"/>
          </w:divBdr>
        </w:div>
        <w:div w:id="1268809658">
          <w:marLeft w:val="640"/>
          <w:marRight w:val="0"/>
          <w:marTop w:val="0"/>
          <w:marBottom w:val="0"/>
          <w:divBdr>
            <w:top w:val="none" w:sz="0" w:space="0" w:color="auto"/>
            <w:left w:val="none" w:sz="0" w:space="0" w:color="auto"/>
            <w:bottom w:val="none" w:sz="0" w:space="0" w:color="auto"/>
            <w:right w:val="none" w:sz="0" w:space="0" w:color="auto"/>
          </w:divBdr>
        </w:div>
        <w:div w:id="1077366800">
          <w:marLeft w:val="640"/>
          <w:marRight w:val="0"/>
          <w:marTop w:val="0"/>
          <w:marBottom w:val="0"/>
          <w:divBdr>
            <w:top w:val="none" w:sz="0" w:space="0" w:color="auto"/>
            <w:left w:val="none" w:sz="0" w:space="0" w:color="auto"/>
            <w:bottom w:val="none" w:sz="0" w:space="0" w:color="auto"/>
            <w:right w:val="none" w:sz="0" w:space="0" w:color="auto"/>
          </w:divBdr>
        </w:div>
        <w:div w:id="185103707">
          <w:marLeft w:val="640"/>
          <w:marRight w:val="0"/>
          <w:marTop w:val="0"/>
          <w:marBottom w:val="0"/>
          <w:divBdr>
            <w:top w:val="none" w:sz="0" w:space="0" w:color="auto"/>
            <w:left w:val="none" w:sz="0" w:space="0" w:color="auto"/>
            <w:bottom w:val="none" w:sz="0" w:space="0" w:color="auto"/>
            <w:right w:val="none" w:sz="0" w:space="0" w:color="auto"/>
          </w:divBdr>
        </w:div>
        <w:div w:id="1271939323">
          <w:marLeft w:val="640"/>
          <w:marRight w:val="0"/>
          <w:marTop w:val="0"/>
          <w:marBottom w:val="0"/>
          <w:divBdr>
            <w:top w:val="none" w:sz="0" w:space="0" w:color="auto"/>
            <w:left w:val="none" w:sz="0" w:space="0" w:color="auto"/>
            <w:bottom w:val="none" w:sz="0" w:space="0" w:color="auto"/>
            <w:right w:val="none" w:sz="0" w:space="0" w:color="auto"/>
          </w:divBdr>
        </w:div>
        <w:div w:id="114299530">
          <w:marLeft w:val="640"/>
          <w:marRight w:val="0"/>
          <w:marTop w:val="0"/>
          <w:marBottom w:val="0"/>
          <w:divBdr>
            <w:top w:val="none" w:sz="0" w:space="0" w:color="auto"/>
            <w:left w:val="none" w:sz="0" w:space="0" w:color="auto"/>
            <w:bottom w:val="none" w:sz="0" w:space="0" w:color="auto"/>
            <w:right w:val="none" w:sz="0" w:space="0" w:color="auto"/>
          </w:divBdr>
        </w:div>
        <w:div w:id="1380741385">
          <w:marLeft w:val="640"/>
          <w:marRight w:val="0"/>
          <w:marTop w:val="0"/>
          <w:marBottom w:val="0"/>
          <w:divBdr>
            <w:top w:val="none" w:sz="0" w:space="0" w:color="auto"/>
            <w:left w:val="none" w:sz="0" w:space="0" w:color="auto"/>
            <w:bottom w:val="none" w:sz="0" w:space="0" w:color="auto"/>
            <w:right w:val="none" w:sz="0" w:space="0" w:color="auto"/>
          </w:divBdr>
        </w:div>
        <w:div w:id="326059851">
          <w:marLeft w:val="640"/>
          <w:marRight w:val="0"/>
          <w:marTop w:val="0"/>
          <w:marBottom w:val="0"/>
          <w:divBdr>
            <w:top w:val="none" w:sz="0" w:space="0" w:color="auto"/>
            <w:left w:val="none" w:sz="0" w:space="0" w:color="auto"/>
            <w:bottom w:val="none" w:sz="0" w:space="0" w:color="auto"/>
            <w:right w:val="none" w:sz="0" w:space="0" w:color="auto"/>
          </w:divBdr>
        </w:div>
        <w:div w:id="738331650">
          <w:marLeft w:val="640"/>
          <w:marRight w:val="0"/>
          <w:marTop w:val="0"/>
          <w:marBottom w:val="0"/>
          <w:divBdr>
            <w:top w:val="none" w:sz="0" w:space="0" w:color="auto"/>
            <w:left w:val="none" w:sz="0" w:space="0" w:color="auto"/>
            <w:bottom w:val="none" w:sz="0" w:space="0" w:color="auto"/>
            <w:right w:val="none" w:sz="0" w:space="0" w:color="auto"/>
          </w:divBdr>
        </w:div>
        <w:div w:id="1110275653">
          <w:marLeft w:val="640"/>
          <w:marRight w:val="0"/>
          <w:marTop w:val="0"/>
          <w:marBottom w:val="0"/>
          <w:divBdr>
            <w:top w:val="none" w:sz="0" w:space="0" w:color="auto"/>
            <w:left w:val="none" w:sz="0" w:space="0" w:color="auto"/>
            <w:bottom w:val="none" w:sz="0" w:space="0" w:color="auto"/>
            <w:right w:val="none" w:sz="0" w:space="0" w:color="auto"/>
          </w:divBdr>
        </w:div>
        <w:div w:id="1715427711">
          <w:marLeft w:val="640"/>
          <w:marRight w:val="0"/>
          <w:marTop w:val="0"/>
          <w:marBottom w:val="0"/>
          <w:divBdr>
            <w:top w:val="none" w:sz="0" w:space="0" w:color="auto"/>
            <w:left w:val="none" w:sz="0" w:space="0" w:color="auto"/>
            <w:bottom w:val="none" w:sz="0" w:space="0" w:color="auto"/>
            <w:right w:val="none" w:sz="0" w:space="0" w:color="auto"/>
          </w:divBdr>
        </w:div>
        <w:div w:id="264964202">
          <w:marLeft w:val="640"/>
          <w:marRight w:val="0"/>
          <w:marTop w:val="0"/>
          <w:marBottom w:val="0"/>
          <w:divBdr>
            <w:top w:val="none" w:sz="0" w:space="0" w:color="auto"/>
            <w:left w:val="none" w:sz="0" w:space="0" w:color="auto"/>
            <w:bottom w:val="none" w:sz="0" w:space="0" w:color="auto"/>
            <w:right w:val="none" w:sz="0" w:space="0" w:color="auto"/>
          </w:divBdr>
        </w:div>
        <w:div w:id="1633366002">
          <w:marLeft w:val="640"/>
          <w:marRight w:val="0"/>
          <w:marTop w:val="0"/>
          <w:marBottom w:val="0"/>
          <w:divBdr>
            <w:top w:val="none" w:sz="0" w:space="0" w:color="auto"/>
            <w:left w:val="none" w:sz="0" w:space="0" w:color="auto"/>
            <w:bottom w:val="none" w:sz="0" w:space="0" w:color="auto"/>
            <w:right w:val="none" w:sz="0" w:space="0" w:color="auto"/>
          </w:divBdr>
        </w:div>
        <w:div w:id="2093234347">
          <w:marLeft w:val="640"/>
          <w:marRight w:val="0"/>
          <w:marTop w:val="0"/>
          <w:marBottom w:val="0"/>
          <w:divBdr>
            <w:top w:val="none" w:sz="0" w:space="0" w:color="auto"/>
            <w:left w:val="none" w:sz="0" w:space="0" w:color="auto"/>
            <w:bottom w:val="none" w:sz="0" w:space="0" w:color="auto"/>
            <w:right w:val="none" w:sz="0" w:space="0" w:color="auto"/>
          </w:divBdr>
        </w:div>
        <w:div w:id="59521824">
          <w:marLeft w:val="640"/>
          <w:marRight w:val="0"/>
          <w:marTop w:val="0"/>
          <w:marBottom w:val="0"/>
          <w:divBdr>
            <w:top w:val="none" w:sz="0" w:space="0" w:color="auto"/>
            <w:left w:val="none" w:sz="0" w:space="0" w:color="auto"/>
            <w:bottom w:val="none" w:sz="0" w:space="0" w:color="auto"/>
            <w:right w:val="none" w:sz="0" w:space="0" w:color="auto"/>
          </w:divBdr>
        </w:div>
        <w:div w:id="1568997851">
          <w:marLeft w:val="640"/>
          <w:marRight w:val="0"/>
          <w:marTop w:val="0"/>
          <w:marBottom w:val="0"/>
          <w:divBdr>
            <w:top w:val="none" w:sz="0" w:space="0" w:color="auto"/>
            <w:left w:val="none" w:sz="0" w:space="0" w:color="auto"/>
            <w:bottom w:val="none" w:sz="0" w:space="0" w:color="auto"/>
            <w:right w:val="none" w:sz="0" w:space="0" w:color="auto"/>
          </w:divBdr>
        </w:div>
        <w:div w:id="1027561029">
          <w:marLeft w:val="640"/>
          <w:marRight w:val="0"/>
          <w:marTop w:val="0"/>
          <w:marBottom w:val="0"/>
          <w:divBdr>
            <w:top w:val="none" w:sz="0" w:space="0" w:color="auto"/>
            <w:left w:val="none" w:sz="0" w:space="0" w:color="auto"/>
            <w:bottom w:val="none" w:sz="0" w:space="0" w:color="auto"/>
            <w:right w:val="none" w:sz="0" w:space="0" w:color="auto"/>
          </w:divBdr>
        </w:div>
        <w:div w:id="1218084757">
          <w:marLeft w:val="640"/>
          <w:marRight w:val="0"/>
          <w:marTop w:val="0"/>
          <w:marBottom w:val="0"/>
          <w:divBdr>
            <w:top w:val="none" w:sz="0" w:space="0" w:color="auto"/>
            <w:left w:val="none" w:sz="0" w:space="0" w:color="auto"/>
            <w:bottom w:val="none" w:sz="0" w:space="0" w:color="auto"/>
            <w:right w:val="none" w:sz="0" w:space="0" w:color="auto"/>
          </w:divBdr>
        </w:div>
        <w:div w:id="545146899">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4786948">
      <w:bodyDiv w:val="1"/>
      <w:marLeft w:val="0"/>
      <w:marRight w:val="0"/>
      <w:marTop w:val="0"/>
      <w:marBottom w:val="0"/>
      <w:divBdr>
        <w:top w:val="none" w:sz="0" w:space="0" w:color="auto"/>
        <w:left w:val="none" w:sz="0" w:space="0" w:color="auto"/>
        <w:bottom w:val="none" w:sz="0" w:space="0" w:color="auto"/>
        <w:right w:val="none" w:sz="0" w:space="0" w:color="auto"/>
      </w:divBdr>
      <w:divsChild>
        <w:div w:id="583682648">
          <w:marLeft w:val="640"/>
          <w:marRight w:val="0"/>
          <w:marTop w:val="0"/>
          <w:marBottom w:val="0"/>
          <w:divBdr>
            <w:top w:val="none" w:sz="0" w:space="0" w:color="auto"/>
            <w:left w:val="none" w:sz="0" w:space="0" w:color="auto"/>
            <w:bottom w:val="none" w:sz="0" w:space="0" w:color="auto"/>
            <w:right w:val="none" w:sz="0" w:space="0" w:color="auto"/>
          </w:divBdr>
        </w:div>
        <w:div w:id="645354374">
          <w:marLeft w:val="640"/>
          <w:marRight w:val="0"/>
          <w:marTop w:val="0"/>
          <w:marBottom w:val="0"/>
          <w:divBdr>
            <w:top w:val="none" w:sz="0" w:space="0" w:color="auto"/>
            <w:left w:val="none" w:sz="0" w:space="0" w:color="auto"/>
            <w:bottom w:val="none" w:sz="0" w:space="0" w:color="auto"/>
            <w:right w:val="none" w:sz="0" w:space="0" w:color="auto"/>
          </w:divBdr>
        </w:div>
        <w:div w:id="1858763418">
          <w:marLeft w:val="640"/>
          <w:marRight w:val="0"/>
          <w:marTop w:val="0"/>
          <w:marBottom w:val="0"/>
          <w:divBdr>
            <w:top w:val="none" w:sz="0" w:space="0" w:color="auto"/>
            <w:left w:val="none" w:sz="0" w:space="0" w:color="auto"/>
            <w:bottom w:val="none" w:sz="0" w:space="0" w:color="auto"/>
            <w:right w:val="none" w:sz="0" w:space="0" w:color="auto"/>
          </w:divBdr>
        </w:div>
        <w:div w:id="68504586">
          <w:marLeft w:val="640"/>
          <w:marRight w:val="0"/>
          <w:marTop w:val="0"/>
          <w:marBottom w:val="0"/>
          <w:divBdr>
            <w:top w:val="none" w:sz="0" w:space="0" w:color="auto"/>
            <w:left w:val="none" w:sz="0" w:space="0" w:color="auto"/>
            <w:bottom w:val="none" w:sz="0" w:space="0" w:color="auto"/>
            <w:right w:val="none" w:sz="0" w:space="0" w:color="auto"/>
          </w:divBdr>
        </w:div>
        <w:div w:id="934091402">
          <w:marLeft w:val="640"/>
          <w:marRight w:val="0"/>
          <w:marTop w:val="0"/>
          <w:marBottom w:val="0"/>
          <w:divBdr>
            <w:top w:val="none" w:sz="0" w:space="0" w:color="auto"/>
            <w:left w:val="none" w:sz="0" w:space="0" w:color="auto"/>
            <w:bottom w:val="none" w:sz="0" w:space="0" w:color="auto"/>
            <w:right w:val="none" w:sz="0" w:space="0" w:color="auto"/>
          </w:divBdr>
        </w:div>
        <w:div w:id="524095852">
          <w:marLeft w:val="640"/>
          <w:marRight w:val="0"/>
          <w:marTop w:val="0"/>
          <w:marBottom w:val="0"/>
          <w:divBdr>
            <w:top w:val="none" w:sz="0" w:space="0" w:color="auto"/>
            <w:left w:val="none" w:sz="0" w:space="0" w:color="auto"/>
            <w:bottom w:val="none" w:sz="0" w:space="0" w:color="auto"/>
            <w:right w:val="none" w:sz="0" w:space="0" w:color="auto"/>
          </w:divBdr>
        </w:div>
        <w:div w:id="1727101267">
          <w:marLeft w:val="640"/>
          <w:marRight w:val="0"/>
          <w:marTop w:val="0"/>
          <w:marBottom w:val="0"/>
          <w:divBdr>
            <w:top w:val="none" w:sz="0" w:space="0" w:color="auto"/>
            <w:left w:val="none" w:sz="0" w:space="0" w:color="auto"/>
            <w:bottom w:val="none" w:sz="0" w:space="0" w:color="auto"/>
            <w:right w:val="none" w:sz="0" w:space="0" w:color="auto"/>
          </w:divBdr>
        </w:div>
        <w:div w:id="338193802">
          <w:marLeft w:val="640"/>
          <w:marRight w:val="0"/>
          <w:marTop w:val="0"/>
          <w:marBottom w:val="0"/>
          <w:divBdr>
            <w:top w:val="none" w:sz="0" w:space="0" w:color="auto"/>
            <w:left w:val="none" w:sz="0" w:space="0" w:color="auto"/>
            <w:bottom w:val="none" w:sz="0" w:space="0" w:color="auto"/>
            <w:right w:val="none" w:sz="0" w:space="0" w:color="auto"/>
          </w:divBdr>
        </w:div>
        <w:div w:id="1573739169">
          <w:marLeft w:val="640"/>
          <w:marRight w:val="0"/>
          <w:marTop w:val="0"/>
          <w:marBottom w:val="0"/>
          <w:divBdr>
            <w:top w:val="none" w:sz="0" w:space="0" w:color="auto"/>
            <w:left w:val="none" w:sz="0" w:space="0" w:color="auto"/>
            <w:bottom w:val="none" w:sz="0" w:space="0" w:color="auto"/>
            <w:right w:val="none" w:sz="0" w:space="0" w:color="auto"/>
          </w:divBdr>
        </w:div>
        <w:div w:id="19161644">
          <w:marLeft w:val="640"/>
          <w:marRight w:val="0"/>
          <w:marTop w:val="0"/>
          <w:marBottom w:val="0"/>
          <w:divBdr>
            <w:top w:val="none" w:sz="0" w:space="0" w:color="auto"/>
            <w:left w:val="none" w:sz="0" w:space="0" w:color="auto"/>
            <w:bottom w:val="none" w:sz="0" w:space="0" w:color="auto"/>
            <w:right w:val="none" w:sz="0" w:space="0" w:color="auto"/>
          </w:divBdr>
        </w:div>
        <w:div w:id="1270818296">
          <w:marLeft w:val="640"/>
          <w:marRight w:val="0"/>
          <w:marTop w:val="0"/>
          <w:marBottom w:val="0"/>
          <w:divBdr>
            <w:top w:val="none" w:sz="0" w:space="0" w:color="auto"/>
            <w:left w:val="none" w:sz="0" w:space="0" w:color="auto"/>
            <w:bottom w:val="none" w:sz="0" w:space="0" w:color="auto"/>
            <w:right w:val="none" w:sz="0" w:space="0" w:color="auto"/>
          </w:divBdr>
        </w:div>
        <w:div w:id="655911675">
          <w:marLeft w:val="640"/>
          <w:marRight w:val="0"/>
          <w:marTop w:val="0"/>
          <w:marBottom w:val="0"/>
          <w:divBdr>
            <w:top w:val="none" w:sz="0" w:space="0" w:color="auto"/>
            <w:left w:val="none" w:sz="0" w:space="0" w:color="auto"/>
            <w:bottom w:val="none" w:sz="0" w:space="0" w:color="auto"/>
            <w:right w:val="none" w:sz="0" w:space="0" w:color="auto"/>
          </w:divBdr>
        </w:div>
        <w:div w:id="1506894539">
          <w:marLeft w:val="640"/>
          <w:marRight w:val="0"/>
          <w:marTop w:val="0"/>
          <w:marBottom w:val="0"/>
          <w:divBdr>
            <w:top w:val="none" w:sz="0" w:space="0" w:color="auto"/>
            <w:left w:val="none" w:sz="0" w:space="0" w:color="auto"/>
            <w:bottom w:val="none" w:sz="0" w:space="0" w:color="auto"/>
            <w:right w:val="none" w:sz="0" w:space="0" w:color="auto"/>
          </w:divBdr>
        </w:div>
        <w:div w:id="1010063860">
          <w:marLeft w:val="640"/>
          <w:marRight w:val="0"/>
          <w:marTop w:val="0"/>
          <w:marBottom w:val="0"/>
          <w:divBdr>
            <w:top w:val="none" w:sz="0" w:space="0" w:color="auto"/>
            <w:left w:val="none" w:sz="0" w:space="0" w:color="auto"/>
            <w:bottom w:val="none" w:sz="0" w:space="0" w:color="auto"/>
            <w:right w:val="none" w:sz="0" w:space="0" w:color="auto"/>
          </w:divBdr>
        </w:div>
        <w:div w:id="400640160">
          <w:marLeft w:val="640"/>
          <w:marRight w:val="0"/>
          <w:marTop w:val="0"/>
          <w:marBottom w:val="0"/>
          <w:divBdr>
            <w:top w:val="none" w:sz="0" w:space="0" w:color="auto"/>
            <w:left w:val="none" w:sz="0" w:space="0" w:color="auto"/>
            <w:bottom w:val="none" w:sz="0" w:space="0" w:color="auto"/>
            <w:right w:val="none" w:sz="0" w:space="0" w:color="auto"/>
          </w:divBdr>
        </w:div>
        <w:div w:id="1040669960">
          <w:marLeft w:val="640"/>
          <w:marRight w:val="0"/>
          <w:marTop w:val="0"/>
          <w:marBottom w:val="0"/>
          <w:divBdr>
            <w:top w:val="none" w:sz="0" w:space="0" w:color="auto"/>
            <w:left w:val="none" w:sz="0" w:space="0" w:color="auto"/>
            <w:bottom w:val="none" w:sz="0" w:space="0" w:color="auto"/>
            <w:right w:val="none" w:sz="0" w:space="0" w:color="auto"/>
          </w:divBdr>
        </w:div>
        <w:div w:id="440882763">
          <w:marLeft w:val="640"/>
          <w:marRight w:val="0"/>
          <w:marTop w:val="0"/>
          <w:marBottom w:val="0"/>
          <w:divBdr>
            <w:top w:val="none" w:sz="0" w:space="0" w:color="auto"/>
            <w:left w:val="none" w:sz="0" w:space="0" w:color="auto"/>
            <w:bottom w:val="none" w:sz="0" w:space="0" w:color="auto"/>
            <w:right w:val="none" w:sz="0" w:space="0" w:color="auto"/>
          </w:divBdr>
        </w:div>
        <w:div w:id="668169789">
          <w:marLeft w:val="640"/>
          <w:marRight w:val="0"/>
          <w:marTop w:val="0"/>
          <w:marBottom w:val="0"/>
          <w:divBdr>
            <w:top w:val="none" w:sz="0" w:space="0" w:color="auto"/>
            <w:left w:val="none" w:sz="0" w:space="0" w:color="auto"/>
            <w:bottom w:val="none" w:sz="0" w:space="0" w:color="auto"/>
            <w:right w:val="none" w:sz="0" w:space="0" w:color="auto"/>
          </w:divBdr>
        </w:div>
        <w:div w:id="913470523">
          <w:marLeft w:val="640"/>
          <w:marRight w:val="0"/>
          <w:marTop w:val="0"/>
          <w:marBottom w:val="0"/>
          <w:divBdr>
            <w:top w:val="none" w:sz="0" w:space="0" w:color="auto"/>
            <w:left w:val="none" w:sz="0" w:space="0" w:color="auto"/>
            <w:bottom w:val="none" w:sz="0" w:space="0" w:color="auto"/>
            <w:right w:val="none" w:sz="0" w:space="0" w:color="auto"/>
          </w:divBdr>
        </w:div>
        <w:div w:id="447742006">
          <w:marLeft w:val="640"/>
          <w:marRight w:val="0"/>
          <w:marTop w:val="0"/>
          <w:marBottom w:val="0"/>
          <w:divBdr>
            <w:top w:val="none" w:sz="0" w:space="0" w:color="auto"/>
            <w:left w:val="none" w:sz="0" w:space="0" w:color="auto"/>
            <w:bottom w:val="none" w:sz="0" w:space="0" w:color="auto"/>
            <w:right w:val="none" w:sz="0" w:space="0" w:color="auto"/>
          </w:divBdr>
        </w:div>
        <w:div w:id="336930278">
          <w:marLeft w:val="640"/>
          <w:marRight w:val="0"/>
          <w:marTop w:val="0"/>
          <w:marBottom w:val="0"/>
          <w:divBdr>
            <w:top w:val="none" w:sz="0" w:space="0" w:color="auto"/>
            <w:left w:val="none" w:sz="0" w:space="0" w:color="auto"/>
            <w:bottom w:val="none" w:sz="0" w:space="0" w:color="auto"/>
            <w:right w:val="none" w:sz="0" w:space="0" w:color="auto"/>
          </w:divBdr>
        </w:div>
        <w:div w:id="2070612355">
          <w:marLeft w:val="640"/>
          <w:marRight w:val="0"/>
          <w:marTop w:val="0"/>
          <w:marBottom w:val="0"/>
          <w:divBdr>
            <w:top w:val="none" w:sz="0" w:space="0" w:color="auto"/>
            <w:left w:val="none" w:sz="0" w:space="0" w:color="auto"/>
            <w:bottom w:val="none" w:sz="0" w:space="0" w:color="auto"/>
            <w:right w:val="none" w:sz="0" w:space="0" w:color="auto"/>
          </w:divBdr>
        </w:div>
        <w:div w:id="27073053">
          <w:marLeft w:val="640"/>
          <w:marRight w:val="0"/>
          <w:marTop w:val="0"/>
          <w:marBottom w:val="0"/>
          <w:divBdr>
            <w:top w:val="none" w:sz="0" w:space="0" w:color="auto"/>
            <w:left w:val="none" w:sz="0" w:space="0" w:color="auto"/>
            <w:bottom w:val="none" w:sz="0" w:space="0" w:color="auto"/>
            <w:right w:val="none" w:sz="0" w:space="0" w:color="auto"/>
          </w:divBdr>
        </w:div>
        <w:div w:id="1368945842">
          <w:marLeft w:val="640"/>
          <w:marRight w:val="0"/>
          <w:marTop w:val="0"/>
          <w:marBottom w:val="0"/>
          <w:divBdr>
            <w:top w:val="none" w:sz="0" w:space="0" w:color="auto"/>
            <w:left w:val="none" w:sz="0" w:space="0" w:color="auto"/>
            <w:bottom w:val="none" w:sz="0" w:space="0" w:color="auto"/>
            <w:right w:val="none" w:sz="0" w:space="0" w:color="auto"/>
          </w:divBdr>
        </w:div>
        <w:div w:id="2043901887">
          <w:marLeft w:val="640"/>
          <w:marRight w:val="0"/>
          <w:marTop w:val="0"/>
          <w:marBottom w:val="0"/>
          <w:divBdr>
            <w:top w:val="none" w:sz="0" w:space="0" w:color="auto"/>
            <w:left w:val="none" w:sz="0" w:space="0" w:color="auto"/>
            <w:bottom w:val="none" w:sz="0" w:space="0" w:color="auto"/>
            <w:right w:val="none" w:sz="0" w:space="0" w:color="auto"/>
          </w:divBdr>
        </w:div>
        <w:div w:id="2071272852">
          <w:marLeft w:val="640"/>
          <w:marRight w:val="0"/>
          <w:marTop w:val="0"/>
          <w:marBottom w:val="0"/>
          <w:divBdr>
            <w:top w:val="none" w:sz="0" w:space="0" w:color="auto"/>
            <w:left w:val="none" w:sz="0" w:space="0" w:color="auto"/>
            <w:bottom w:val="none" w:sz="0" w:space="0" w:color="auto"/>
            <w:right w:val="none" w:sz="0" w:space="0" w:color="auto"/>
          </w:divBdr>
        </w:div>
        <w:div w:id="1359086125">
          <w:marLeft w:val="640"/>
          <w:marRight w:val="0"/>
          <w:marTop w:val="0"/>
          <w:marBottom w:val="0"/>
          <w:divBdr>
            <w:top w:val="none" w:sz="0" w:space="0" w:color="auto"/>
            <w:left w:val="none" w:sz="0" w:space="0" w:color="auto"/>
            <w:bottom w:val="none" w:sz="0" w:space="0" w:color="auto"/>
            <w:right w:val="none" w:sz="0" w:space="0" w:color="auto"/>
          </w:divBdr>
        </w:div>
        <w:div w:id="2055497829">
          <w:marLeft w:val="640"/>
          <w:marRight w:val="0"/>
          <w:marTop w:val="0"/>
          <w:marBottom w:val="0"/>
          <w:divBdr>
            <w:top w:val="none" w:sz="0" w:space="0" w:color="auto"/>
            <w:left w:val="none" w:sz="0" w:space="0" w:color="auto"/>
            <w:bottom w:val="none" w:sz="0" w:space="0" w:color="auto"/>
            <w:right w:val="none" w:sz="0" w:space="0" w:color="auto"/>
          </w:divBdr>
        </w:div>
        <w:div w:id="187060542">
          <w:marLeft w:val="640"/>
          <w:marRight w:val="0"/>
          <w:marTop w:val="0"/>
          <w:marBottom w:val="0"/>
          <w:divBdr>
            <w:top w:val="none" w:sz="0" w:space="0" w:color="auto"/>
            <w:left w:val="none" w:sz="0" w:space="0" w:color="auto"/>
            <w:bottom w:val="none" w:sz="0" w:space="0" w:color="auto"/>
            <w:right w:val="none" w:sz="0" w:space="0" w:color="auto"/>
          </w:divBdr>
        </w:div>
        <w:div w:id="1445154462">
          <w:marLeft w:val="640"/>
          <w:marRight w:val="0"/>
          <w:marTop w:val="0"/>
          <w:marBottom w:val="0"/>
          <w:divBdr>
            <w:top w:val="none" w:sz="0" w:space="0" w:color="auto"/>
            <w:left w:val="none" w:sz="0" w:space="0" w:color="auto"/>
            <w:bottom w:val="none" w:sz="0" w:space="0" w:color="auto"/>
            <w:right w:val="none" w:sz="0" w:space="0" w:color="auto"/>
          </w:divBdr>
        </w:div>
        <w:div w:id="695734618">
          <w:marLeft w:val="640"/>
          <w:marRight w:val="0"/>
          <w:marTop w:val="0"/>
          <w:marBottom w:val="0"/>
          <w:divBdr>
            <w:top w:val="none" w:sz="0" w:space="0" w:color="auto"/>
            <w:left w:val="none" w:sz="0" w:space="0" w:color="auto"/>
            <w:bottom w:val="none" w:sz="0" w:space="0" w:color="auto"/>
            <w:right w:val="none" w:sz="0" w:space="0" w:color="auto"/>
          </w:divBdr>
        </w:div>
        <w:div w:id="898201994">
          <w:marLeft w:val="640"/>
          <w:marRight w:val="0"/>
          <w:marTop w:val="0"/>
          <w:marBottom w:val="0"/>
          <w:divBdr>
            <w:top w:val="none" w:sz="0" w:space="0" w:color="auto"/>
            <w:left w:val="none" w:sz="0" w:space="0" w:color="auto"/>
            <w:bottom w:val="none" w:sz="0" w:space="0" w:color="auto"/>
            <w:right w:val="none" w:sz="0" w:space="0" w:color="auto"/>
          </w:divBdr>
        </w:div>
        <w:div w:id="1308046417">
          <w:marLeft w:val="640"/>
          <w:marRight w:val="0"/>
          <w:marTop w:val="0"/>
          <w:marBottom w:val="0"/>
          <w:divBdr>
            <w:top w:val="none" w:sz="0" w:space="0" w:color="auto"/>
            <w:left w:val="none" w:sz="0" w:space="0" w:color="auto"/>
            <w:bottom w:val="none" w:sz="0" w:space="0" w:color="auto"/>
            <w:right w:val="none" w:sz="0" w:space="0" w:color="auto"/>
          </w:divBdr>
        </w:div>
        <w:div w:id="455025750">
          <w:marLeft w:val="640"/>
          <w:marRight w:val="0"/>
          <w:marTop w:val="0"/>
          <w:marBottom w:val="0"/>
          <w:divBdr>
            <w:top w:val="none" w:sz="0" w:space="0" w:color="auto"/>
            <w:left w:val="none" w:sz="0" w:space="0" w:color="auto"/>
            <w:bottom w:val="none" w:sz="0" w:space="0" w:color="auto"/>
            <w:right w:val="none" w:sz="0" w:space="0" w:color="auto"/>
          </w:divBdr>
        </w:div>
        <w:div w:id="2030402978">
          <w:marLeft w:val="640"/>
          <w:marRight w:val="0"/>
          <w:marTop w:val="0"/>
          <w:marBottom w:val="0"/>
          <w:divBdr>
            <w:top w:val="none" w:sz="0" w:space="0" w:color="auto"/>
            <w:left w:val="none" w:sz="0" w:space="0" w:color="auto"/>
            <w:bottom w:val="none" w:sz="0" w:space="0" w:color="auto"/>
            <w:right w:val="none" w:sz="0" w:space="0" w:color="auto"/>
          </w:divBdr>
        </w:div>
        <w:div w:id="1332875133">
          <w:marLeft w:val="640"/>
          <w:marRight w:val="0"/>
          <w:marTop w:val="0"/>
          <w:marBottom w:val="0"/>
          <w:divBdr>
            <w:top w:val="none" w:sz="0" w:space="0" w:color="auto"/>
            <w:left w:val="none" w:sz="0" w:space="0" w:color="auto"/>
            <w:bottom w:val="none" w:sz="0" w:space="0" w:color="auto"/>
            <w:right w:val="none" w:sz="0" w:space="0" w:color="auto"/>
          </w:divBdr>
        </w:div>
        <w:div w:id="781926219">
          <w:marLeft w:val="640"/>
          <w:marRight w:val="0"/>
          <w:marTop w:val="0"/>
          <w:marBottom w:val="0"/>
          <w:divBdr>
            <w:top w:val="none" w:sz="0" w:space="0" w:color="auto"/>
            <w:left w:val="none" w:sz="0" w:space="0" w:color="auto"/>
            <w:bottom w:val="none" w:sz="0" w:space="0" w:color="auto"/>
            <w:right w:val="none" w:sz="0" w:space="0" w:color="auto"/>
          </w:divBdr>
        </w:div>
        <w:div w:id="749733583">
          <w:marLeft w:val="640"/>
          <w:marRight w:val="0"/>
          <w:marTop w:val="0"/>
          <w:marBottom w:val="0"/>
          <w:divBdr>
            <w:top w:val="none" w:sz="0" w:space="0" w:color="auto"/>
            <w:left w:val="none" w:sz="0" w:space="0" w:color="auto"/>
            <w:bottom w:val="none" w:sz="0" w:space="0" w:color="auto"/>
            <w:right w:val="none" w:sz="0" w:space="0" w:color="auto"/>
          </w:divBdr>
        </w:div>
        <w:div w:id="1311865865">
          <w:marLeft w:val="640"/>
          <w:marRight w:val="0"/>
          <w:marTop w:val="0"/>
          <w:marBottom w:val="0"/>
          <w:divBdr>
            <w:top w:val="none" w:sz="0" w:space="0" w:color="auto"/>
            <w:left w:val="none" w:sz="0" w:space="0" w:color="auto"/>
            <w:bottom w:val="none" w:sz="0" w:space="0" w:color="auto"/>
            <w:right w:val="none" w:sz="0" w:space="0" w:color="auto"/>
          </w:divBdr>
        </w:div>
        <w:div w:id="536242769">
          <w:marLeft w:val="640"/>
          <w:marRight w:val="0"/>
          <w:marTop w:val="0"/>
          <w:marBottom w:val="0"/>
          <w:divBdr>
            <w:top w:val="none" w:sz="0" w:space="0" w:color="auto"/>
            <w:left w:val="none" w:sz="0" w:space="0" w:color="auto"/>
            <w:bottom w:val="none" w:sz="0" w:space="0" w:color="auto"/>
            <w:right w:val="none" w:sz="0" w:space="0" w:color="auto"/>
          </w:divBdr>
        </w:div>
        <w:div w:id="1284923953">
          <w:marLeft w:val="640"/>
          <w:marRight w:val="0"/>
          <w:marTop w:val="0"/>
          <w:marBottom w:val="0"/>
          <w:divBdr>
            <w:top w:val="none" w:sz="0" w:space="0" w:color="auto"/>
            <w:left w:val="none" w:sz="0" w:space="0" w:color="auto"/>
            <w:bottom w:val="none" w:sz="0" w:space="0" w:color="auto"/>
            <w:right w:val="none" w:sz="0" w:space="0" w:color="auto"/>
          </w:divBdr>
        </w:div>
        <w:div w:id="192229665">
          <w:marLeft w:val="640"/>
          <w:marRight w:val="0"/>
          <w:marTop w:val="0"/>
          <w:marBottom w:val="0"/>
          <w:divBdr>
            <w:top w:val="none" w:sz="0" w:space="0" w:color="auto"/>
            <w:left w:val="none" w:sz="0" w:space="0" w:color="auto"/>
            <w:bottom w:val="none" w:sz="0" w:space="0" w:color="auto"/>
            <w:right w:val="none" w:sz="0" w:space="0" w:color="auto"/>
          </w:divBdr>
        </w:div>
        <w:div w:id="1518614435">
          <w:marLeft w:val="640"/>
          <w:marRight w:val="0"/>
          <w:marTop w:val="0"/>
          <w:marBottom w:val="0"/>
          <w:divBdr>
            <w:top w:val="none" w:sz="0" w:space="0" w:color="auto"/>
            <w:left w:val="none" w:sz="0" w:space="0" w:color="auto"/>
            <w:bottom w:val="none" w:sz="0" w:space="0" w:color="auto"/>
            <w:right w:val="none" w:sz="0" w:space="0" w:color="auto"/>
          </w:divBdr>
        </w:div>
        <w:div w:id="124469801">
          <w:marLeft w:val="640"/>
          <w:marRight w:val="0"/>
          <w:marTop w:val="0"/>
          <w:marBottom w:val="0"/>
          <w:divBdr>
            <w:top w:val="none" w:sz="0" w:space="0" w:color="auto"/>
            <w:left w:val="none" w:sz="0" w:space="0" w:color="auto"/>
            <w:bottom w:val="none" w:sz="0" w:space="0" w:color="auto"/>
            <w:right w:val="none" w:sz="0" w:space="0" w:color="auto"/>
          </w:divBdr>
        </w:div>
        <w:div w:id="1222670206">
          <w:marLeft w:val="640"/>
          <w:marRight w:val="0"/>
          <w:marTop w:val="0"/>
          <w:marBottom w:val="0"/>
          <w:divBdr>
            <w:top w:val="none" w:sz="0" w:space="0" w:color="auto"/>
            <w:left w:val="none" w:sz="0" w:space="0" w:color="auto"/>
            <w:bottom w:val="none" w:sz="0" w:space="0" w:color="auto"/>
            <w:right w:val="none" w:sz="0" w:space="0" w:color="auto"/>
          </w:divBdr>
        </w:div>
        <w:div w:id="1197887926">
          <w:marLeft w:val="640"/>
          <w:marRight w:val="0"/>
          <w:marTop w:val="0"/>
          <w:marBottom w:val="0"/>
          <w:divBdr>
            <w:top w:val="none" w:sz="0" w:space="0" w:color="auto"/>
            <w:left w:val="none" w:sz="0" w:space="0" w:color="auto"/>
            <w:bottom w:val="none" w:sz="0" w:space="0" w:color="auto"/>
            <w:right w:val="none" w:sz="0" w:space="0" w:color="auto"/>
          </w:divBdr>
        </w:div>
        <w:div w:id="1560824525">
          <w:marLeft w:val="640"/>
          <w:marRight w:val="0"/>
          <w:marTop w:val="0"/>
          <w:marBottom w:val="0"/>
          <w:divBdr>
            <w:top w:val="none" w:sz="0" w:space="0" w:color="auto"/>
            <w:left w:val="none" w:sz="0" w:space="0" w:color="auto"/>
            <w:bottom w:val="none" w:sz="0" w:space="0" w:color="auto"/>
            <w:right w:val="none" w:sz="0" w:space="0" w:color="auto"/>
          </w:divBdr>
        </w:div>
        <w:div w:id="1215313411">
          <w:marLeft w:val="640"/>
          <w:marRight w:val="0"/>
          <w:marTop w:val="0"/>
          <w:marBottom w:val="0"/>
          <w:divBdr>
            <w:top w:val="none" w:sz="0" w:space="0" w:color="auto"/>
            <w:left w:val="none" w:sz="0" w:space="0" w:color="auto"/>
            <w:bottom w:val="none" w:sz="0" w:space="0" w:color="auto"/>
            <w:right w:val="none" w:sz="0" w:space="0" w:color="auto"/>
          </w:divBdr>
        </w:div>
        <w:div w:id="622539525">
          <w:marLeft w:val="640"/>
          <w:marRight w:val="0"/>
          <w:marTop w:val="0"/>
          <w:marBottom w:val="0"/>
          <w:divBdr>
            <w:top w:val="none" w:sz="0" w:space="0" w:color="auto"/>
            <w:left w:val="none" w:sz="0" w:space="0" w:color="auto"/>
            <w:bottom w:val="none" w:sz="0" w:space="0" w:color="auto"/>
            <w:right w:val="none" w:sz="0" w:space="0" w:color="auto"/>
          </w:divBdr>
        </w:div>
        <w:div w:id="1663461547">
          <w:marLeft w:val="640"/>
          <w:marRight w:val="0"/>
          <w:marTop w:val="0"/>
          <w:marBottom w:val="0"/>
          <w:divBdr>
            <w:top w:val="none" w:sz="0" w:space="0" w:color="auto"/>
            <w:left w:val="none" w:sz="0" w:space="0" w:color="auto"/>
            <w:bottom w:val="none" w:sz="0" w:space="0" w:color="auto"/>
            <w:right w:val="none" w:sz="0" w:space="0" w:color="auto"/>
          </w:divBdr>
        </w:div>
        <w:div w:id="507018503">
          <w:marLeft w:val="640"/>
          <w:marRight w:val="0"/>
          <w:marTop w:val="0"/>
          <w:marBottom w:val="0"/>
          <w:divBdr>
            <w:top w:val="none" w:sz="0" w:space="0" w:color="auto"/>
            <w:left w:val="none" w:sz="0" w:space="0" w:color="auto"/>
            <w:bottom w:val="none" w:sz="0" w:space="0" w:color="auto"/>
            <w:right w:val="none" w:sz="0" w:space="0" w:color="auto"/>
          </w:divBdr>
        </w:div>
        <w:div w:id="524902163">
          <w:marLeft w:val="640"/>
          <w:marRight w:val="0"/>
          <w:marTop w:val="0"/>
          <w:marBottom w:val="0"/>
          <w:divBdr>
            <w:top w:val="none" w:sz="0" w:space="0" w:color="auto"/>
            <w:left w:val="none" w:sz="0" w:space="0" w:color="auto"/>
            <w:bottom w:val="none" w:sz="0" w:space="0" w:color="auto"/>
            <w:right w:val="none" w:sz="0" w:space="0" w:color="auto"/>
          </w:divBdr>
        </w:div>
        <w:div w:id="1852137608">
          <w:marLeft w:val="640"/>
          <w:marRight w:val="0"/>
          <w:marTop w:val="0"/>
          <w:marBottom w:val="0"/>
          <w:divBdr>
            <w:top w:val="none" w:sz="0" w:space="0" w:color="auto"/>
            <w:left w:val="none" w:sz="0" w:space="0" w:color="auto"/>
            <w:bottom w:val="none" w:sz="0" w:space="0" w:color="auto"/>
            <w:right w:val="none" w:sz="0" w:space="0" w:color="auto"/>
          </w:divBdr>
        </w:div>
        <w:div w:id="1794707933">
          <w:marLeft w:val="640"/>
          <w:marRight w:val="0"/>
          <w:marTop w:val="0"/>
          <w:marBottom w:val="0"/>
          <w:divBdr>
            <w:top w:val="none" w:sz="0" w:space="0" w:color="auto"/>
            <w:left w:val="none" w:sz="0" w:space="0" w:color="auto"/>
            <w:bottom w:val="none" w:sz="0" w:space="0" w:color="auto"/>
            <w:right w:val="none" w:sz="0" w:space="0" w:color="auto"/>
          </w:divBdr>
        </w:div>
        <w:div w:id="1670908440">
          <w:marLeft w:val="640"/>
          <w:marRight w:val="0"/>
          <w:marTop w:val="0"/>
          <w:marBottom w:val="0"/>
          <w:divBdr>
            <w:top w:val="none" w:sz="0" w:space="0" w:color="auto"/>
            <w:left w:val="none" w:sz="0" w:space="0" w:color="auto"/>
            <w:bottom w:val="none" w:sz="0" w:space="0" w:color="auto"/>
            <w:right w:val="none" w:sz="0" w:space="0" w:color="auto"/>
          </w:divBdr>
        </w:div>
        <w:div w:id="1158962217">
          <w:marLeft w:val="640"/>
          <w:marRight w:val="0"/>
          <w:marTop w:val="0"/>
          <w:marBottom w:val="0"/>
          <w:divBdr>
            <w:top w:val="none" w:sz="0" w:space="0" w:color="auto"/>
            <w:left w:val="none" w:sz="0" w:space="0" w:color="auto"/>
            <w:bottom w:val="none" w:sz="0" w:space="0" w:color="auto"/>
            <w:right w:val="none" w:sz="0" w:space="0" w:color="auto"/>
          </w:divBdr>
        </w:div>
        <w:div w:id="636452836">
          <w:marLeft w:val="640"/>
          <w:marRight w:val="0"/>
          <w:marTop w:val="0"/>
          <w:marBottom w:val="0"/>
          <w:divBdr>
            <w:top w:val="none" w:sz="0" w:space="0" w:color="auto"/>
            <w:left w:val="none" w:sz="0" w:space="0" w:color="auto"/>
            <w:bottom w:val="none" w:sz="0" w:space="0" w:color="auto"/>
            <w:right w:val="none" w:sz="0" w:space="0" w:color="auto"/>
          </w:divBdr>
        </w:div>
        <w:div w:id="1981038132">
          <w:marLeft w:val="640"/>
          <w:marRight w:val="0"/>
          <w:marTop w:val="0"/>
          <w:marBottom w:val="0"/>
          <w:divBdr>
            <w:top w:val="none" w:sz="0" w:space="0" w:color="auto"/>
            <w:left w:val="none" w:sz="0" w:space="0" w:color="auto"/>
            <w:bottom w:val="none" w:sz="0" w:space="0" w:color="auto"/>
            <w:right w:val="none" w:sz="0" w:space="0" w:color="auto"/>
          </w:divBdr>
        </w:div>
        <w:div w:id="1862888305">
          <w:marLeft w:val="640"/>
          <w:marRight w:val="0"/>
          <w:marTop w:val="0"/>
          <w:marBottom w:val="0"/>
          <w:divBdr>
            <w:top w:val="none" w:sz="0" w:space="0" w:color="auto"/>
            <w:left w:val="none" w:sz="0" w:space="0" w:color="auto"/>
            <w:bottom w:val="none" w:sz="0" w:space="0" w:color="auto"/>
            <w:right w:val="none" w:sz="0" w:space="0" w:color="auto"/>
          </w:divBdr>
        </w:div>
        <w:div w:id="98107606">
          <w:marLeft w:val="640"/>
          <w:marRight w:val="0"/>
          <w:marTop w:val="0"/>
          <w:marBottom w:val="0"/>
          <w:divBdr>
            <w:top w:val="none" w:sz="0" w:space="0" w:color="auto"/>
            <w:left w:val="none" w:sz="0" w:space="0" w:color="auto"/>
            <w:bottom w:val="none" w:sz="0" w:space="0" w:color="auto"/>
            <w:right w:val="none" w:sz="0" w:space="0" w:color="auto"/>
          </w:divBdr>
        </w:div>
        <w:div w:id="620114634">
          <w:marLeft w:val="640"/>
          <w:marRight w:val="0"/>
          <w:marTop w:val="0"/>
          <w:marBottom w:val="0"/>
          <w:divBdr>
            <w:top w:val="none" w:sz="0" w:space="0" w:color="auto"/>
            <w:left w:val="none" w:sz="0" w:space="0" w:color="auto"/>
            <w:bottom w:val="none" w:sz="0" w:space="0" w:color="auto"/>
            <w:right w:val="none" w:sz="0" w:space="0" w:color="auto"/>
          </w:divBdr>
        </w:div>
        <w:div w:id="260069496">
          <w:marLeft w:val="640"/>
          <w:marRight w:val="0"/>
          <w:marTop w:val="0"/>
          <w:marBottom w:val="0"/>
          <w:divBdr>
            <w:top w:val="none" w:sz="0" w:space="0" w:color="auto"/>
            <w:left w:val="none" w:sz="0" w:space="0" w:color="auto"/>
            <w:bottom w:val="none" w:sz="0" w:space="0" w:color="auto"/>
            <w:right w:val="none" w:sz="0" w:space="0" w:color="auto"/>
          </w:divBdr>
        </w:div>
        <w:div w:id="521360290">
          <w:marLeft w:val="640"/>
          <w:marRight w:val="0"/>
          <w:marTop w:val="0"/>
          <w:marBottom w:val="0"/>
          <w:divBdr>
            <w:top w:val="none" w:sz="0" w:space="0" w:color="auto"/>
            <w:left w:val="none" w:sz="0" w:space="0" w:color="auto"/>
            <w:bottom w:val="none" w:sz="0" w:space="0" w:color="auto"/>
            <w:right w:val="none" w:sz="0" w:space="0" w:color="auto"/>
          </w:divBdr>
        </w:div>
        <w:div w:id="2118939385">
          <w:marLeft w:val="640"/>
          <w:marRight w:val="0"/>
          <w:marTop w:val="0"/>
          <w:marBottom w:val="0"/>
          <w:divBdr>
            <w:top w:val="none" w:sz="0" w:space="0" w:color="auto"/>
            <w:left w:val="none" w:sz="0" w:space="0" w:color="auto"/>
            <w:bottom w:val="none" w:sz="0" w:space="0" w:color="auto"/>
            <w:right w:val="none" w:sz="0" w:space="0" w:color="auto"/>
          </w:divBdr>
        </w:div>
        <w:div w:id="1503083823">
          <w:marLeft w:val="640"/>
          <w:marRight w:val="0"/>
          <w:marTop w:val="0"/>
          <w:marBottom w:val="0"/>
          <w:divBdr>
            <w:top w:val="none" w:sz="0" w:space="0" w:color="auto"/>
            <w:left w:val="none" w:sz="0" w:space="0" w:color="auto"/>
            <w:bottom w:val="none" w:sz="0" w:space="0" w:color="auto"/>
            <w:right w:val="none" w:sz="0" w:space="0" w:color="auto"/>
          </w:divBdr>
        </w:div>
        <w:div w:id="1299144182">
          <w:marLeft w:val="640"/>
          <w:marRight w:val="0"/>
          <w:marTop w:val="0"/>
          <w:marBottom w:val="0"/>
          <w:divBdr>
            <w:top w:val="none" w:sz="0" w:space="0" w:color="auto"/>
            <w:left w:val="none" w:sz="0" w:space="0" w:color="auto"/>
            <w:bottom w:val="none" w:sz="0" w:space="0" w:color="auto"/>
            <w:right w:val="none" w:sz="0" w:space="0" w:color="auto"/>
          </w:divBdr>
        </w:div>
        <w:div w:id="1298800701">
          <w:marLeft w:val="640"/>
          <w:marRight w:val="0"/>
          <w:marTop w:val="0"/>
          <w:marBottom w:val="0"/>
          <w:divBdr>
            <w:top w:val="none" w:sz="0" w:space="0" w:color="auto"/>
            <w:left w:val="none" w:sz="0" w:space="0" w:color="auto"/>
            <w:bottom w:val="none" w:sz="0" w:space="0" w:color="auto"/>
            <w:right w:val="none" w:sz="0" w:space="0" w:color="auto"/>
          </w:divBdr>
        </w:div>
        <w:div w:id="1649476299">
          <w:marLeft w:val="640"/>
          <w:marRight w:val="0"/>
          <w:marTop w:val="0"/>
          <w:marBottom w:val="0"/>
          <w:divBdr>
            <w:top w:val="none" w:sz="0" w:space="0" w:color="auto"/>
            <w:left w:val="none" w:sz="0" w:space="0" w:color="auto"/>
            <w:bottom w:val="none" w:sz="0" w:space="0" w:color="auto"/>
            <w:right w:val="none" w:sz="0" w:space="0" w:color="auto"/>
          </w:divBdr>
        </w:div>
        <w:div w:id="551505907">
          <w:marLeft w:val="640"/>
          <w:marRight w:val="0"/>
          <w:marTop w:val="0"/>
          <w:marBottom w:val="0"/>
          <w:divBdr>
            <w:top w:val="none" w:sz="0" w:space="0" w:color="auto"/>
            <w:left w:val="none" w:sz="0" w:space="0" w:color="auto"/>
            <w:bottom w:val="none" w:sz="0" w:space="0" w:color="auto"/>
            <w:right w:val="none" w:sz="0" w:space="0" w:color="auto"/>
          </w:divBdr>
        </w:div>
        <w:div w:id="728190308">
          <w:marLeft w:val="640"/>
          <w:marRight w:val="0"/>
          <w:marTop w:val="0"/>
          <w:marBottom w:val="0"/>
          <w:divBdr>
            <w:top w:val="none" w:sz="0" w:space="0" w:color="auto"/>
            <w:left w:val="none" w:sz="0" w:space="0" w:color="auto"/>
            <w:bottom w:val="none" w:sz="0" w:space="0" w:color="auto"/>
            <w:right w:val="none" w:sz="0" w:space="0" w:color="auto"/>
          </w:divBdr>
        </w:div>
        <w:div w:id="316765354">
          <w:marLeft w:val="640"/>
          <w:marRight w:val="0"/>
          <w:marTop w:val="0"/>
          <w:marBottom w:val="0"/>
          <w:divBdr>
            <w:top w:val="none" w:sz="0" w:space="0" w:color="auto"/>
            <w:left w:val="none" w:sz="0" w:space="0" w:color="auto"/>
            <w:bottom w:val="none" w:sz="0" w:space="0" w:color="auto"/>
            <w:right w:val="none" w:sz="0" w:space="0" w:color="auto"/>
          </w:divBdr>
        </w:div>
        <w:div w:id="1211571772">
          <w:marLeft w:val="640"/>
          <w:marRight w:val="0"/>
          <w:marTop w:val="0"/>
          <w:marBottom w:val="0"/>
          <w:divBdr>
            <w:top w:val="none" w:sz="0" w:space="0" w:color="auto"/>
            <w:left w:val="none" w:sz="0" w:space="0" w:color="auto"/>
            <w:bottom w:val="none" w:sz="0" w:space="0" w:color="auto"/>
            <w:right w:val="none" w:sz="0" w:space="0" w:color="auto"/>
          </w:divBdr>
        </w:div>
        <w:div w:id="124662458">
          <w:marLeft w:val="640"/>
          <w:marRight w:val="0"/>
          <w:marTop w:val="0"/>
          <w:marBottom w:val="0"/>
          <w:divBdr>
            <w:top w:val="none" w:sz="0" w:space="0" w:color="auto"/>
            <w:left w:val="none" w:sz="0" w:space="0" w:color="auto"/>
            <w:bottom w:val="none" w:sz="0" w:space="0" w:color="auto"/>
            <w:right w:val="none" w:sz="0" w:space="0" w:color="auto"/>
          </w:divBdr>
        </w:div>
        <w:div w:id="758603715">
          <w:marLeft w:val="640"/>
          <w:marRight w:val="0"/>
          <w:marTop w:val="0"/>
          <w:marBottom w:val="0"/>
          <w:divBdr>
            <w:top w:val="none" w:sz="0" w:space="0" w:color="auto"/>
            <w:left w:val="none" w:sz="0" w:space="0" w:color="auto"/>
            <w:bottom w:val="none" w:sz="0" w:space="0" w:color="auto"/>
            <w:right w:val="none" w:sz="0" w:space="0" w:color="auto"/>
          </w:divBdr>
        </w:div>
        <w:div w:id="1773479022">
          <w:marLeft w:val="640"/>
          <w:marRight w:val="0"/>
          <w:marTop w:val="0"/>
          <w:marBottom w:val="0"/>
          <w:divBdr>
            <w:top w:val="none" w:sz="0" w:space="0" w:color="auto"/>
            <w:left w:val="none" w:sz="0" w:space="0" w:color="auto"/>
            <w:bottom w:val="none" w:sz="0" w:space="0" w:color="auto"/>
            <w:right w:val="none" w:sz="0" w:space="0" w:color="auto"/>
          </w:divBdr>
        </w:div>
        <w:div w:id="902372195">
          <w:marLeft w:val="640"/>
          <w:marRight w:val="0"/>
          <w:marTop w:val="0"/>
          <w:marBottom w:val="0"/>
          <w:divBdr>
            <w:top w:val="none" w:sz="0" w:space="0" w:color="auto"/>
            <w:left w:val="none" w:sz="0" w:space="0" w:color="auto"/>
            <w:bottom w:val="none" w:sz="0" w:space="0" w:color="auto"/>
            <w:right w:val="none" w:sz="0" w:space="0" w:color="auto"/>
          </w:divBdr>
        </w:div>
        <w:div w:id="745035387">
          <w:marLeft w:val="640"/>
          <w:marRight w:val="0"/>
          <w:marTop w:val="0"/>
          <w:marBottom w:val="0"/>
          <w:divBdr>
            <w:top w:val="none" w:sz="0" w:space="0" w:color="auto"/>
            <w:left w:val="none" w:sz="0" w:space="0" w:color="auto"/>
            <w:bottom w:val="none" w:sz="0" w:space="0" w:color="auto"/>
            <w:right w:val="none" w:sz="0" w:space="0" w:color="auto"/>
          </w:divBdr>
        </w:div>
        <w:div w:id="1596328267">
          <w:marLeft w:val="640"/>
          <w:marRight w:val="0"/>
          <w:marTop w:val="0"/>
          <w:marBottom w:val="0"/>
          <w:divBdr>
            <w:top w:val="none" w:sz="0" w:space="0" w:color="auto"/>
            <w:left w:val="none" w:sz="0" w:space="0" w:color="auto"/>
            <w:bottom w:val="none" w:sz="0" w:space="0" w:color="auto"/>
            <w:right w:val="none" w:sz="0" w:space="0" w:color="auto"/>
          </w:divBdr>
        </w:div>
        <w:div w:id="194079927">
          <w:marLeft w:val="640"/>
          <w:marRight w:val="0"/>
          <w:marTop w:val="0"/>
          <w:marBottom w:val="0"/>
          <w:divBdr>
            <w:top w:val="none" w:sz="0" w:space="0" w:color="auto"/>
            <w:left w:val="none" w:sz="0" w:space="0" w:color="auto"/>
            <w:bottom w:val="none" w:sz="0" w:space="0" w:color="auto"/>
            <w:right w:val="none" w:sz="0" w:space="0" w:color="auto"/>
          </w:divBdr>
        </w:div>
        <w:div w:id="1584293345">
          <w:marLeft w:val="640"/>
          <w:marRight w:val="0"/>
          <w:marTop w:val="0"/>
          <w:marBottom w:val="0"/>
          <w:divBdr>
            <w:top w:val="none" w:sz="0" w:space="0" w:color="auto"/>
            <w:left w:val="none" w:sz="0" w:space="0" w:color="auto"/>
            <w:bottom w:val="none" w:sz="0" w:space="0" w:color="auto"/>
            <w:right w:val="none" w:sz="0" w:space="0" w:color="auto"/>
          </w:divBdr>
        </w:div>
        <w:div w:id="189726858">
          <w:marLeft w:val="640"/>
          <w:marRight w:val="0"/>
          <w:marTop w:val="0"/>
          <w:marBottom w:val="0"/>
          <w:divBdr>
            <w:top w:val="none" w:sz="0" w:space="0" w:color="auto"/>
            <w:left w:val="none" w:sz="0" w:space="0" w:color="auto"/>
            <w:bottom w:val="none" w:sz="0" w:space="0" w:color="auto"/>
            <w:right w:val="none" w:sz="0" w:space="0" w:color="auto"/>
          </w:divBdr>
        </w:div>
        <w:div w:id="897327628">
          <w:marLeft w:val="640"/>
          <w:marRight w:val="0"/>
          <w:marTop w:val="0"/>
          <w:marBottom w:val="0"/>
          <w:divBdr>
            <w:top w:val="none" w:sz="0" w:space="0" w:color="auto"/>
            <w:left w:val="none" w:sz="0" w:space="0" w:color="auto"/>
            <w:bottom w:val="none" w:sz="0" w:space="0" w:color="auto"/>
            <w:right w:val="none" w:sz="0" w:space="0" w:color="auto"/>
          </w:divBdr>
        </w:div>
        <w:div w:id="762727786">
          <w:marLeft w:val="640"/>
          <w:marRight w:val="0"/>
          <w:marTop w:val="0"/>
          <w:marBottom w:val="0"/>
          <w:divBdr>
            <w:top w:val="none" w:sz="0" w:space="0" w:color="auto"/>
            <w:left w:val="none" w:sz="0" w:space="0" w:color="auto"/>
            <w:bottom w:val="none" w:sz="0" w:space="0" w:color="auto"/>
            <w:right w:val="none" w:sz="0" w:space="0" w:color="auto"/>
          </w:divBdr>
        </w:div>
        <w:div w:id="1898281866">
          <w:marLeft w:val="640"/>
          <w:marRight w:val="0"/>
          <w:marTop w:val="0"/>
          <w:marBottom w:val="0"/>
          <w:divBdr>
            <w:top w:val="none" w:sz="0" w:space="0" w:color="auto"/>
            <w:left w:val="none" w:sz="0" w:space="0" w:color="auto"/>
            <w:bottom w:val="none" w:sz="0" w:space="0" w:color="auto"/>
            <w:right w:val="none" w:sz="0" w:space="0" w:color="auto"/>
          </w:divBdr>
        </w:div>
        <w:div w:id="416442512">
          <w:marLeft w:val="640"/>
          <w:marRight w:val="0"/>
          <w:marTop w:val="0"/>
          <w:marBottom w:val="0"/>
          <w:divBdr>
            <w:top w:val="none" w:sz="0" w:space="0" w:color="auto"/>
            <w:left w:val="none" w:sz="0" w:space="0" w:color="auto"/>
            <w:bottom w:val="none" w:sz="0" w:space="0" w:color="auto"/>
            <w:right w:val="none" w:sz="0" w:space="0" w:color="auto"/>
          </w:divBdr>
        </w:div>
        <w:div w:id="246041878">
          <w:marLeft w:val="640"/>
          <w:marRight w:val="0"/>
          <w:marTop w:val="0"/>
          <w:marBottom w:val="0"/>
          <w:divBdr>
            <w:top w:val="none" w:sz="0" w:space="0" w:color="auto"/>
            <w:left w:val="none" w:sz="0" w:space="0" w:color="auto"/>
            <w:bottom w:val="none" w:sz="0" w:space="0" w:color="auto"/>
            <w:right w:val="none" w:sz="0" w:space="0" w:color="auto"/>
          </w:divBdr>
        </w:div>
        <w:div w:id="1375540213">
          <w:marLeft w:val="640"/>
          <w:marRight w:val="0"/>
          <w:marTop w:val="0"/>
          <w:marBottom w:val="0"/>
          <w:divBdr>
            <w:top w:val="none" w:sz="0" w:space="0" w:color="auto"/>
            <w:left w:val="none" w:sz="0" w:space="0" w:color="auto"/>
            <w:bottom w:val="none" w:sz="0" w:space="0" w:color="auto"/>
            <w:right w:val="none" w:sz="0" w:space="0" w:color="auto"/>
          </w:divBdr>
        </w:div>
        <w:div w:id="1014769436">
          <w:marLeft w:val="640"/>
          <w:marRight w:val="0"/>
          <w:marTop w:val="0"/>
          <w:marBottom w:val="0"/>
          <w:divBdr>
            <w:top w:val="none" w:sz="0" w:space="0" w:color="auto"/>
            <w:left w:val="none" w:sz="0" w:space="0" w:color="auto"/>
            <w:bottom w:val="none" w:sz="0" w:space="0" w:color="auto"/>
            <w:right w:val="none" w:sz="0" w:space="0" w:color="auto"/>
          </w:divBdr>
        </w:div>
        <w:div w:id="1938948585">
          <w:marLeft w:val="640"/>
          <w:marRight w:val="0"/>
          <w:marTop w:val="0"/>
          <w:marBottom w:val="0"/>
          <w:divBdr>
            <w:top w:val="none" w:sz="0" w:space="0" w:color="auto"/>
            <w:left w:val="none" w:sz="0" w:space="0" w:color="auto"/>
            <w:bottom w:val="none" w:sz="0" w:space="0" w:color="auto"/>
            <w:right w:val="none" w:sz="0" w:space="0" w:color="auto"/>
          </w:divBdr>
        </w:div>
        <w:div w:id="1541238094">
          <w:marLeft w:val="640"/>
          <w:marRight w:val="0"/>
          <w:marTop w:val="0"/>
          <w:marBottom w:val="0"/>
          <w:divBdr>
            <w:top w:val="none" w:sz="0" w:space="0" w:color="auto"/>
            <w:left w:val="none" w:sz="0" w:space="0" w:color="auto"/>
            <w:bottom w:val="none" w:sz="0" w:space="0" w:color="auto"/>
            <w:right w:val="none" w:sz="0" w:space="0" w:color="auto"/>
          </w:divBdr>
        </w:div>
        <w:div w:id="2144537999">
          <w:marLeft w:val="640"/>
          <w:marRight w:val="0"/>
          <w:marTop w:val="0"/>
          <w:marBottom w:val="0"/>
          <w:divBdr>
            <w:top w:val="none" w:sz="0" w:space="0" w:color="auto"/>
            <w:left w:val="none" w:sz="0" w:space="0" w:color="auto"/>
            <w:bottom w:val="none" w:sz="0" w:space="0" w:color="auto"/>
            <w:right w:val="none" w:sz="0" w:space="0" w:color="auto"/>
          </w:divBdr>
        </w:div>
        <w:div w:id="720328991">
          <w:marLeft w:val="640"/>
          <w:marRight w:val="0"/>
          <w:marTop w:val="0"/>
          <w:marBottom w:val="0"/>
          <w:divBdr>
            <w:top w:val="none" w:sz="0" w:space="0" w:color="auto"/>
            <w:left w:val="none" w:sz="0" w:space="0" w:color="auto"/>
            <w:bottom w:val="none" w:sz="0" w:space="0" w:color="auto"/>
            <w:right w:val="none" w:sz="0" w:space="0" w:color="auto"/>
          </w:divBdr>
        </w:div>
        <w:div w:id="788428772">
          <w:marLeft w:val="640"/>
          <w:marRight w:val="0"/>
          <w:marTop w:val="0"/>
          <w:marBottom w:val="0"/>
          <w:divBdr>
            <w:top w:val="none" w:sz="0" w:space="0" w:color="auto"/>
            <w:left w:val="none" w:sz="0" w:space="0" w:color="auto"/>
            <w:bottom w:val="none" w:sz="0" w:space="0" w:color="auto"/>
            <w:right w:val="none" w:sz="0" w:space="0" w:color="auto"/>
          </w:divBdr>
        </w:div>
        <w:div w:id="435832047">
          <w:marLeft w:val="640"/>
          <w:marRight w:val="0"/>
          <w:marTop w:val="0"/>
          <w:marBottom w:val="0"/>
          <w:divBdr>
            <w:top w:val="none" w:sz="0" w:space="0" w:color="auto"/>
            <w:left w:val="none" w:sz="0" w:space="0" w:color="auto"/>
            <w:bottom w:val="none" w:sz="0" w:space="0" w:color="auto"/>
            <w:right w:val="none" w:sz="0" w:space="0" w:color="auto"/>
          </w:divBdr>
        </w:div>
        <w:div w:id="689647571">
          <w:marLeft w:val="640"/>
          <w:marRight w:val="0"/>
          <w:marTop w:val="0"/>
          <w:marBottom w:val="0"/>
          <w:divBdr>
            <w:top w:val="none" w:sz="0" w:space="0" w:color="auto"/>
            <w:left w:val="none" w:sz="0" w:space="0" w:color="auto"/>
            <w:bottom w:val="none" w:sz="0" w:space="0" w:color="auto"/>
            <w:right w:val="none" w:sz="0" w:space="0" w:color="auto"/>
          </w:divBdr>
        </w:div>
        <w:div w:id="1346591325">
          <w:marLeft w:val="640"/>
          <w:marRight w:val="0"/>
          <w:marTop w:val="0"/>
          <w:marBottom w:val="0"/>
          <w:divBdr>
            <w:top w:val="none" w:sz="0" w:space="0" w:color="auto"/>
            <w:left w:val="none" w:sz="0" w:space="0" w:color="auto"/>
            <w:bottom w:val="none" w:sz="0" w:space="0" w:color="auto"/>
            <w:right w:val="none" w:sz="0" w:space="0" w:color="auto"/>
          </w:divBdr>
        </w:div>
        <w:div w:id="983774161">
          <w:marLeft w:val="640"/>
          <w:marRight w:val="0"/>
          <w:marTop w:val="0"/>
          <w:marBottom w:val="0"/>
          <w:divBdr>
            <w:top w:val="none" w:sz="0" w:space="0" w:color="auto"/>
            <w:left w:val="none" w:sz="0" w:space="0" w:color="auto"/>
            <w:bottom w:val="none" w:sz="0" w:space="0" w:color="auto"/>
            <w:right w:val="none" w:sz="0" w:space="0" w:color="auto"/>
          </w:divBdr>
        </w:div>
        <w:div w:id="6565172">
          <w:marLeft w:val="640"/>
          <w:marRight w:val="0"/>
          <w:marTop w:val="0"/>
          <w:marBottom w:val="0"/>
          <w:divBdr>
            <w:top w:val="none" w:sz="0" w:space="0" w:color="auto"/>
            <w:left w:val="none" w:sz="0" w:space="0" w:color="auto"/>
            <w:bottom w:val="none" w:sz="0" w:space="0" w:color="auto"/>
            <w:right w:val="none" w:sz="0" w:space="0" w:color="auto"/>
          </w:divBdr>
        </w:div>
        <w:div w:id="1244412495">
          <w:marLeft w:val="640"/>
          <w:marRight w:val="0"/>
          <w:marTop w:val="0"/>
          <w:marBottom w:val="0"/>
          <w:divBdr>
            <w:top w:val="none" w:sz="0" w:space="0" w:color="auto"/>
            <w:left w:val="none" w:sz="0" w:space="0" w:color="auto"/>
            <w:bottom w:val="none" w:sz="0" w:space="0" w:color="auto"/>
            <w:right w:val="none" w:sz="0" w:space="0" w:color="auto"/>
          </w:divBdr>
        </w:div>
        <w:div w:id="307823952">
          <w:marLeft w:val="640"/>
          <w:marRight w:val="0"/>
          <w:marTop w:val="0"/>
          <w:marBottom w:val="0"/>
          <w:divBdr>
            <w:top w:val="none" w:sz="0" w:space="0" w:color="auto"/>
            <w:left w:val="none" w:sz="0" w:space="0" w:color="auto"/>
            <w:bottom w:val="none" w:sz="0" w:space="0" w:color="auto"/>
            <w:right w:val="none" w:sz="0" w:space="0" w:color="auto"/>
          </w:divBdr>
        </w:div>
        <w:div w:id="1439526431">
          <w:marLeft w:val="640"/>
          <w:marRight w:val="0"/>
          <w:marTop w:val="0"/>
          <w:marBottom w:val="0"/>
          <w:divBdr>
            <w:top w:val="none" w:sz="0" w:space="0" w:color="auto"/>
            <w:left w:val="none" w:sz="0" w:space="0" w:color="auto"/>
            <w:bottom w:val="none" w:sz="0" w:space="0" w:color="auto"/>
            <w:right w:val="none" w:sz="0" w:space="0" w:color="auto"/>
          </w:divBdr>
        </w:div>
        <w:div w:id="1211920642">
          <w:marLeft w:val="640"/>
          <w:marRight w:val="0"/>
          <w:marTop w:val="0"/>
          <w:marBottom w:val="0"/>
          <w:divBdr>
            <w:top w:val="none" w:sz="0" w:space="0" w:color="auto"/>
            <w:left w:val="none" w:sz="0" w:space="0" w:color="auto"/>
            <w:bottom w:val="none" w:sz="0" w:space="0" w:color="auto"/>
            <w:right w:val="none" w:sz="0" w:space="0" w:color="auto"/>
          </w:divBdr>
        </w:div>
        <w:div w:id="104204356">
          <w:marLeft w:val="640"/>
          <w:marRight w:val="0"/>
          <w:marTop w:val="0"/>
          <w:marBottom w:val="0"/>
          <w:divBdr>
            <w:top w:val="none" w:sz="0" w:space="0" w:color="auto"/>
            <w:left w:val="none" w:sz="0" w:space="0" w:color="auto"/>
            <w:bottom w:val="none" w:sz="0" w:space="0" w:color="auto"/>
            <w:right w:val="none" w:sz="0" w:space="0" w:color="auto"/>
          </w:divBdr>
        </w:div>
        <w:div w:id="443427109">
          <w:marLeft w:val="640"/>
          <w:marRight w:val="0"/>
          <w:marTop w:val="0"/>
          <w:marBottom w:val="0"/>
          <w:divBdr>
            <w:top w:val="none" w:sz="0" w:space="0" w:color="auto"/>
            <w:left w:val="none" w:sz="0" w:space="0" w:color="auto"/>
            <w:bottom w:val="none" w:sz="0" w:space="0" w:color="auto"/>
            <w:right w:val="none" w:sz="0" w:space="0" w:color="auto"/>
          </w:divBdr>
        </w:div>
        <w:div w:id="141167240">
          <w:marLeft w:val="640"/>
          <w:marRight w:val="0"/>
          <w:marTop w:val="0"/>
          <w:marBottom w:val="0"/>
          <w:divBdr>
            <w:top w:val="none" w:sz="0" w:space="0" w:color="auto"/>
            <w:left w:val="none" w:sz="0" w:space="0" w:color="auto"/>
            <w:bottom w:val="none" w:sz="0" w:space="0" w:color="auto"/>
            <w:right w:val="none" w:sz="0" w:space="0" w:color="auto"/>
          </w:divBdr>
        </w:div>
        <w:div w:id="452283564">
          <w:marLeft w:val="640"/>
          <w:marRight w:val="0"/>
          <w:marTop w:val="0"/>
          <w:marBottom w:val="0"/>
          <w:divBdr>
            <w:top w:val="none" w:sz="0" w:space="0" w:color="auto"/>
            <w:left w:val="none" w:sz="0" w:space="0" w:color="auto"/>
            <w:bottom w:val="none" w:sz="0" w:space="0" w:color="auto"/>
            <w:right w:val="none" w:sz="0" w:space="0" w:color="auto"/>
          </w:divBdr>
        </w:div>
        <w:div w:id="178736238">
          <w:marLeft w:val="640"/>
          <w:marRight w:val="0"/>
          <w:marTop w:val="0"/>
          <w:marBottom w:val="0"/>
          <w:divBdr>
            <w:top w:val="none" w:sz="0" w:space="0" w:color="auto"/>
            <w:left w:val="none" w:sz="0" w:space="0" w:color="auto"/>
            <w:bottom w:val="none" w:sz="0" w:space="0" w:color="auto"/>
            <w:right w:val="none" w:sz="0" w:space="0" w:color="auto"/>
          </w:divBdr>
        </w:div>
        <w:div w:id="665131292">
          <w:marLeft w:val="640"/>
          <w:marRight w:val="0"/>
          <w:marTop w:val="0"/>
          <w:marBottom w:val="0"/>
          <w:divBdr>
            <w:top w:val="none" w:sz="0" w:space="0" w:color="auto"/>
            <w:left w:val="none" w:sz="0" w:space="0" w:color="auto"/>
            <w:bottom w:val="none" w:sz="0" w:space="0" w:color="auto"/>
            <w:right w:val="none" w:sz="0" w:space="0" w:color="auto"/>
          </w:divBdr>
        </w:div>
        <w:div w:id="1167939955">
          <w:marLeft w:val="640"/>
          <w:marRight w:val="0"/>
          <w:marTop w:val="0"/>
          <w:marBottom w:val="0"/>
          <w:divBdr>
            <w:top w:val="none" w:sz="0" w:space="0" w:color="auto"/>
            <w:left w:val="none" w:sz="0" w:space="0" w:color="auto"/>
            <w:bottom w:val="none" w:sz="0" w:space="0" w:color="auto"/>
            <w:right w:val="none" w:sz="0" w:space="0" w:color="auto"/>
          </w:divBdr>
        </w:div>
        <w:div w:id="704136413">
          <w:marLeft w:val="640"/>
          <w:marRight w:val="0"/>
          <w:marTop w:val="0"/>
          <w:marBottom w:val="0"/>
          <w:divBdr>
            <w:top w:val="none" w:sz="0" w:space="0" w:color="auto"/>
            <w:left w:val="none" w:sz="0" w:space="0" w:color="auto"/>
            <w:bottom w:val="none" w:sz="0" w:space="0" w:color="auto"/>
            <w:right w:val="none" w:sz="0" w:space="0" w:color="auto"/>
          </w:divBdr>
        </w:div>
        <w:div w:id="1583027007">
          <w:marLeft w:val="640"/>
          <w:marRight w:val="0"/>
          <w:marTop w:val="0"/>
          <w:marBottom w:val="0"/>
          <w:divBdr>
            <w:top w:val="none" w:sz="0" w:space="0" w:color="auto"/>
            <w:left w:val="none" w:sz="0" w:space="0" w:color="auto"/>
            <w:bottom w:val="none" w:sz="0" w:space="0" w:color="auto"/>
            <w:right w:val="none" w:sz="0" w:space="0" w:color="auto"/>
          </w:divBdr>
        </w:div>
        <w:div w:id="1966349726">
          <w:marLeft w:val="640"/>
          <w:marRight w:val="0"/>
          <w:marTop w:val="0"/>
          <w:marBottom w:val="0"/>
          <w:divBdr>
            <w:top w:val="none" w:sz="0" w:space="0" w:color="auto"/>
            <w:left w:val="none" w:sz="0" w:space="0" w:color="auto"/>
            <w:bottom w:val="none" w:sz="0" w:space="0" w:color="auto"/>
            <w:right w:val="none" w:sz="0" w:space="0" w:color="auto"/>
          </w:divBdr>
        </w:div>
        <w:div w:id="1495603370">
          <w:marLeft w:val="640"/>
          <w:marRight w:val="0"/>
          <w:marTop w:val="0"/>
          <w:marBottom w:val="0"/>
          <w:divBdr>
            <w:top w:val="none" w:sz="0" w:space="0" w:color="auto"/>
            <w:left w:val="none" w:sz="0" w:space="0" w:color="auto"/>
            <w:bottom w:val="none" w:sz="0" w:space="0" w:color="auto"/>
            <w:right w:val="none" w:sz="0" w:space="0" w:color="auto"/>
          </w:divBdr>
        </w:div>
        <w:div w:id="1185368698">
          <w:marLeft w:val="640"/>
          <w:marRight w:val="0"/>
          <w:marTop w:val="0"/>
          <w:marBottom w:val="0"/>
          <w:divBdr>
            <w:top w:val="none" w:sz="0" w:space="0" w:color="auto"/>
            <w:left w:val="none" w:sz="0" w:space="0" w:color="auto"/>
            <w:bottom w:val="none" w:sz="0" w:space="0" w:color="auto"/>
            <w:right w:val="none" w:sz="0" w:space="0" w:color="auto"/>
          </w:divBdr>
        </w:div>
        <w:div w:id="930818263">
          <w:marLeft w:val="640"/>
          <w:marRight w:val="0"/>
          <w:marTop w:val="0"/>
          <w:marBottom w:val="0"/>
          <w:divBdr>
            <w:top w:val="none" w:sz="0" w:space="0" w:color="auto"/>
            <w:left w:val="none" w:sz="0" w:space="0" w:color="auto"/>
            <w:bottom w:val="none" w:sz="0" w:space="0" w:color="auto"/>
            <w:right w:val="none" w:sz="0" w:space="0" w:color="auto"/>
          </w:divBdr>
        </w:div>
        <w:div w:id="1450664211">
          <w:marLeft w:val="640"/>
          <w:marRight w:val="0"/>
          <w:marTop w:val="0"/>
          <w:marBottom w:val="0"/>
          <w:divBdr>
            <w:top w:val="none" w:sz="0" w:space="0" w:color="auto"/>
            <w:left w:val="none" w:sz="0" w:space="0" w:color="auto"/>
            <w:bottom w:val="none" w:sz="0" w:space="0" w:color="auto"/>
            <w:right w:val="none" w:sz="0" w:space="0" w:color="auto"/>
          </w:divBdr>
        </w:div>
        <w:div w:id="980884700">
          <w:marLeft w:val="640"/>
          <w:marRight w:val="0"/>
          <w:marTop w:val="0"/>
          <w:marBottom w:val="0"/>
          <w:divBdr>
            <w:top w:val="none" w:sz="0" w:space="0" w:color="auto"/>
            <w:left w:val="none" w:sz="0" w:space="0" w:color="auto"/>
            <w:bottom w:val="none" w:sz="0" w:space="0" w:color="auto"/>
            <w:right w:val="none" w:sz="0" w:space="0" w:color="auto"/>
          </w:divBdr>
        </w:div>
        <w:div w:id="650133083">
          <w:marLeft w:val="640"/>
          <w:marRight w:val="0"/>
          <w:marTop w:val="0"/>
          <w:marBottom w:val="0"/>
          <w:divBdr>
            <w:top w:val="none" w:sz="0" w:space="0" w:color="auto"/>
            <w:left w:val="none" w:sz="0" w:space="0" w:color="auto"/>
            <w:bottom w:val="none" w:sz="0" w:space="0" w:color="auto"/>
            <w:right w:val="none" w:sz="0" w:space="0" w:color="auto"/>
          </w:divBdr>
        </w:div>
        <w:div w:id="1342125609">
          <w:marLeft w:val="640"/>
          <w:marRight w:val="0"/>
          <w:marTop w:val="0"/>
          <w:marBottom w:val="0"/>
          <w:divBdr>
            <w:top w:val="none" w:sz="0" w:space="0" w:color="auto"/>
            <w:left w:val="none" w:sz="0" w:space="0" w:color="auto"/>
            <w:bottom w:val="none" w:sz="0" w:space="0" w:color="auto"/>
            <w:right w:val="none" w:sz="0" w:space="0" w:color="auto"/>
          </w:divBdr>
        </w:div>
        <w:div w:id="1211453569">
          <w:marLeft w:val="640"/>
          <w:marRight w:val="0"/>
          <w:marTop w:val="0"/>
          <w:marBottom w:val="0"/>
          <w:divBdr>
            <w:top w:val="none" w:sz="0" w:space="0" w:color="auto"/>
            <w:left w:val="none" w:sz="0" w:space="0" w:color="auto"/>
            <w:bottom w:val="none" w:sz="0" w:space="0" w:color="auto"/>
            <w:right w:val="none" w:sz="0" w:space="0" w:color="auto"/>
          </w:divBdr>
        </w:div>
        <w:div w:id="325517529">
          <w:marLeft w:val="640"/>
          <w:marRight w:val="0"/>
          <w:marTop w:val="0"/>
          <w:marBottom w:val="0"/>
          <w:divBdr>
            <w:top w:val="none" w:sz="0" w:space="0" w:color="auto"/>
            <w:left w:val="none" w:sz="0" w:space="0" w:color="auto"/>
            <w:bottom w:val="none" w:sz="0" w:space="0" w:color="auto"/>
            <w:right w:val="none" w:sz="0" w:space="0" w:color="auto"/>
          </w:divBdr>
        </w:div>
        <w:div w:id="329212202">
          <w:marLeft w:val="640"/>
          <w:marRight w:val="0"/>
          <w:marTop w:val="0"/>
          <w:marBottom w:val="0"/>
          <w:divBdr>
            <w:top w:val="none" w:sz="0" w:space="0" w:color="auto"/>
            <w:left w:val="none" w:sz="0" w:space="0" w:color="auto"/>
            <w:bottom w:val="none" w:sz="0" w:space="0" w:color="auto"/>
            <w:right w:val="none" w:sz="0" w:space="0" w:color="auto"/>
          </w:divBdr>
        </w:div>
        <w:div w:id="915018819">
          <w:marLeft w:val="640"/>
          <w:marRight w:val="0"/>
          <w:marTop w:val="0"/>
          <w:marBottom w:val="0"/>
          <w:divBdr>
            <w:top w:val="none" w:sz="0" w:space="0" w:color="auto"/>
            <w:left w:val="none" w:sz="0" w:space="0" w:color="auto"/>
            <w:bottom w:val="none" w:sz="0" w:space="0" w:color="auto"/>
            <w:right w:val="none" w:sz="0" w:space="0" w:color="auto"/>
          </w:divBdr>
        </w:div>
        <w:div w:id="1814784591">
          <w:marLeft w:val="640"/>
          <w:marRight w:val="0"/>
          <w:marTop w:val="0"/>
          <w:marBottom w:val="0"/>
          <w:divBdr>
            <w:top w:val="none" w:sz="0" w:space="0" w:color="auto"/>
            <w:left w:val="none" w:sz="0" w:space="0" w:color="auto"/>
            <w:bottom w:val="none" w:sz="0" w:space="0" w:color="auto"/>
            <w:right w:val="none" w:sz="0" w:space="0" w:color="auto"/>
          </w:divBdr>
        </w:div>
        <w:div w:id="62723808">
          <w:marLeft w:val="640"/>
          <w:marRight w:val="0"/>
          <w:marTop w:val="0"/>
          <w:marBottom w:val="0"/>
          <w:divBdr>
            <w:top w:val="none" w:sz="0" w:space="0" w:color="auto"/>
            <w:left w:val="none" w:sz="0" w:space="0" w:color="auto"/>
            <w:bottom w:val="none" w:sz="0" w:space="0" w:color="auto"/>
            <w:right w:val="none" w:sz="0" w:space="0" w:color="auto"/>
          </w:divBdr>
        </w:div>
        <w:div w:id="259261998">
          <w:marLeft w:val="640"/>
          <w:marRight w:val="0"/>
          <w:marTop w:val="0"/>
          <w:marBottom w:val="0"/>
          <w:divBdr>
            <w:top w:val="none" w:sz="0" w:space="0" w:color="auto"/>
            <w:left w:val="none" w:sz="0" w:space="0" w:color="auto"/>
            <w:bottom w:val="none" w:sz="0" w:space="0" w:color="auto"/>
            <w:right w:val="none" w:sz="0" w:space="0" w:color="auto"/>
          </w:divBdr>
        </w:div>
        <w:div w:id="363136787">
          <w:marLeft w:val="640"/>
          <w:marRight w:val="0"/>
          <w:marTop w:val="0"/>
          <w:marBottom w:val="0"/>
          <w:divBdr>
            <w:top w:val="none" w:sz="0" w:space="0" w:color="auto"/>
            <w:left w:val="none" w:sz="0" w:space="0" w:color="auto"/>
            <w:bottom w:val="none" w:sz="0" w:space="0" w:color="auto"/>
            <w:right w:val="none" w:sz="0" w:space="0" w:color="auto"/>
          </w:divBdr>
        </w:div>
        <w:div w:id="1897817001">
          <w:marLeft w:val="640"/>
          <w:marRight w:val="0"/>
          <w:marTop w:val="0"/>
          <w:marBottom w:val="0"/>
          <w:divBdr>
            <w:top w:val="none" w:sz="0" w:space="0" w:color="auto"/>
            <w:left w:val="none" w:sz="0" w:space="0" w:color="auto"/>
            <w:bottom w:val="none" w:sz="0" w:space="0" w:color="auto"/>
            <w:right w:val="none" w:sz="0" w:space="0" w:color="auto"/>
          </w:divBdr>
        </w:div>
        <w:div w:id="2092458260">
          <w:marLeft w:val="640"/>
          <w:marRight w:val="0"/>
          <w:marTop w:val="0"/>
          <w:marBottom w:val="0"/>
          <w:divBdr>
            <w:top w:val="none" w:sz="0" w:space="0" w:color="auto"/>
            <w:left w:val="none" w:sz="0" w:space="0" w:color="auto"/>
            <w:bottom w:val="none" w:sz="0" w:space="0" w:color="auto"/>
            <w:right w:val="none" w:sz="0" w:space="0" w:color="auto"/>
          </w:divBdr>
        </w:div>
        <w:div w:id="1702897236">
          <w:marLeft w:val="640"/>
          <w:marRight w:val="0"/>
          <w:marTop w:val="0"/>
          <w:marBottom w:val="0"/>
          <w:divBdr>
            <w:top w:val="none" w:sz="0" w:space="0" w:color="auto"/>
            <w:left w:val="none" w:sz="0" w:space="0" w:color="auto"/>
            <w:bottom w:val="none" w:sz="0" w:space="0" w:color="auto"/>
            <w:right w:val="none" w:sz="0" w:space="0" w:color="auto"/>
          </w:divBdr>
        </w:div>
        <w:div w:id="27682883">
          <w:marLeft w:val="640"/>
          <w:marRight w:val="0"/>
          <w:marTop w:val="0"/>
          <w:marBottom w:val="0"/>
          <w:divBdr>
            <w:top w:val="none" w:sz="0" w:space="0" w:color="auto"/>
            <w:left w:val="none" w:sz="0" w:space="0" w:color="auto"/>
            <w:bottom w:val="none" w:sz="0" w:space="0" w:color="auto"/>
            <w:right w:val="none" w:sz="0" w:space="0" w:color="auto"/>
          </w:divBdr>
        </w:div>
        <w:div w:id="1958566594">
          <w:marLeft w:val="640"/>
          <w:marRight w:val="0"/>
          <w:marTop w:val="0"/>
          <w:marBottom w:val="0"/>
          <w:divBdr>
            <w:top w:val="none" w:sz="0" w:space="0" w:color="auto"/>
            <w:left w:val="none" w:sz="0" w:space="0" w:color="auto"/>
            <w:bottom w:val="none" w:sz="0" w:space="0" w:color="auto"/>
            <w:right w:val="none" w:sz="0" w:space="0" w:color="auto"/>
          </w:divBdr>
        </w:div>
        <w:div w:id="1457217526">
          <w:marLeft w:val="640"/>
          <w:marRight w:val="0"/>
          <w:marTop w:val="0"/>
          <w:marBottom w:val="0"/>
          <w:divBdr>
            <w:top w:val="none" w:sz="0" w:space="0" w:color="auto"/>
            <w:left w:val="none" w:sz="0" w:space="0" w:color="auto"/>
            <w:bottom w:val="none" w:sz="0" w:space="0" w:color="auto"/>
            <w:right w:val="none" w:sz="0" w:space="0" w:color="auto"/>
          </w:divBdr>
        </w:div>
        <w:div w:id="2020428530">
          <w:marLeft w:val="640"/>
          <w:marRight w:val="0"/>
          <w:marTop w:val="0"/>
          <w:marBottom w:val="0"/>
          <w:divBdr>
            <w:top w:val="none" w:sz="0" w:space="0" w:color="auto"/>
            <w:left w:val="none" w:sz="0" w:space="0" w:color="auto"/>
            <w:bottom w:val="none" w:sz="0" w:space="0" w:color="auto"/>
            <w:right w:val="none" w:sz="0" w:space="0" w:color="auto"/>
          </w:divBdr>
        </w:div>
        <w:div w:id="1406806152">
          <w:marLeft w:val="640"/>
          <w:marRight w:val="0"/>
          <w:marTop w:val="0"/>
          <w:marBottom w:val="0"/>
          <w:divBdr>
            <w:top w:val="none" w:sz="0" w:space="0" w:color="auto"/>
            <w:left w:val="none" w:sz="0" w:space="0" w:color="auto"/>
            <w:bottom w:val="none" w:sz="0" w:space="0" w:color="auto"/>
            <w:right w:val="none" w:sz="0" w:space="0" w:color="auto"/>
          </w:divBdr>
        </w:div>
        <w:div w:id="240917380">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31950884">
      <w:bodyDiv w:val="1"/>
      <w:marLeft w:val="0"/>
      <w:marRight w:val="0"/>
      <w:marTop w:val="0"/>
      <w:marBottom w:val="0"/>
      <w:divBdr>
        <w:top w:val="none" w:sz="0" w:space="0" w:color="auto"/>
        <w:left w:val="none" w:sz="0" w:space="0" w:color="auto"/>
        <w:bottom w:val="none" w:sz="0" w:space="0" w:color="auto"/>
        <w:right w:val="none" w:sz="0" w:space="0" w:color="auto"/>
      </w:divBdr>
      <w:divsChild>
        <w:div w:id="423456534">
          <w:marLeft w:val="640"/>
          <w:marRight w:val="0"/>
          <w:marTop w:val="0"/>
          <w:marBottom w:val="0"/>
          <w:divBdr>
            <w:top w:val="none" w:sz="0" w:space="0" w:color="auto"/>
            <w:left w:val="none" w:sz="0" w:space="0" w:color="auto"/>
            <w:bottom w:val="none" w:sz="0" w:space="0" w:color="auto"/>
            <w:right w:val="none" w:sz="0" w:space="0" w:color="auto"/>
          </w:divBdr>
        </w:div>
        <w:div w:id="1142773022">
          <w:marLeft w:val="640"/>
          <w:marRight w:val="0"/>
          <w:marTop w:val="0"/>
          <w:marBottom w:val="0"/>
          <w:divBdr>
            <w:top w:val="none" w:sz="0" w:space="0" w:color="auto"/>
            <w:left w:val="none" w:sz="0" w:space="0" w:color="auto"/>
            <w:bottom w:val="none" w:sz="0" w:space="0" w:color="auto"/>
            <w:right w:val="none" w:sz="0" w:space="0" w:color="auto"/>
          </w:divBdr>
        </w:div>
        <w:div w:id="2029745815">
          <w:marLeft w:val="640"/>
          <w:marRight w:val="0"/>
          <w:marTop w:val="0"/>
          <w:marBottom w:val="0"/>
          <w:divBdr>
            <w:top w:val="none" w:sz="0" w:space="0" w:color="auto"/>
            <w:left w:val="none" w:sz="0" w:space="0" w:color="auto"/>
            <w:bottom w:val="none" w:sz="0" w:space="0" w:color="auto"/>
            <w:right w:val="none" w:sz="0" w:space="0" w:color="auto"/>
          </w:divBdr>
        </w:div>
        <w:div w:id="1022704223">
          <w:marLeft w:val="640"/>
          <w:marRight w:val="0"/>
          <w:marTop w:val="0"/>
          <w:marBottom w:val="0"/>
          <w:divBdr>
            <w:top w:val="none" w:sz="0" w:space="0" w:color="auto"/>
            <w:left w:val="none" w:sz="0" w:space="0" w:color="auto"/>
            <w:bottom w:val="none" w:sz="0" w:space="0" w:color="auto"/>
            <w:right w:val="none" w:sz="0" w:space="0" w:color="auto"/>
          </w:divBdr>
        </w:div>
        <w:div w:id="1599294193">
          <w:marLeft w:val="640"/>
          <w:marRight w:val="0"/>
          <w:marTop w:val="0"/>
          <w:marBottom w:val="0"/>
          <w:divBdr>
            <w:top w:val="none" w:sz="0" w:space="0" w:color="auto"/>
            <w:left w:val="none" w:sz="0" w:space="0" w:color="auto"/>
            <w:bottom w:val="none" w:sz="0" w:space="0" w:color="auto"/>
            <w:right w:val="none" w:sz="0" w:space="0" w:color="auto"/>
          </w:divBdr>
        </w:div>
        <w:div w:id="181749742">
          <w:marLeft w:val="640"/>
          <w:marRight w:val="0"/>
          <w:marTop w:val="0"/>
          <w:marBottom w:val="0"/>
          <w:divBdr>
            <w:top w:val="none" w:sz="0" w:space="0" w:color="auto"/>
            <w:left w:val="none" w:sz="0" w:space="0" w:color="auto"/>
            <w:bottom w:val="none" w:sz="0" w:space="0" w:color="auto"/>
            <w:right w:val="none" w:sz="0" w:space="0" w:color="auto"/>
          </w:divBdr>
        </w:div>
        <w:div w:id="60640490">
          <w:marLeft w:val="640"/>
          <w:marRight w:val="0"/>
          <w:marTop w:val="0"/>
          <w:marBottom w:val="0"/>
          <w:divBdr>
            <w:top w:val="none" w:sz="0" w:space="0" w:color="auto"/>
            <w:left w:val="none" w:sz="0" w:space="0" w:color="auto"/>
            <w:bottom w:val="none" w:sz="0" w:space="0" w:color="auto"/>
            <w:right w:val="none" w:sz="0" w:space="0" w:color="auto"/>
          </w:divBdr>
        </w:div>
        <w:div w:id="1422724286">
          <w:marLeft w:val="640"/>
          <w:marRight w:val="0"/>
          <w:marTop w:val="0"/>
          <w:marBottom w:val="0"/>
          <w:divBdr>
            <w:top w:val="none" w:sz="0" w:space="0" w:color="auto"/>
            <w:left w:val="none" w:sz="0" w:space="0" w:color="auto"/>
            <w:bottom w:val="none" w:sz="0" w:space="0" w:color="auto"/>
            <w:right w:val="none" w:sz="0" w:space="0" w:color="auto"/>
          </w:divBdr>
        </w:div>
        <w:div w:id="1331180229">
          <w:marLeft w:val="640"/>
          <w:marRight w:val="0"/>
          <w:marTop w:val="0"/>
          <w:marBottom w:val="0"/>
          <w:divBdr>
            <w:top w:val="none" w:sz="0" w:space="0" w:color="auto"/>
            <w:left w:val="none" w:sz="0" w:space="0" w:color="auto"/>
            <w:bottom w:val="none" w:sz="0" w:space="0" w:color="auto"/>
            <w:right w:val="none" w:sz="0" w:space="0" w:color="auto"/>
          </w:divBdr>
        </w:div>
        <w:div w:id="1399403263">
          <w:marLeft w:val="640"/>
          <w:marRight w:val="0"/>
          <w:marTop w:val="0"/>
          <w:marBottom w:val="0"/>
          <w:divBdr>
            <w:top w:val="none" w:sz="0" w:space="0" w:color="auto"/>
            <w:left w:val="none" w:sz="0" w:space="0" w:color="auto"/>
            <w:bottom w:val="none" w:sz="0" w:space="0" w:color="auto"/>
            <w:right w:val="none" w:sz="0" w:space="0" w:color="auto"/>
          </w:divBdr>
        </w:div>
        <w:div w:id="1847791805">
          <w:marLeft w:val="640"/>
          <w:marRight w:val="0"/>
          <w:marTop w:val="0"/>
          <w:marBottom w:val="0"/>
          <w:divBdr>
            <w:top w:val="none" w:sz="0" w:space="0" w:color="auto"/>
            <w:left w:val="none" w:sz="0" w:space="0" w:color="auto"/>
            <w:bottom w:val="none" w:sz="0" w:space="0" w:color="auto"/>
            <w:right w:val="none" w:sz="0" w:space="0" w:color="auto"/>
          </w:divBdr>
        </w:div>
        <w:div w:id="740903977">
          <w:marLeft w:val="640"/>
          <w:marRight w:val="0"/>
          <w:marTop w:val="0"/>
          <w:marBottom w:val="0"/>
          <w:divBdr>
            <w:top w:val="none" w:sz="0" w:space="0" w:color="auto"/>
            <w:left w:val="none" w:sz="0" w:space="0" w:color="auto"/>
            <w:bottom w:val="none" w:sz="0" w:space="0" w:color="auto"/>
            <w:right w:val="none" w:sz="0" w:space="0" w:color="auto"/>
          </w:divBdr>
        </w:div>
        <w:div w:id="1401172164">
          <w:marLeft w:val="640"/>
          <w:marRight w:val="0"/>
          <w:marTop w:val="0"/>
          <w:marBottom w:val="0"/>
          <w:divBdr>
            <w:top w:val="none" w:sz="0" w:space="0" w:color="auto"/>
            <w:left w:val="none" w:sz="0" w:space="0" w:color="auto"/>
            <w:bottom w:val="none" w:sz="0" w:space="0" w:color="auto"/>
            <w:right w:val="none" w:sz="0" w:space="0" w:color="auto"/>
          </w:divBdr>
        </w:div>
        <w:div w:id="1986469319">
          <w:marLeft w:val="640"/>
          <w:marRight w:val="0"/>
          <w:marTop w:val="0"/>
          <w:marBottom w:val="0"/>
          <w:divBdr>
            <w:top w:val="none" w:sz="0" w:space="0" w:color="auto"/>
            <w:left w:val="none" w:sz="0" w:space="0" w:color="auto"/>
            <w:bottom w:val="none" w:sz="0" w:space="0" w:color="auto"/>
            <w:right w:val="none" w:sz="0" w:space="0" w:color="auto"/>
          </w:divBdr>
        </w:div>
        <w:div w:id="1901165975">
          <w:marLeft w:val="640"/>
          <w:marRight w:val="0"/>
          <w:marTop w:val="0"/>
          <w:marBottom w:val="0"/>
          <w:divBdr>
            <w:top w:val="none" w:sz="0" w:space="0" w:color="auto"/>
            <w:left w:val="none" w:sz="0" w:space="0" w:color="auto"/>
            <w:bottom w:val="none" w:sz="0" w:space="0" w:color="auto"/>
            <w:right w:val="none" w:sz="0" w:space="0" w:color="auto"/>
          </w:divBdr>
        </w:div>
        <w:div w:id="1078750504">
          <w:marLeft w:val="640"/>
          <w:marRight w:val="0"/>
          <w:marTop w:val="0"/>
          <w:marBottom w:val="0"/>
          <w:divBdr>
            <w:top w:val="none" w:sz="0" w:space="0" w:color="auto"/>
            <w:left w:val="none" w:sz="0" w:space="0" w:color="auto"/>
            <w:bottom w:val="none" w:sz="0" w:space="0" w:color="auto"/>
            <w:right w:val="none" w:sz="0" w:space="0" w:color="auto"/>
          </w:divBdr>
        </w:div>
        <w:div w:id="1068763810">
          <w:marLeft w:val="640"/>
          <w:marRight w:val="0"/>
          <w:marTop w:val="0"/>
          <w:marBottom w:val="0"/>
          <w:divBdr>
            <w:top w:val="none" w:sz="0" w:space="0" w:color="auto"/>
            <w:left w:val="none" w:sz="0" w:space="0" w:color="auto"/>
            <w:bottom w:val="none" w:sz="0" w:space="0" w:color="auto"/>
            <w:right w:val="none" w:sz="0" w:space="0" w:color="auto"/>
          </w:divBdr>
        </w:div>
        <w:div w:id="2056350111">
          <w:marLeft w:val="640"/>
          <w:marRight w:val="0"/>
          <w:marTop w:val="0"/>
          <w:marBottom w:val="0"/>
          <w:divBdr>
            <w:top w:val="none" w:sz="0" w:space="0" w:color="auto"/>
            <w:left w:val="none" w:sz="0" w:space="0" w:color="auto"/>
            <w:bottom w:val="none" w:sz="0" w:space="0" w:color="auto"/>
            <w:right w:val="none" w:sz="0" w:space="0" w:color="auto"/>
          </w:divBdr>
        </w:div>
        <w:div w:id="269356153">
          <w:marLeft w:val="640"/>
          <w:marRight w:val="0"/>
          <w:marTop w:val="0"/>
          <w:marBottom w:val="0"/>
          <w:divBdr>
            <w:top w:val="none" w:sz="0" w:space="0" w:color="auto"/>
            <w:left w:val="none" w:sz="0" w:space="0" w:color="auto"/>
            <w:bottom w:val="none" w:sz="0" w:space="0" w:color="auto"/>
            <w:right w:val="none" w:sz="0" w:space="0" w:color="auto"/>
          </w:divBdr>
        </w:div>
        <w:div w:id="30425259">
          <w:marLeft w:val="640"/>
          <w:marRight w:val="0"/>
          <w:marTop w:val="0"/>
          <w:marBottom w:val="0"/>
          <w:divBdr>
            <w:top w:val="none" w:sz="0" w:space="0" w:color="auto"/>
            <w:left w:val="none" w:sz="0" w:space="0" w:color="auto"/>
            <w:bottom w:val="none" w:sz="0" w:space="0" w:color="auto"/>
            <w:right w:val="none" w:sz="0" w:space="0" w:color="auto"/>
          </w:divBdr>
        </w:div>
        <w:div w:id="1915773975">
          <w:marLeft w:val="640"/>
          <w:marRight w:val="0"/>
          <w:marTop w:val="0"/>
          <w:marBottom w:val="0"/>
          <w:divBdr>
            <w:top w:val="none" w:sz="0" w:space="0" w:color="auto"/>
            <w:left w:val="none" w:sz="0" w:space="0" w:color="auto"/>
            <w:bottom w:val="none" w:sz="0" w:space="0" w:color="auto"/>
            <w:right w:val="none" w:sz="0" w:space="0" w:color="auto"/>
          </w:divBdr>
        </w:div>
        <w:div w:id="2078359856">
          <w:marLeft w:val="640"/>
          <w:marRight w:val="0"/>
          <w:marTop w:val="0"/>
          <w:marBottom w:val="0"/>
          <w:divBdr>
            <w:top w:val="none" w:sz="0" w:space="0" w:color="auto"/>
            <w:left w:val="none" w:sz="0" w:space="0" w:color="auto"/>
            <w:bottom w:val="none" w:sz="0" w:space="0" w:color="auto"/>
            <w:right w:val="none" w:sz="0" w:space="0" w:color="auto"/>
          </w:divBdr>
        </w:div>
        <w:div w:id="1570455474">
          <w:marLeft w:val="640"/>
          <w:marRight w:val="0"/>
          <w:marTop w:val="0"/>
          <w:marBottom w:val="0"/>
          <w:divBdr>
            <w:top w:val="none" w:sz="0" w:space="0" w:color="auto"/>
            <w:left w:val="none" w:sz="0" w:space="0" w:color="auto"/>
            <w:bottom w:val="none" w:sz="0" w:space="0" w:color="auto"/>
            <w:right w:val="none" w:sz="0" w:space="0" w:color="auto"/>
          </w:divBdr>
        </w:div>
        <w:div w:id="775058218">
          <w:marLeft w:val="640"/>
          <w:marRight w:val="0"/>
          <w:marTop w:val="0"/>
          <w:marBottom w:val="0"/>
          <w:divBdr>
            <w:top w:val="none" w:sz="0" w:space="0" w:color="auto"/>
            <w:left w:val="none" w:sz="0" w:space="0" w:color="auto"/>
            <w:bottom w:val="none" w:sz="0" w:space="0" w:color="auto"/>
            <w:right w:val="none" w:sz="0" w:space="0" w:color="auto"/>
          </w:divBdr>
        </w:div>
        <w:div w:id="1007050768">
          <w:marLeft w:val="640"/>
          <w:marRight w:val="0"/>
          <w:marTop w:val="0"/>
          <w:marBottom w:val="0"/>
          <w:divBdr>
            <w:top w:val="none" w:sz="0" w:space="0" w:color="auto"/>
            <w:left w:val="none" w:sz="0" w:space="0" w:color="auto"/>
            <w:bottom w:val="none" w:sz="0" w:space="0" w:color="auto"/>
            <w:right w:val="none" w:sz="0" w:space="0" w:color="auto"/>
          </w:divBdr>
        </w:div>
        <w:div w:id="1587420189">
          <w:marLeft w:val="640"/>
          <w:marRight w:val="0"/>
          <w:marTop w:val="0"/>
          <w:marBottom w:val="0"/>
          <w:divBdr>
            <w:top w:val="none" w:sz="0" w:space="0" w:color="auto"/>
            <w:left w:val="none" w:sz="0" w:space="0" w:color="auto"/>
            <w:bottom w:val="none" w:sz="0" w:space="0" w:color="auto"/>
            <w:right w:val="none" w:sz="0" w:space="0" w:color="auto"/>
          </w:divBdr>
        </w:div>
        <w:div w:id="614021500">
          <w:marLeft w:val="640"/>
          <w:marRight w:val="0"/>
          <w:marTop w:val="0"/>
          <w:marBottom w:val="0"/>
          <w:divBdr>
            <w:top w:val="none" w:sz="0" w:space="0" w:color="auto"/>
            <w:left w:val="none" w:sz="0" w:space="0" w:color="auto"/>
            <w:bottom w:val="none" w:sz="0" w:space="0" w:color="auto"/>
            <w:right w:val="none" w:sz="0" w:space="0" w:color="auto"/>
          </w:divBdr>
        </w:div>
        <w:div w:id="1527401171">
          <w:marLeft w:val="640"/>
          <w:marRight w:val="0"/>
          <w:marTop w:val="0"/>
          <w:marBottom w:val="0"/>
          <w:divBdr>
            <w:top w:val="none" w:sz="0" w:space="0" w:color="auto"/>
            <w:left w:val="none" w:sz="0" w:space="0" w:color="auto"/>
            <w:bottom w:val="none" w:sz="0" w:space="0" w:color="auto"/>
            <w:right w:val="none" w:sz="0" w:space="0" w:color="auto"/>
          </w:divBdr>
        </w:div>
        <w:div w:id="583685447">
          <w:marLeft w:val="640"/>
          <w:marRight w:val="0"/>
          <w:marTop w:val="0"/>
          <w:marBottom w:val="0"/>
          <w:divBdr>
            <w:top w:val="none" w:sz="0" w:space="0" w:color="auto"/>
            <w:left w:val="none" w:sz="0" w:space="0" w:color="auto"/>
            <w:bottom w:val="none" w:sz="0" w:space="0" w:color="auto"/>
            <w:right w:val="none" w:sz="0" w:space="0" w:color="auto"/>
          </w:divBdr>
        </w:div>
        <w:div w:id="421412188">
          <w:marLeft w:val="640"/>
          <w:marRight w:val="0"/>
          <w:marTop w:val="0"/>
          <w:marBottom w:val="0"/>
          <w:divBdr>
            <w:top w:val="none" w:sz="0" w:space="0" w:color="auto"/>
            <w:left w:val="none" w:sz="0" w:space="0" w:color="auto"/>
            <w:bottom w:val="none" w:sz="0" w:space="0" w:color="auto"/>
            <w:right w:val="none" w:sz="0" w:space="0" w:color="auto"/>
          </w:divBdr>
        </w:div>
        <w:div w:id="389184765">
          <w:marLeft w:val="640"/>
          <w:marRight w:val="0"/>
          <w:marTop w:val="0"/>
          <w:marBottom w:val="0"/>
          <w:divBdr>
            <w:top w:val="none" w:sz="0" w:space="0" w:color="auto"/>
            <w:left w:val="none" w:sz="0" w:space="0" w:color="auto"/>
            <w:bottom w:val="none" w:sz="0" w:space="0" w:color="auto"/>
            <w:right w:val="none" w:sz="0" w:space="0" w:color="auto"/>
          </w:divBdr>
        </w:div>
        <w:div w:id="342978433">
          <w:marLeft w:val="640"/>
          <w:marRight w:val="0"/>
          <w:marTop w:val="0"/>
          <w:marBottom w:val="0"/>
          <w:divBdr>
            <w:top w:val="none" w:sz="0" w:space="0" w:color="auto"/>
            <w:left w:val="none" w:sz="0" w:space="0" w:color="auto"/>
            <w:bottom w:val="none" w:sz="0" w:space="0" w:color="auto"/>
            <w:right w:val="none" w:sz="0" w:space="0" w:color="auto"/>
          </w:divBdr>
        </w:div>
        <w:div w:id="1041368877">
          <w:marLeft w:val="640"/>
          <w:marRight w:val="0"/>
          <w:marTop w:val="0"/>
          <w:marBottom w:val="0"/>
          <w:divBdr>
            <w:top w:val="none" w:sz="0" w:space="0" w:color="auto"/>
            <w:left w:val="none" w:sz="0" w:space="0" w:color="auto"/>
            <w:bottom w:val="none" w:sz="0" w:space="0" w:color="auto"/>
            <w:right w:val="none" w:sz="0" w:space="0" w:color="auto"/>
          </w:divBdr>
        </w:div>
        <w:div w:id="1460293963">
          <w:marLeft w:val="640"/>
          <w:marRight w:val="0"/>
          <w:marTop w:val="0"/>
          <w:marBottom w:val="0"/>
          <w:divBdr>
            <w:top w:val="none" w:sz="0" w:space="0" w:color="auto"/>
            <w:left w:val="none" w:sz="0" w:space="0" w:color="auto"/>
            <w:bottom w:val="none" w:sz="0" w:space="0" w:color="auto"/>
            <w:right w:val="none" w:sz="0" w:space="0" w:color="auto"/>
          </w:divBdr>
        </w:div>
        <w:div w:id="1098021770">
          <w:marLeft w:val="640"/>
          <w:marRight w:val="0"/>
          <w:marTop w:val="0"/>
          <w:marBottom w:val="0"/>
          <w:divBdr>
            <w:top w:val="none" w:sz="0" w:space="0" w:color="auto"/>
            <w:left w:val="none" w:sz="0" w:space="0" w:color="auto"/>
            <w:bottom w:val="none" w:sz="0" w:space="0" w:color="auto"/>
            <w:right w:val="none" w:sz="0" w:space="0" w:color="auto"/>
          </w:divBdr>
        </w:div>
        <w:div w:id="349142910">
          <w:marLeft w:val="640"/>
          <w:marRight w:val="0"/>
          <w:marTop w:val="0"/>
          <w:marBottom w:val="0"/>
          <w:divBdr>
            <w:top w:val="none" w:sz="0" w:space="0" w:color="auto"/>
            <w:left w:val="none" w:sz="0" w:space="0" w:color="auto"/>
            <w:bottom w:val="none" w:sz="0" w:space="0" w:color="auto"/>
            <w:right w:val="none" w:sz="0" w:space="0" w:color="auto"/>
          </w:divBdr>
        </w:div>
        <w:div w:id="803619898">
          <w:marLeft w:val="640"/>
          <w:marRight w:val="0"/>
          <w:marTop w:val="0"/>
          <w:marBottom w:val="0"/>
          <w:divBdr>
            <w:top w:val="none" w:sz="0" w:space="0" w:color="auto"/>
            <w:left w:val="none" w:sz="0" w:space="0" w:color="auto"/>
            <w:bottom w:val="none" w:sz="0" w:space="0" w:color="auto"/>
            <w:right w:val="none" w:sz="0" w:space="0" w:color="auto"/>
          </w:divBdr>
        </w:div>
        <w:div w:id="253051286">
          <w:marLeft w:val="640"/>
          <w:marRight w:val="0"/>
          <w:marTop w:val="0"/>
          <w:marBottom w:val="0"/>
          <w:divBdr>
            <w:top w:val="none" w:sz="0" w:space="0" w:color="auto"/>
            <w:left w:val="none" w:sz="0" w:space="0" w:color="auto"/>
            <w:bottom w:val="none" w:sz="0" w:space="0" w:color="auto"/>
            <w:right w:val="none" w:sz="0" w:space="0" w:color="auto"/>
          </w:divBdr>
        </w:div>
        <w:div w:id="558445212">
          <w:marLeft w:val="640"/>
          <w:marRight w:val="0"/>
          <w:marTop w:val="0"/>
          <w:marBottom w:val="0"/>
          <w:divBdr>
            <w:top w:val="none" w:sz="0" w:space="0" w:color="auto"/>
            <w:left w:val="none" w:sz="0" w:space="0" w:color="auto"/>
            <w:bottom w:val="none" w:sz="0" w:space="0" w:color="auto"/>
            <w:right w:val="none" w:sz="0" w:space="0" w:color="auto"/>
          </w:divBdr>
        </w:div>
        <w:div w:id="661079009">
          <w:marLeft w:val="640"/>
          <w:marRight w:val="0"/>
          <w:marTop w:val="0"/>
          <w:marBottom w:val="0"/>
          <w:divBdr>
            <w:top w:val="none" w:sz="0" w:space="0" w:color="auto"/>
            <w:left w:val="none" w:sz="0" w:space="0" w:color="auto"/>
            <w:bottom w:val="none" w:sz="0" w:space="0" w:color="auto"/>
            <w:right w:val="none" w:sz="0" w:space="0" w:color="auto"/>
          </w:divBdr>
        </w:div>
        <w:div w:id="965961969">
          <w:marLeft w:val="640"/>
          <w:marRight w:val="0"/>
          <w:marTop w:val="0"/>
          <w:marBottom w:val="0"/>
          <w:divBdr>
            <w:top w:val="none" w:sz="0" w:space="0" w:color="auto"/>
            <w:left w:val="none" w:sz="0" w:space="0" w:color="auto"/>
            <w:bottom w:val="none" w:sz="0" w:space="0" w:color="auto"/>
            <w:right w:val="none" w:sz="0" w:space="0" w:color="auto"/>
          </w:divBdr>
        </w:div>
        <w:div w:id="302202972">
          <w:marLeft w:val="640"/>
          <w:marRight w:val="0"/>
          <w:marTop w:val="0"/>
          <w:marBottom w:val="0"/>
          <w:divBdr>
            <w:top w:val="none" w:sz="0" w:space="0" w:color="auto"/>
            <w:left w:val="none" w:sz="0" w:space="0" w:color="auto"/>
            <w:bottom w:val="none" w:sz="0" w:space="0" w:color="auto"/>
            <w:right w:val="none" w:sz="0" w:space="0" w:color="auto"/>
          </w:divBdr>
        </w:div>
        <w:div w:id="719551842">
          <w:marLeft w:val="640"/>
          <w:marRight w:val="0"/>
          <w:marTop w:val="0"/>
          <w:marBottom w:val="0"/>
          <w:divBdr>
            <w:top w:val="none" w:sz="0" w:space="0" w:color="auto"/>
            <w:left w:val="none" w:sz="0" w:space="0" w:color="auto"/>
            <w:bottom w:val="none" w:sz="0" w:space="0" w:color="auto"/>
            <w:right w:val="none" w:sz="0" w:space="0" w:color="auto"/>
          </w:divBdr>
        </w:div>
        <w:div w:id="962927894">
          <w:marLeft w:val="640"/>
          <w:marRight w:val="0"/>
          <w:marTop w:val="0"/>
          <w:marBottom w:val="0"/>
          <w:divBdr>
            <w:top w:val="none" w:sz="0" w:space="0" w:color="auto"/>
            <w:left w:val="none" w:sz="0" w:space="0" w:color="auto"/>
            <w:bottom w:val="none" w:sz="0" w:space="0" w:color="auto"/>
            <w:right w:val="none" w:sz="0" w:space="0" w:color="auto"/>
          </w:divBdr>
        </w:div>
        <w:div w:id="1957130377">
          <w:marLeft w:val="640"/>
          <w:marRight w:val="0"/>
          <w:marTop w:val="0"/>
          <w:marBottom w:val="0"/>
          <w:divBdr>
            <w:top w:val="none" w:sz="0" w:space="0" w:color="auto"/>
            <w:left w:val="none" w:sz="0" w:space="0" w:color="auto"/>
            <w:bottom w:val="none" w:sz="0" w:space="0" w:color="auto"/>
            <w:right w:val="none" w:sz="0" w:space="0" w:color="auto"/>
          </w:divBdr>
        </w:div>
        <w:div w:id="1477644803">
          <w:marLeft w:val="640"/>
          <w:marRight w:val="0"/>
          <w:marTop w:val="0"/>
          <w:marBottom w:val="0"/>
          <w:divBdr>
            <w:top w:val="none" w:sz="0" w:space="0" w:color="auto"/>
            <w:left w:val="none" w:sz="0" w:space="0" w:color="auto"/>
            <w:bottom w:val="none" w:sz="0" w:space="0" w:color="auto"/>
            <w:right w:val="none" w:sz="0" w:space="0" w:color="auto"/>
          </w:divBdr>
        </w:div>
        <w:div w:id="2029335215">
          <w:marLeft w:val="640"/>
          <w:marRight w:val="0"/>
          <w:marTop w:val="0"/>
          <w:marBottom w:val="0"/>
          <w:divBdr>
            <w:top w:val="none" w:sz="0" w:space="0" w:color="auto"/>
            <w:left w:val="none" w:sz="0" w:space="0" w:color="auto"/>
            <w:bottom w:val="none" w:sz="0" w:space="0" w:color="auto"/>
            <w:right w:val="none" w:sz="0" w:space="0" w:color="auto"/>
          </w:divBdr>
        </w:div>
        <w:div w:id="2021929701">
          <w:marLeft w:val="640"/>
          <w:marRight w:val="0"/>
          <w:marTop w:val="0"/>
          <w:marBottom w:val="0"/>
          <w:divBdr>
            <w:top w:val="none" w:sz="0" w:space="0" w:color="auto"/>
            <w:left w:val="none" w:sz="0" w:space="0" w:color="auto"/>
            <w:bottom w:val="none" w:sz="0" w:space="0" w:color="auto"/>
            <w:right w:val="none" w:sz="0" w:space="0" w:color="auto"/>
          </w:divBdr>
        </w:div>
        <w:div w:id="408507310">
          <w:marLeft w:val="640"/>
          <w:marRight w:val="0"/>
          <w:marTop w:val="0"/>
          <w:marBottom w:val="0"/>
          <w:divBdr>
            <w:top w:val="none" w:sz="0" w:space="0" w:color="auto"/>
            <w:left w:val="none" w:sz="0" w:space="0" w:color="auto"/>
            <w:bottom w:val="none" w:sz="0" w:space="0" w:color="auto"/>
            <w:right w:val="none" w:sz="0" w:space="0" w:color="auto"/>
          </w:divBdr>
        </w:div>
        <w:div w:id="1686787505">
          <w:marLeft w:val="640"/>
          <w:marRight w:val="0"/>
          <w:marTop w:val="0"/>
          <w:marBottom w:val="0"/>
          <w:divBdr>
            <w:top w:val="none" w:sz="0" w:space="0" w:color="auto"/>
            <w:left w:val="none" w:sz="0" w:space="0" w:color="auto"/>
            <w:bottom w:val="none" w:sz="0" w:space="0" w:color="auto"/>
            <w:right w:val="none" w:sz="0" w:space="0" w:color="auto"/>
          </w:divBdr>
        </w:div>
        <w:div w:id="330840487">
          <w:marLeft w:val="640"/>
          <w:marRight w:val="0"/>
          <w:marTop w:val="0"/>
          <w:marBottom w:val="0"/>
          <w:divBdr>
            <w:top w:val="none" w:sz="0" w:space="0" w:color="auto"/>
            <w:left w:val="none" w:sz="0" w:space="0" w:color="auto"/>
            <w:bottom w:val="none" w:sz="0" w:space="0" w:color="auto"/>
            <w:right w:val="none" w:sz="0" w:space="0" w:color="auto"/>
          </w:divBdr>
        </w:div>
        <w:div w:id="1251499487">
          <w:marLeft w:val="640"/>
          <w:marRight w:val="0"/>
          <w:marTop w:val="0"/>
          <w:marBottom w:val="0"/>
          <w:divBdr>
            <w:top w:val="none" w:sz="0" w:space="0" w:color="auto"/>
            <w:left w:val="none" w:sz="0" w:space="0" w:color="auto"/>
            <w:bottom w:val="none" w:sz="0" w:space="0" w:color="auto"/>
            <w:right w:val="none" w:sz="0" w:space="0" w:color="auto"/>
          </w:divBdr>
        </w:div>
        <w:div w:id="1455440885">
          <w:marLeft w:val="640"/>
          <w:marRight w:val="0"/>
          <w:marTop w:val="0"/>
          <w:marBottom w:val="0"/>
          <w:divBdr>
            <w:top w:val="none" w:sz="0" w:space="0" w:color="auto"/>
            <w:left w:val="none" w:sz="0" w:space="0" w:color="auto"/>
            <w:bottom w:val="none" w:sz="0" w:space="0" w:color="auto"/>
            <w:right w:val="none" w:sz="0" w:space="0" w:color="auto"/>
          </w:divBdr>
        </w:div>
        <w:div w:id="806094741">
          <w:marLeft w:val="640"/>
          <w:marRight w:val="0"/>
          <w:marTop w:val="0"/>
          <w:marBottom w:val="0"/>
          <w:divBdr>
            <w:top w:val="none" w:sz="0" w:space="0" w:color="auto"/>
            <w:left w:val="none" w:sz="0" w:space="0" w:color="auto"/>
            <w:bottom w:val="none" w:sz="0" w:space="0" w:color="auto"/>
            <w:right w:val="none" w:sz="0" w:space="0" w:color="auto"/>
          </w:divBdr>
        </w:div>
        <w:div w:id="1833525684">
          <w:marLeft w:val="640"/>
          <w:marRight w:val="0"/>
          <w:marTop w:val="0"/>
          <w:marBottom w:val="0"/>
          <w:divBdr>
            <w:top w:val="none" w:sz="0" w:space="0" w:color="auto"/>
            <w:left w:val="none" w:sz="0" w:space="0" w:color="auto"/>
            <w:bottom w:val="none" w:sz="0" w:space="0" w:color="auto"/>
            <w:right w:val="none" w:sz="0" w:space="0" w:color="auto"/>
          </w:divBdr>
        </w:div>
        <w:div w:id="1284578589">
          <w:marLeft w:val="640"/>
          <w:marRight w:val="0"/>
          <w:marTop w:val="0"/>
          <w:marBottom w:val="0"/>
          <w:divBdr>
            <w:top w:val="none" w:sz="0" w:space="0" w:color="auto"/>
            <w:left w:val="none" w:sz="0" w:space="0" w:color="auto"/>
            <w:bottom w:val="none" w:sz="0" w:space="0" w:color="auto"/>
            <w:right w:val="none" w:sz="0" w:space="0" w:color="auto"/>
          </w:divBdr>
        </w:div>
        <w:div w:id="1899047637">
          <w:marLeft w:val="640"/>
          <w:marRight w:val="0"/>
          <w:marTop w:val="0"/>
          <w:marBottom w:val="0"/>
          <w:divBdr>
            <w:top w:val="none" w:sz="0" w:space="0" w:color="auto"/>
            <w:left w:val="none" w:sz="0" w:space="0" w:color="auto"/>
            <w:bottom w:val="none" w:sz="0" w:space="0" w:color="auto"/>
            <w:right w:val="none" w:sz="0" w:space="0" w:color="auto"/>
          </w:divBdr>
        </w:div>
        <w:div w:id="1316422468">
          <w:marLeft w:val="640"/>
          <w:marRight w:val="0"/>
          <w:marTop w:val="0"/>
          <w:marBottom w:val="0"/>
          <w:divBdr>
            <w:top w:val="none" w:sz="0" w:space="0" w:color="auto"/>
            <w:left w:val="none" w:sz="0" w:space="0" w:color="auto"/>
            <w:bottom w:val="none" w:sz="0" w:space="0" w:color="auto"/>
            <w:right w:val="none" w:sz="0" w:space="0" w:color="auto"/>
          </w:divBdr>
        </w:div>
        <w:div w:id="1467815947">
          <w:marLeft w:val="640"/>
          <w:marRight w:val="0"/>
          <w:marTop w:val="0"/>
          <w:marBottom w:val="0"/>
          <w:divBdr>
            <w:top w:val="none" w:sz="0" w:space="0" w:color="auto"/>
            <w:left w:val="none" w:sz="0" w:space="0" w:color="auto"/>
            <w:bottom w:val="none" w:sz="0" w:space="0" w:color="auto"/>
            <w:right w:val="none" w:sz="0" w:space="0" w:color="auto"/>
          </w:divBdr>
        </w:div>
        <w:div w:id="1964842686">
          <w:marLeft w:val="640"/>
          <w:marRight w:val="0"/>
          <w:marTop w:val="0"/>
          <w:marBottom w:val="0"/>
          <w:divBdr>
            <w:top w:val="none" w:sz="0" w:space="0" w:color="auto"/>
            <w:left w:val="none" w:sz="0" w:space="0" w:color="auto"/>
            <w:bottom w:val="none" w:sz="0" w:space="0" w:color="auto"/>
            <w:right w:val="none" w:sz="0" w:space="0" w:color="auto"/>
          </w:divBdr>
        </w:div>
        <w:div w:id="1673799662">
          <w:marLeft w:val="640"/>
          <w:marRight w:val="0"/>
          <w:marTop w:val="0"/>
          <w:marBottom w:val="0"/>
          <w:divBdr>
            <w:top w:val="none" w:sz="0" w:space="0" w:color="auto"/>
            <w:left w:val="none" w:sz="0" w:space="0" w:color="auto"/>
            <w:bottom w:val="none" w:sz="0" w:space="0" w:color="auto"/>
            <w:right w:val="none" w:sz="0" w:space="0" w:color="auto"/>
          </w:divBdr>
        </w:div>
        <w:div w:id="1605845907">
          <w:marLeft w:val="640"/>
          <w:marRight w:val="0"/>
          <w:marTop w:val="0"/>
          <w:marBottom w:val="0"/>
          <w:divBdr>
            <w:top w:val="none" w:sz="0" w:space="0" w:color="auto"/>
            <w:left w:val="none" w:sz="0" w:space="0" w:color="auto"/>
            <w:bottom w:val="none" w:sz="0" w:space="0" w:color="auto"/>
            <w:right w:val="none" w:sz="0" w:space="0" w:color="auto"/>
          </w:divBdr>
        </w:div>
        <w:div w:id="1925802546">
          <w:marLeft w:val="640"/>
          <w:marRight w:val="0"/>
          <w:marTop w:val="0"/>
          <w:marBottom w:val="0"/>
          <w:divBdr>
            <w:top w:val="none" w:sz="0" w:space="0" w:color="auto"/>
            <w:left w:val="none" w:sz="0" w:space="0" w:color="auto"/>
            <w:bottom w:val="none" w:sz="0" w:space="0" w:color="auto"/>
            <w:right w:val="none" w:sz="0" w:space="0" w:color="auto"/>
          </w:divBdr>
        </w:div>
        <w:div w:id="766659191">
          <w:marLeft w:val="640"/>
          <w:marRight w:val="0"/>
          <w:marTop w:val="0"/>
          <w:marBottom w:val="0"/>
          <w:divBdr>
            <w:top w:val="none" w:sz="0" w:space="0" w:color="auto"/>
            <w:left w:val="none" w:sz="0" w:space="0" w:color="auto"/>
            <w:bottom w:val="none" w:sz="0" w:space="0" w:color="auto"/>
            <w:right w:val="none" w:sz="0" w:space="0" w:color="auto"/>
          </w:divBdr>
        </w:div>
        <w:div w:id="1734738658">
          <w:marLeft w:val="640"/>
          <w:marRight w:val="0"/>
          <w:marTop w:val="0"/>
          <w:marBottom w:val="0"/>
          <w:divBdr>
            <w:top w:val="none" w:sz="0" w:space="0" w:color="auto"/>
            <w:left w:val="none" w:sz="0" w:space="0" w:color="auto"/>
            <w:bottom w:val="none" w:sz="0" w:space="0" w:color="auto"/>
            <w:right w:val="none" w:sz="0" w:space="0" w:color="auto"/>
          </w:divBdr>
        </w:div>
        <w:div w:id="731196250">
          <w:marLeft w:val="640"/>
          <w:marRight w:val="0"/>
          <w:marTop w:val="0"/>
          <w:marBottom w:val="0"/>
          <w:divBdr>
            <w:top w:val="none" w:sz="0" w:space="0" w:color="auto"/>
            <w:left w:val="none" w:sz="0" w:space="0" w:color="auto"/>
            <w:bottom w:val="none" w:sz="0" w:space="0" w:color="auto"/>
            <w:right w:val="none" w:sz="0" w:space="0" w:color="auto"/>
          </w:divBdr>
        </w:div>
        <w:div w:id="1098214205">
          <w:marLeft w:val="640"/>
          <w:marRight w:val="0"/>
          <w:marTop w:val="0"/>
          <w:marBottom w:val="0"/>
          <w:divBdr>
            <w:top w:val="none" w:sz="0" w:space="0" w:color="auto"/>
            <w:left w:val="none" w:sz="0" w:space="0" w:color="auto"/>
            <w:bottom w:val="none" w:sz="0" w:space="0" w:color="auto"/>
            <w:right w:val="none" w:sz="0" w:space="0" w:color="auto"/>
          </w:divBdr>
        </w:div>
        <w:div w:id="756748987">
          <w:marLeft w:val="640"/>
          <w:marRight w:val="0"/>
          <w:marTop w:val="0"/>
          <w:marBottom w:val="0"/>
          <w:divBdr>
            <w:top w:val="none" w:sz="0" w:space="0" w:color="auto"/>
            <w:left w:val="none" w:sz="0" w:space="0" w:color="auto"/>
            <w:bottom w:val="none" w:sz="0" w:space="0" w:color="auto"/>
            <w:right w:val="none" w:sz="0" w:space="0" w:color="auto"/>
          </w:divBdr>
        </w:div>
        <w:div w:id="508299058">
          <w:marLeft w:val="640"/>
          <w:marRight w:val="0"/>
          <w:marTop w:val="0"/>
          <w:marBottom w:val="0"/>
          <w:divBdr>
            <w:top w:val="none" w:sz="0" w:space="0" w:color="auto"/>
            <w:left w:val="none" w:sz="0" w:space="0" w:color="auto"/>
            <w:bottom w:val="none" w:sz="0" w:space="0" w:color="auto"/>
            <w:right w:val="none" w:sz="0" w:space="0" w:color="auto"/>
          </w:divBdr>
        </w:div>
        <w:div w:id="425418661">
          <w:marLeft w:val="640"/>
          <w:marRight w:val="0"/>
          <w:marTop w:val="0"/>
          <w:marBottom w:val="0"/>
          <w:divBdr>
            <w:top w:val="none" w:sz="0" w:space="0" w:color="auto"/>
            <w:left w:val="none" w:sz="0" w:space="0" w:color="auto"/>
            <w:bottom w:val="none" w:sz="0" w:space="0" w:color="auto"/>
            <w:right w:val="none" w:sz="0" w:space="0" w:color="auto"/>
          </w:divBdr>
        </w:div>
        <w:div w:id="1920822927">
          <w:marLeft w:val="640"/>
          <w:marRight w:val="0"/>
          <w:marTop w:val="0"/>
          <w:marBottom w:val="0"/>
          <w:divBdr>
            <w:top w:val="none" w:sz="0" w:space="0" w:color="auto"/>
            <w:left w:val="none" w:sz="0" w:space="0" w:color="auto"/>
            <w:bottom w:val="none" w:sz="0" w:space="0" w:color="auto"/>
            <w:right w:val="none" w:sz="0" w:space="0" w:color="auto"/>
          </w:divBdr>
        </w:div>
        <w:div w:id="136118597">
          <w:marLeft w:val="640"/>
          <w:marRight w:val="0"/>
          <w:marTop w:val="0"/>
          <w:marBottom w:val="0"/>
          <w:divBdr>
            <w:top w:val="none" w:sz="0" w:space="0" w:color="auto"/>
            <w:left w:val="none" w:sz="0" w:space="0" w:color="auto"/>
            <w:bottom w:val="none" w:sz="0" w:space="0" w:color="auto"/>
            <w:right w:val="none" w:sz="0" w:space="0" w:color="auto"/>
          </w:divBdr>
        </w:div>
        <w:div w:id="1276255320">
          <w:marLeft w:val="640"/>
          <w:marRight w:val="0"/>
          <w:marTop w:val="0"/>
          <w:marBottom w:val="0"/>
          <w:divBdr>
            <w:top w:val="none" w:sz="0" w:space="0" w:color="auto"/>
            <w:left w:val="none" w:sz="0" w:space="0" w:color="auto"/>
            <w:bottom w:val="none" w:sz="0" w:space="0" w:color="auto"/>
            <w:right w:val="none" w:sz="0" w:space="0" w:color="auto"/>
          </w:divBdr>
        </w:div>
        <w:div w:id="1662587448">
          <w:marLeft w:val="640"/>
          <w:marRight w:val="0"/>
          <w:marTop w:val="0"/>
          <w:marBottom w:val="0"/>
          <w:divBdr>
            <w:top w:val="none" w:sz="0" w:space="0" w:color="auto"/>
            <w:left w:val="none" w:sz="0" w:space="0" w:color="auto"/>
            <w:bottom w:val="none" w:sz="0" w:space="0" w:color="auto"/>
            <w:right w:val="none" w:sz="0" w:space="0" w:color="auto"/>
          </w:divBdr>
        </w:div>
        <w:div w:id="3633330">
          <w:marLeft w:val="640"/>
          <w:marRight w:val="0"/>
          <w:marTop w:val="0"/>
          <w:marBottom w:val="0"/>
          <w:divBdr>
            <w:top w:val="none" w:sz="0" w:space="0" w:color="auto"/>
            <w:left w:val="none" w:sz="0" w:space="0" w:color="auto"/>
            <w:bottom w:val="none" w:sz="0" w:space="0" w:color="auto"/>
            <w:right w:val="none" w:sz="0" w:space="0" w:color="auto"/>
          </w:divBdr>
        </w:div>
        <w:div w:id="1935822629">
          <w:marLeft w:val="640"/>
          <w:marRight w:val="0"/>
          <w:marTop w:val="0"/>
          <w:marBottom w:val="0"/>
          <w:divBdr>
            <w:top w:val="none" w:sz="0" w:space="0" w:color="auto"/>
            <w:left w:val="none" w:sz="0" w:space="0" w:color="auto"/>
            <w:bottom w:val="none" w:sz="0" w:space="0" w:color="auto"/>
            <w:right w:val="none" w:sz="0" w:space="0" w:color="auto"/>
          </w:divBdr>
        </w:div>
        <w:div w:id="1521702742">
          <w:marLeft w:val="640"/>
          <w:marRight w:val="0"/>
          <w:marTop w:val="0"/>
          <w:marBottom w:val="0"/>
          <w:divBdr>
            <w:top w:val="none" w:sz="0" w:space="0" w:color="auto"/>
            <w:left w:val="none" w:sz="0" w:space="0" w:color="auto"/>
            <w:bottom w:val="none" w:sz="0" w:space="0" w:color="auto"/>
            <w:right w:val="none" w:sz="0" w:space="0" w:color="auto"/>
          </w:divBdr>
        </w:div>
        <w:div w:id="291908237">
          <w:marLeft w:val="640"/>
          <w:marRight w:val="0"/>
          <w:marTop w:val="0"/>
          <w:marBottom w:val="0"/>
          <w:divBdr>
            <w:top w:val="none" w:sz="0" w:space="0" w:color="auto"/>
            <w:left w:val="none" w:sz="0" w:space="0" w:color="auto"/>
            <w:bottom w:val="none" w:sz="0" w:space="0" w:color="auto"/>
            <w:right w:val="none" w:sz="0" w:space="0" w:color="auto"/>
          </w:divBdr>
        </w:div>
        <w:div w:id="1767463748">
          <w:marLeft w:val="640"/>
          <w:marRight w:val="0"/>
          <w:marTop w:val="0"/>
          <w:marBottom w:val="0"/>
          <w:divBdr>
            <w:top w:val="none" w:sz="0" w:space="0" w:color="auto"/>
            <w:left w:val="none" w:sz="0" w:space="0" w:color="auto"/>
            <w:bottom w:val="none" w:sz="0" w:space="0" w:color="auto"/>
            <w:right w:val="none" w:sz="0" w:space="0" w:color="auto"/>
          </w:divBdr>
        </w:div>
        <w:div w:id="1632398157">
          <w:marLeft w:val="640"/>
          <w:marRight w:val="0"/>
          <w:marTop w:val="0"/>
          <w:marBottom w:val="0"/>
          <w:divBdr>
            <w:top w:val="none" w:sz="0" w:space="0" w:color="auto"/>
            <w:left w:val="none" w:sz="0" w:space="0" w:color="auto"/>
            <w:bottom w:val="none" w:sz="0" w:space="0" w:color="auto"/>
            <w:right w:val="none" w:sz="0" w:space="0" w:color="auto"/>
          </w:divBdr>
        </w:div>
        <w:div w:id="503327357">
          <w:marLeft w:val="640"/>
          <w:marRight w:val="0"/>
          <w:marTop w:val="0"/>
          <w:marBottom w:val="0"/>
          <w:divBdr>
            <w:top w:val="none" w:sz="0" w:space="0" w:color="auto"/>
            <w:left w:val="none" w:sz="0" w:space="0" w:color="auto"/>
            <w:bottom w:val="none" w:sz="0" w:space="0" w:color="auto"/>
            <w:right w:val="none" w:sz="0" w:space="0" w:color="auto"/>
          </w:divBdr>
        </w:div>
        <w:div w:id="333150336">
          <w:marLeft w:val="640"/>
          <w:marRight w:val="0"/>
          <w:marTop w:val="0"/>
          <w:marBottom w:val="0"/>
          <w:divBdr>
            <w:top w:val="none" w:sz="0" w:space="0" w:color="auto"/>
            <w:left w:val="none" w:sz="0" w:space="0" w:color="auto"/>
            <w:bottom w:val="none" w:sz="0" w:space="0" w:color="auto"/>
            <w:right w:val="none" w:sz="0" w:space="0" w:color="auto"/>
          </w:divBdr>
        </w:div>
        <w:div w:id="1653680622">
          <w:marLeft w:val="640"/>
          <w:marRight w:val="0"/>
          <w:marTop w:val="0"/>
          <w:marBottom w:val="0"/>
          <w:divBdr>
            <w:top w:val="none" w:sz="0" w:space="0" w:color="auto"/>
            <w:left w:val="none" w:sz="0" w:space="0" w:color="auto"/>
            <w:bottom w:val="none" w:sz="0" w:space="0" w:color="auto"/>
            <w:right w:val="none" w:sz="0" w:space="0" w:color="auto"/>
          </w:divBdr>
        </w:div>
        <w:div w:id="784276053">
          <w:marLeft w:val="640"/>
          <w:marRight w:val="0"/>
          <w:marTop w:val="0"/>
          <w:marBottom w:val="0"/>
          <w:divBdr>
            <w:top w:val="none" w:sz="0" w:space="0" w:color="auto"/>
            <w:left w:val="none" w:sz="0" w:space="0" w:color="auto"/>
            <w:bottom w:val="none" w:sz="0" w:space="0" w:color="auto"/>
            <w:right w:val="none" w:sz="0" w:space="0" w:color="auto"/>
          </w:divBdr>
        </w:div>
        <w:div w:id="837503816">
          <w:marLeft w:val="640"/>
          <w:marRight w:val="0"/>
          <w:marTop w:val="0"/>
          <w:marBottom w:val="0"/>
          <w:divBdr>
            <w:top w:val="none" w:sz="0" w:space="0" w:color="auto"/>
            <w:left w:val="none" w:sz="0" w:space="0" w:color="auto"/>
            <w:bottom w:val="none" w:sz="0" w:space="0" w:color="auto"/>
            <w:right w:val="none" w:sz="0" w:space="0" w:color="auto"/>
          </w:divBdr>
        </w:div>
        <w:div w:id="419378556">
          <w:marLeft w:val="640"/>
          <w:marRight w:val="0"/>
          <w:marTop w:val="0"/>
          <w:marBottom w:val="0"/>
          <w:divBdr>
            <w:top w:val="none" w:sz="0" w:space="0" w:color="auto"/>
            <w:left w:val="none" w:sz="0" w:space="0" w:color="auto"/>
            <w:bottom w:val="none" w:sz="0" w:space="0" w:color="auto"/>
            <w:right w:val="none" w:sz="0" w:space="0" w:color="auto"/>
          </w:divBdr>
        </w:div>
        <w:div w:id="2138061526">
          <w:marLeft w:val="640"/>
          <w:marRight w:val="0"/>
          <w:marTop w:val="0"/>
          <w:marBottom w:val="0"/>
          <w:divBdr>
            <w:top w:val="none" w:sz="0" w:space="0" w:color="auto"/>
            <w:left w:val="none" w:sz="0" w:space="0" w:color="auto"/>
            <w:bottom w:val="none" w:sz="0" w:space="0" w:color="auto"/>
            <w:right w:val="none" w:sz="0" w:space="0" w:color="auto"/>
          </w:divBdr>
        </w:div>
        <w:div w:id="1063215218">
          <w:marLeft w:val="640"/>
          <w:marRight w:val="0"/>
          <w:marTop w:val="0"/>
          <w:marBottom w:val="0"/>
          <w:divBdr>
            <w:top w:val="none" w:sz="0" w:space="0" w:color="auto"/>
            <w:left w:val="none" w:sz="0" w:space="0" w:color="auto"/>
            <w:bottom w:val="none" w:sz="0" w:space="0" w:color="auto"/>
            <w:right w:val="none" w:sz="0" w:space="0" w:color="auto"/>
          </w:divBdr>
        </w:div>
        <w:div w:id="251210699">
          <w:marLeft w:val="640"/>
          <w:marRight w:val="0"/>
          <w:marTop w:val="0"/>
          <w:marBottom w:val="0"/>
          <w:divBdr>
            <w:top w:val="none" w:sz="0" w:space="0" w:color="auto"/>
            <w:left w:val="none" w:sz="0" w:space="0" w:color="auto"/>
            <w:bottom w:val="none" w:sz="0" w:space="0" w:color="auto"/>
            <w:right w:val="none" w:sz="0" w:space="0" w:color="auto"/>
          </w:divBdr>
        </w:div>
        <w:div w:id="821121613">
          <w:marLeft w:val="640"/>
          <w:marRight w:val="0"/>
          <w:marTop w:val="0"/>
          <w:marBottom w:val="0"/>
          <w:divBdr>
            <w:top w:val="none" w:sz="0" w:space="0" w:color="auto"/>
            <w:left w:val="none" w:sz="0" w:space="0" w:color="auto"/>
            <w:bottom w:val="none" w:sz="0" w:space="0" w:color="auto"/>
            <w:right w:val="none" w:sz="0" w:space="0" w:color="auto"/>
          </w:divBdr>
        </w:div>
        <w:div w:id="19013794">
          <w:marLeft w:val="640"/>
          <w:marRight w:val="0"/>
          <w:marTop w:val="0"/>
          <w:marBottom w:val="0"/>
          <w:divBdr>
            <w:top w:val="none" w:sz="0" w:space="0" w:color="auto"/>
            <w:left w:val="none" w:sz="0" w:space="0" w:color="auto"/>
            <w:bottom w:val="none" w:sz="0" w:space="0" w:color="auto"/>
            <w:right w:val="none" w:sz="0" w:space="0" w:color="auto"/>
          </w:divBdr>
        </w:div>
        <w:div w:id="2126806613">
          <w:marLeft w:val="640"/>
          <w:marRight w:val="0"/>
          <w:marTop w:val="0"/>
          <w:marBottom w:val="0"/>
          <w:divBdr>
            <w:top w:val="none" w:sz="0" w:space="0" w:color="auto"/>
            <w:left w:val="none" w:sz="0" w:space="0" w:color="auto"/>
            <w:bottom w:val="none" w:sz="0" w:space="0" w:color="auto"/>
            <w:right w:val="none" w:sz="0" w:space="0" w:color="auto"/>
          </w:divBdr>
        </w:div>
        <w:div w:id="720327228">
          <w:marLeft w:val="640"/>
          <w:marRight w:val="0"/>
          <w:marTop w:val="0"/>
          <w:marBottom w:val="0"/>
          <w:divBdr>
            <w:top w:val="none" w:sz="0" w:space="0" w:color="auto"/>
            <w:left w:val="none" w:sz="0" w:space="0" w:color="auto"/>
            <w:bottom w:val="none" w:sz="0" w:space="0" w:color="auto"/>
            <w:right w:val="none" w:sz="0" w:space="0" w:color="auto"/>
          </w:divBdr>
        </w:div>
        <w:div w:id="1586843225">
          <w:marLeft w:val="640"/>
          <w:marRight w:val="0"/>
          <w:marTop w:val="0"/>
          <w:marBottom w:val="0"/>
          <w:divBdr>
            <w:top w:val="none" w:sz="0" w:space="0" w:color="auto"/>
            <w:left w:val="none" w:sz="0" w:space="0" w:color="auto"/>
            <w:bottom w:val="none" w:sz="0" w:space="0" w:color="auto"/>
            <w:right w:val="none" w:sz="0" w:space="0" w:color="auto"/>
          </w:divBdr>
        </w:div>
        <w:div w:id="1006251599">
          <w:marLeft w:val="640"/>
          <w:marRight w:val="0"/>
          <w:marTop w:val="0"/>
          <w:marBottom w:val="0"/>
          <w:divBdr>
            <w:top w:val="none" w:sz="0" w:space="0" w:color="auto"/>
            <w:left w:val="none" w:sz="0" w:space="0" w:color="auto"/>
            <w:bottom w:val="none" w:sz="0" w:space="0" w:color="auto"/>
            <w:right w:val="none" w:sz="0" w:space="0" w:color="auto"/>
          </w:divBdr>
        </w:div>
        <w:div w:id="731192837">
          <w:marLeft w:val="640"/>
          <w:marRight w:val="0"/>
          <w:marTop w:val="0"/>
          <w:marBottom w:val="0"/>
          <w:divBdr>
            <w:top w:val="none" w:sz="0" w:space="0" w:color="auto"/>
            <w:left w:val="none" w:sz="0" w:space="0" w:color="auto"/>
            <w:bottom w:val="none" w:sz="0" w:space="0" w:color="auto"/>
            <w:right w:val="none" w:sz="0" w:space="0" w:color="auto"/>
          </w:divBdr>
        </w:div>
        <w:div w:id="1135757295">
          <w:marLeft w:val="640"/>
          <w:marRight w:val="0"/>
          <w:marTop w:val="0"/>
          <w:marBottom w:val="0"/>
          <w:divBdr>
            <w:top w:val="none" w:sz="0" w:space="0" w:color="auto"/>
            <w:left w:val="none" w:sz="0" w:space="0" w:color="auto"/>
            <w:bottom w:val="none" w:sz="0" w:space="0" w:color="auto"/>
            <w:right w:val="none" w:sz="0" w:space="0" w:color="auto"/>
          </w:divBdr>
        </w:div>
        <w:div w:id="1089734351">
          <w:marLeft w:val="640"/>
          <w:marRight w:val="0"/>
          <w:marTop w:val="0"/>
          <w:marBottom w:val="0"/>
          <w:divBdr>
            <w:top w:val="none" w:sz="0" w:space="0" w:color="auto"/>
            <w:left w:val="none" w:sz="0" w:space="0" w:color="auto"/>
            <w:bottom w:val="none" w:sz="0" w:space="0" w:color="auto"/>
            <w:right w:val="none" w:sz="0" w:space="0" w:color="auto"/>
          </w:divBdr>
        </w:div>
        <w:div w:id="797919105">
          <w:marLeft w:val="640"/>
          <w:marRight w:val="0"/>
          <w:marTop w:val="0"/>
          <w:marBottom w:val="0"/>
          <w:divBdr>
            <w:top w:val="none" w:sz="0" w:space="0" w:color="auto"/>
            <w:left w:val="none" w:sz="0" w:space="0" w:color="auto"/>
            <w:bottom w:val="none" w:sz="0" w:space="0" w:color="auto"/>
            <w:right w:val="none" w:sz="0" w:space="0" w:color="auto"/>
          </w:divBdr>
        </w:div>
        <w:div w:id="1262375759">
          <w:marLeft w:val="640"/>
          <w:marRight w:val="0"/>
          <w:marTop w:val="0"/>
          <w:marBottom w:val="0"/>
          <w:divBdr>
            <w:top w:val="none" w:sz="0" w:space="0" w:color="auto"/>
            <w:left w:val="none" w:sz="0" w:space="0" w:color="auto"/>
            <w:bottom w:val="none" w:sz="0" w:space="0" w:color="auto"/>
            <w:right w:val="none" w:sz="0" w:space="0" w:color="auto"/>
          </w:divBdr>
        </w:div>
        <w:div w:id="559904700">
          <w:marLeft w:val="640"/>
          <w:marRight w:val="0"/>
          <w:marTop w:val="0"/>
          <w:marBottom w:val="0"/>
          <w:divBdr>
            <w:top w:val="none" w:sz="0" w:space="0" w:color="auto"/>
            <w:left w:val="none" w:sz="0" w:space="0" w:color="auto"/>
            <w:bottom w:val="none" w:sz="0" w:space="0" w:color="auto"/>
            <w:right w:val="none" w:sz="0" w:space="0" w:color="auto"/>
          </w:divBdr>
        </w:div>
        <w:div w:id="608121394">
          <w:marLeft w:val="640"/>
          <w:marRight w:val="0"/>
          <w:marTop w:val="0"/>
          <w:marBottom w:val="0"/>
          <w:divBdr>
            <w:top w:val="none" w:sz="0" w:space="0" w:color="auto"/>
            <w:left w:val="none" w:sz="0" w:space="0" w:color="auto"/>
            <w:bottom w:val="none" w:sz="0" w:space="0" w:color="auto"/>
            <w:right w:val="none" w:sz="0" w:space="0" w:color="auto"/>
          </w:divBdr>
        </w:div>
        <w:div w:id="792409060">
          <w:marLeft w:val="640"/>
          <w:marRight w:val="0"/>
          <w:marTop w:val="0"/>
          <w:marBottom w:val="0"/>
          <w:divBdr>
            <w:top w:val="none" w:sz="0" w:space="0" w:color="auto"/>
            <w:left w:val="none" w:sz="0" w:space="0" w:color="auto"/>
            <w:bottom w:val="none" w:sz="0" w:space="0" w:color="auto"/>
            <w:right w:val="none" w:sz="0" w:space="0" w:color="auto"/>
          </w:divBdr>
        </w:div>
        <w:div w:id="1509903120">
          <w:marLeft w:val="640"/>
          <w:marRight w:val="0"/>
          <w:marTop w:val="0"/>
          <w:marBottom w:val="0"/>
          <w:divBdr>
            <w:top w:val="none" w:sz="0" w:space="0" w:color="auto"/>
            <w:left w:val="none" w:sz="0" w:space="0" w:color="auto"/>
            <w:bottom w:val="none" w:sz="0" w:space="0" w:color="auto"/>
            <w:right w:val="none" w:sz="0" w:space="0" w:color="auto"/>
          </w:divBdr>
        </w:div>
        <w:div w:id="1366828119">
          <w:marLeft w:val="640"/>
          <w:marRight w:val="0"/>
          <w:marTop w:val="0"/>
          <w:marBottom w:val="0"/>
          <w:divBdr>
            <w:top w:val="none" w:sz="0" w:space="0" w:color="auto"/>
            <w:left w:val="none" w:sz="0" w:space="0" w:color="auto"/>
            <w:bottom w:val="none" w:sz="0" w:space="0" w:color="auto"/>
            <w:right w:val="none" w:sz="0" w:space="0" w:color="auto"/>
          </w:divBdr>
        </w:div>
        <w:div w:id="1083065903">
          <w:marLeft w:val="640"/>
          <w:marRight w:val="0"/>
          <w:marTop w:val="0"/>
          <w:marBottom w:val="0"/>
          <w:divBdr>
            <w:top w:val="none" w:sz="0" w:space="0" w:color="auto"/>
            <w:left w:val="none" w:sz="0" w:space="0" w:color="auto"/>
            <w:bottom w:val="none" w:sz="0" w:space="0" w:color="auto"/>
            <w:right w:val="none" w:sz="0" w:space="0" w:color="auto"/>
          </w:divBdr>
        </w:div>
        <w:div w:id="290088437">
          <w:marLeft w:val="640"/>
          <w:marRight w:val="0"/>
          <w:marTop w:val="0"/>
          <w:marBottom w:val="0"/>
          <w:divBdr>
            <w:top w:val="none" w:sz="0" w:space="0" w:color="auto"/>
            <w:left w:val="none" w:sz="0" w:space="0" w:color="auto"/>
            <w:bottom w:val="none" w:sz="0" w:space="0" w:color="auto"/>
            <w:right w:val="none" w:sz="0" w:space="0" w:color="auto"/>
          </w:divBdr>
        </w:div>
        <w:div w:id="47723719">
          <w:marLeft w:val="640"/>
          <w:marRight w:val="0"/>
          <w:marTop w:val="0"/>
          <w:marBottom w:val="0"/>
          <w:divBdr>
            <w:top w:val="none" w:sz="0" w:space="0" w:color="auto"/>
            <w:left w:val="none" w:sz="0" w:space="0" w:color="auto"/>
            <w:bottom w:val="none" w:sz="0" w:space="0" w:color="auto"/>
            <w:right w:val="none" w:sz="0" w:space="0" w:color="auto"/>
          </w:divBdr>
        </w:div>
        <w:div w:id="1451586029">
          <w:marLeft w:val="640"/>
          <w:marRight w:val="0"/>
          <w:marTop w:val="0"/>
          <w:marBottom w:val="0"/>
          <w:divBdr>
            <w:top w:val="none" w:sz="0" w:space="0" w:color="auto"/>
            <w:left w:val="none" w:sz="0" w:space="0" w:color="auto"/>
            <w:bottom w:val="none" w:sz="0" w:space="0" w:color="auto"/>
            <w:right w:val="none" w:sz="0" w:space="0" w:color="auto"/>
          </w:divBdr>
        </w:div>
        <w:div w:id="720830546">
          <w:marLeft w:val="640"/>
          <w:marRight w:val="0"/>
          <w:marTop w:val="0"/>
          <w:marBottom w:val="0"/>
          <w:divBdr>
            <w:top w:val="none" w:sz="0" w:space="0" w:color="auto"/>
            <w:left w:val="none" w:sz="0" w:space="0" w:color="auto"/>
            <w:bottom w:val="none" w:sz="0" w:space="0" w:color="auto"/>
            <w:right w:val="none" w:sz="0" w:space="0" w:color="auto"/>
          </w:divBdr>
        </w:div>
        <w:div w:id="1158184924">
          <w:marLeft w:val="640"/>
          <w:marRight w:val="0"/>
          <w:marTop w:val="0"/>
          <w:marBottom w:val="0"/>
          <w:divBdr>
            <w:top w:val="none" w:sz="0" w:space="0" w:color="auto"/>
            <w:left w:val="none" w:sz="0" w:space="0" w:color="auto"/>
            <w:bottom w:val="none" w:sz="0" w:space="0" w:color="auto"/>
            <w:right w:val="none" w:sz="0" w:space="0" w:color="auto"/>
          </w:divBdr>
        </w:div>
        <w:div w:id="929581662">
          <w:marLeft w:val="640"/>
          <w:marRight w:val="0"/>
          <w:marTop w:val="0"/>
          <w:marBottom w:val="0"/>
          <w:divBdr>
            <w:top w:val="none" w:sz="0" w:space="0" w:color="auto"/>
            <w:left w:val="none" w:sz="0" w:space="0" w:color="auto"/>
            <w:bottom w:val="none" w:sz="0" w:space="0" w:color="auto"/>
            <w:right w:val="none" w:sz="0" w:space="0" w:color="auto"/>
          </w:divBdr>
        </w:div>
        <w:div w:id="112208817">
          <w:marLeft w:val="640"/>
          <w:marRight w:val="0"/>
          <w:marTop w:val="0"/>
          <w:marBottom w:val="0"/>
          <w:divBdr>
            <w:top w:val="none" w:sz="0" w:space="0" w:color="auto"/>
            <w:left w:val="none" w:sz="0" w:space="0" w:color="auto"/>
            <w:bottom w:val="none" w:sz="0" w:space="0" w:color="auto"/>
            <w:right w:val="none" w:sz="0" w:space="0" w:color="auto"/>
          </w:divBdr>
        </w:div>
        <w:div w:id="744495977">
          <w:marLeft w:val="640"/>
          <w:marRight w:val="0"/>
          <w:marTop w:val="0"/>
          <w:marBottom w:val="0"/>
          <w:divBdr>
            <w:top w:val="none" w:sz="0" w:space="0" w:color="auto"/>
            <w:left w:val="none" w:sz="0" w:space="0" w:color="auto"/>
            <w:bottom w:val="none" w:sz="0" w:space="0" w:color="auto"/>
            <w:right w:val="none" w:sz="0" w:space="0" w:color="auto"/>
          </w:divBdr>
        </w:div>
        <w:div w:id="139806860">
          <w:marLeft w:val="640"/>
          <w:marRight w:val="0"/>
          <w:marTop w:val="0"/>
          <w:marBottom w:val="0"/>
          <w:divBdr>
            <w:top w:val="none" w:sz="0" w:space="0" w:color="auto"/>
            <w:left w:val="none" w:sz="0" w:space="0" w:color="auto"/>
            <w:bottom w:val="none" w:sz="0" w:space="0" w:color="auto"/>
            <w:right w:val="none" w:sz="0" w:space="0" w:color="auto"/>
          </w:divBdr>
        </w:div>
        <w:div w:id="771170167">
          <w:marLeft w:val="640"/>
          <w:marRight w:val="0"/>
          <w:marTop w:val="0"/>
          <w:marBottom w:val="0"/>
          <w:divBdr>
            <w:top w:val="none" w:sz="0" w:space="0" w:color="auto"/>
            <w:left w:val="none" w:sz="0" w:space="0" w:color="auto"/>
            <w:bottom w:val="none" w:sz="0" w:space="0" w:color="auto"/>
            <w:right w:val="none" w:sz="0" w:space="0" w:color="auto"/>
          </w:divBdr>
        </w:div>
        <w:div w:id="998922490">
          <w:marLeft w:val="640"/>
          <w:marRight w:val="0"/>
          <w:marTop w:val="0"/>
          <w:marBottom w:val="0"/>
          <w:divBdr>
            <w:top w:val="none" w:sz="0" w:space="0" w:color="auto"/>
            <w:left w:val="none" w:sz="0" w:space="0" w:color="auto"/>
            <w:bottom w:val="none" w:sz="0" w:space="0" w:color="auto"/>
            <w:right w:val="none" w:sz="0" w:space="0" w:color="auto"/>
          </w:divBdr>
        </w:div>
        <w:div w:id="170994829">
          <w:marLeft w:val="640"/>
          <w:marRight w:val="0"/>
          <w:marTop w:val="0"/>
          <w:marBottom w:val="0"/>
          <w:divBdr>
            <w:top w:val="none" w:sz="0" w:space="0" w:color="auto"/>
            <w:left w:val="none" w:sz="0" w:space="0" w:color="auto"/>
            <w:bottom w:val="none" w:sz="0" w:space="0" w:color="auto"/>
            <w:right w:val="none" w:sz="0" w:space="0" w:color="auto"/>
          </w:divBdr>
        </w:div>
        <w:div w:id="551575961">
          <w:marLeft w:val="640"/>
          <w:marRight w:val="0"/>
          <w:marTop w:val="0"/>
          <w:marBottom w:val="0"/>
          <w:divBdr>
            <w:top w:val="none" w:sz="0" w:space="0" w:color="auto"/>
            <w:left w:val="none" w:sz="0" w:space="0" w:color="auto"/>
            <w:bottom w:val="none" w:sz="0" w:space="0" w:color="auto"/>
            <w:right w:val="none" w:sz="0" w:space="0" w:color="auto"/>
          </w:divBdr>
        </w:div>
        <w:div w:id="1488205575">
          <w:marLeft w:val="640"/>
          <w:marRight w:val="0"/>
          <w:marTop w:val="0"/>
          <w:marBottom w:val="0"/>
          <w:divBdr>
            <w:top w:val="none" w:sz="0" w:space="0" w:color="auto"/>
            <w:left w:val="none" w:sz="0" w:space="0" w:color="auto"/>
            <w:bottom w:val="none" w:sz="0" w:space="0" w:color="auto"/>
            <w:right w:val="none" w:sz="0" w:space="0" w:color="auto"/>
          </w:divBdr>
        </w:div>
        <w:div w:id="749497161">
          <w:marLeft w:val="640"/>
          <w:marRight w:val="0"/>
          <w:marTop w:val="0"/>
          <w:marBottom w:val="0"/>
          <w:divBdr>
            <w:top w:val="none" w:sz="0" w:space="0" w:color="auto"/>
            <w:left w:val="none" w:sz="0" w:space="0" w:color="auto"/>
            <w:bottom w:val="none" w:sz="0" w:space="0" w:color="auto"/>
            <w:right w:val="none" w:sz="0" w:space="0" w:color="auto"/>
          </w:divBdr>
        </w:div>
        <w:div w:id="2142653789">
          <w:marLeft w:val="640"/>
          <w:marRight w:val="0"/>
          <w:marTop w:val="0"/>
          <w:marBottom w:val="0"/>
          <w:divBdr>
            <w:top w:val="none" w:sz="0" w:space="0" w:color="auto"/>
            <w:left w:val="none" w:sz="0" w:space="0" w:color="auto"/>
            <w:bottom w:val="none" w:sz="0" w:space="0" w:color="auto"/>
            <w:right w:val="none" w:sz="0" w:space="0" w:color="auto"/>
          </w:divBdr>
        </w:div>
        <w:div w:id="1959600463">
          <w:marLeft w:val="640"/>
          <w:marRight w:val="0"/>
          <w:marTop w:val="0"/>
          <w:marBottom w:val="0"/>
          <w:divBdr>
            <w:top w:val="none" w:sz="0" w:space="0" w:color="auto"/>
            <w:left w:val="none" w:sz="0" w:space="0" w:color="auto"/>
            <w:bottom w:val="none" w:sz="0" w:space="0" w:color="auto"/>
            <w:right w:val="none" w:sz="0" w:space="0" w:color="auto"/>
          </w:divBdr>
        </w:div>
        <w:div w:id="1915235913">
          <w:marLeft w:val="640"/>
          <w:marRight w:val="0"/>
          <w:marTop w:val="0"/>
          <w:marBottom w:val="0"/>
          <w:divBdr>
            <w:top w:val="none" w:sz="0" w:space="0" w:color="auto"/>
            <w:left w:val="none" w:sz="0" w:space="0" w:color="auto"/>
            <w:bottom w:val="none" w:sz="0" w:space="0" w:color="auto"/>
            <w:right w:val="none" w:sz="0" w:space="0" w:color="auto"/>
          </w:divBdr>
        </w:div>
        <w:div w:id="1179658838">
          <w:marLeft w:val="640"/>
          <w:marRight w:val="0"/>
          <w:marTop w:val="0"/>
          <w:marBottom w:val="0"/>
          <w:divBdr>
            <w:top w:val="none" w:sz="0" w:space="0" w:color="auto"/>
            <w:left w:val="none" w:sz="0" w:space="0" w:color="auto"/>
            <w:bottom w:val="none" w:sz="0" w:space="0" w:color="auto"/>
            <w:right w:val="none" w:sz="0" w:space="0" w:color="auto"/>
          </w:divBdr>
        </w:div>
        <w:div w:id="837231104">
          <w:marLeft w:val="640"/>
          <w:marRight w:val="0"/>
          <w:marTop w:val="0"/>
          <w:marBottom w:val="0"/>
          <w:divBdr>
            <w:top w:val="none" w:sz="0" w:space="0" w:color="auto"/>
            <w:left w:val="none" w:sz="0" w:space="0" w:color="auto"/>
            <w:bottom w:val="none" w:sz="0" w:space="0" w:color="auto"/>
            <w:right w:val="none" w:sz="0" w:space="0" w:color="auto"/>
          </w:divBdr>
        </w:div>
        <w:div w:id="1750417228">
          <w:marLeft w:val="640"/>
          <w:marRight w:val="0"/>
          <w:marTop w:val="0"/>
          <w:marBottom w:val="0"/>
          <w:divBdr>
            <w:top w:val="none" w:sz="0" w:space="0" w:color="auto"/>
            <w:left w:val="none" w:sz="0" w:space="0" w:color="auto"/>
            <w:bottom w:val="none" w:sz="0" w:space="0" w:color="auto"/>
            <w:right w:val="none" w:sz="0" w:space="0" w:color="auto"/>
          </w:divBdr>
        </w:div>
        <w:div w:id="1343968507">
          <w:marLeft w:val="640"/>
          <w:marRight w:val="0"/>
          <w:marTop w:val="0"/>
          <w:marBottom w:val="0"/>
          <w:divBdr>
            <w:top w:val="none" w:sz="0" w:space="0" w:color="auto"/>
            <w:left w:val="none" w:sz="0" w:space="0" w:color="auto"/>
            <w:bottom w:val="none" w:sz="0" w:space="0" w:color="auto"/>
            <w:right w:val="none" w:sz="0" w:space="0" w:color="auto"/>
          </w:divBdr>
        </w:div>
        <w:div w:id="1094593857">
          <w:marLeft w:val="640"/>
          <w:marRight w:val="0"/>
          <w:marTop w:val="0"/>
          <w:marBottom w:val="0"/>
          <w:divBdr>
            <w:top w:val="none" w:sz="0" w:space="0" w:color="auto"/>
            <w:left w:val="none" w:sz="0" w:space="0" w:color="auto"/>
            <w:bottom w:val="none" w:sz="0" w:space="0" w:color="auto"/>
            <w:right w:val="none" w:sz="0" w:space="0" w:color="auto"/>
          </w:divBdr>
        </w:div>
        <w:div w:id="81175442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079641573">
      <w:bodyDiv w:val="1"/>
      <w:marLeft w:val="0"/>
      <w:marRight w:val="0"/>
      <w:marTop w:val="0"/>
      <w:marBottom w:val="0"/>
      <w:divBdr>
        <w:top w:val="none" w:sz="0" w:space="0" w:color="auto"/>
        <w:left w:val="none" w:sz="0" w:space="0" w:color="auto"/>
        <w:bottom w:val="none" w:sz="0" w:space="0" w:color="auto"/>
        <w:right w:val="none" w:sz="0" w:space="0" w:color="auto"/>
      </w:divBdr>
      <w:divsChild>
        <w:div w:id="118303243">
          <w:marLeft w:val="640"/>
          <w:marRight w:val="0"/>
          <w:marTop w:val="0"/>
          <w:marBottom w:val="0"/>
          <w:divBdr>
            <w:top w:val="none" w:sz="0" w:space="0" w:color="auto"/>
            <w:left w:val="none" w:sz="0" w:space="0" w:color="auto"/>
            <w:bottom w:val="none" w:sz="0" w:space="0" w:color="auto"/>
            <w:right w:val="none" w:sz="0" w:space="0" w:color="auto"/>
          </w:divBdr>
        </w:div>
        <w:div w:id="236014412">
          <w:marLeft w:val="640"/>
          <w:marRight w:val="0"/>
          <w:marTop w:val="0"/>
          <w:marBottom w:val="0"/>
          <w:divBdr>
            <w:top w:val="none" w:sz="0" w:space="0" w:color="auto"/>
            <w:left w:val="none" w:sz="0" w:space="0" w:color="auto"/>
            <w:bottom w:val="none" w:sz="0" w:space="0" w:color="auto"/>
            <w:right w:val="none" w:sz="0" w:space="0" w:color="auto"/>
          </w:divBdr>
        </w:div>
        <w:div w:id="1000355282">
          <w:marLeft w:val="640"/>
          <w:marRight w:val="0"/>
          <w:marTop w:val="0"/>
          <w:marBottom w:val="0"/>
          <w:divBdr>
            <w:top w:val="none" w:sz="0" w:space="0" w:color="auto"/>
            <w:left w:val="none" w:sz="0" w:space="0" w:color="auto"/>
            <w:bottom w:val="none" w:sz="0" w:space="0" w:color="auto"/>
            <w:right w:val="none" w:sz="0" w:space="0" w:color="auto"/>
          </w:divBdr>
        </w:div>
        <w:div w:id="1654874708">
          <w:marLeft w:val="640"/>
          <w:marRight w:val="0"/>
          <w:marTop w:val="0"/>
          <w:marBottom w:val="0"/>
          <w:divBdr>
            <w:top w:val="none" w:sz="0" w:space="0" w:color="auto"/>
            <w:left w:val="none" w:sz="0" w:space="0" w:color="auto"/>
            <w:bottom w:val="none" w:sz="0" w:space="0" w:color="auto"/>
            <w:right w:val="none" w:sz="0" w:space="0" w:color="auto"/>
          </w:divBdr>
        </w:div>
        <w:div w:id="1324239865">
          <w:marLeft w:val="640"/>
          <w:marRight w:val="0"/>
          <w:marTop w:val="0"/>
          <w:marBottom w:val="0"/>
          <w:divBdr>
            <w:top w:val="none" w:sz="0" w:space="0" w:color="auto"/>
            <w:left w:val="none" w:sz="0" w:space="0" w:color="auto"/>
            <w:bottom w:val="none" w:sz="0" w:space="0" w:color="auto"/>
            <w:right w:val="none" w:sz="0" w:space="0" w:color="auto"/>
          </w:divBdr>
        </w:div>
        <w:div w:id="456142303">
          <w:marLeft w:val="640"/>
          <w:marRight w:val="0"/>
          <w:marTop w:val="0"/>
          <w:marBottom w:val="0"/>
          <w:divBdr>
            <w:top w:val="none" w:sz="0" w:space="0" w:color="auto"/>
            <w:left w:val="none" w:sz="0" w:space="0" w:color="auto"/>
            <w:bottom w:val="none" w:sz="0" w:space="0" w:color="auto"/>
            <w:right w:val="none" w:sz="0" w:space="0" w:color="auto"/>
          </w:divBdr>
        </w:div>
        <w:div w:id="1684552952">
          <w:marLeft w:val="640"/>
          <w:marRight w:val="0"/>
          <w:marTop w:val="0"/>
          <w:marBottom w:val="0"/>
          <w:divBdr>
            <w:top w:val="none" w:sz="0" w:space="0" w:color="auto"/>
            <w:left w:val="none" w:sz="0" w:space="0" w:color="auto"/>
            <w:bottom w:val="none" w:sz="0" w:space="0" w:color="auto"/>
            <w:right w:val="none" w:sz="0" w:space="0" w:color="auto"/>
          </w:divBdr>
        </w:div>
        <w:div w:id="78910146">
          <w:marLeft w:val="640"/>
          <w:marRight w:val="0"/>
          <w:marTop w:val="0"/>
          <w:marBottom w:val="0"/>
          <w:divBdr>
            <w:top w:val="none" w:sz="0" w:space="0" w:color="auto"/>
            <w:left w:val="none" w:sz="0" w:space="0" w:color="auto"/>
            <w:bottom w:val="none" w:sz="0" w:space="0" w:color="auto"/>
            <w:right w:val="none" w:sz="0" w:space="0" w:color="auto"/>
          </w:divBdr>
        </w:div>
        <w:div w:id="895429382">
          <w:marLeft w:val="640"/>
          <w:marRight w:val="0"/>
          <w:marTop w:val="0"/>
          <w:marBottom w:val="0"/>
          <w:divBdr>
            <w:top w:val="none" w:sz="0" w:space="0" w:color="auto"/>
            <w:left w:val="none" w:sz="0" w:space="0" w:color="auto"/>
            <w:bottom w:val="none" w:sz="0" w:space="0" w:color="auto"/>
            <w:right w:val="none" w:sz="0" w:space="0" w:color="auto"/>
          </w:divBdr>
        </w:div>
        <w:div w:id="400254645">
          <w:marLeft w:val="640"/>
          <w:marRight w:val="0"/>
          <w:marTop w:val="0"/>
          <w:marBottom w:val="0"/>
          <w:divBdr>
            <w:top w:val="none" w:sz="0" w:space="0" w:color="auto"/>
            <w:left w:val="none" w:sz="0" w:space="0" w:color="auto"/>
            <w:bottom w:val="none" w:sz="0" w:space="0" w:color="auto"/>
            <w:right w:val="none" w:sz="0" w:space="0" w:color="auto"/>
          </w:divBdr>
        </w:div>
        <w:div w:id="1702587535">
          <w:marLeft w:val="640"/>
          <w:marRight w:val="0"/>
          <w:marTop w:val="0"/>
          <w:marBottom w:val="0"/>
          <w:divBdr>
            <w:top w:val="none" w:sz="0" w:space="0" w:color="auto"/>
            <w:left w:val="none" w:sz="0" w:space="0" w:color="auto"/>
            <w:bottom w:val="none" w:sz="0" w:space="0" w:color="auto"/>
            <w:right w:val="none" w:sz="0" w:space="0" w:color="auto"/>
          </w:divBdr>
        </w:div>
        <w:div w:id="1537037214">
          <w:marLeft w:val="640"/>
          <w:marRight w:val="0"/>
          <w:marTop w:val="0"/>
          <w:marBottom w:val="0"/>
          <w:divBdr>
            <w:top w:val="none" w:sz="0" w:space="0" w:color="auto"/>
            <w:left w:val="none" w:sz="0" w:space="0" w:color="auto"/>
            <w:bottom w:val="none" w:sz="0" w:space="0" w:color="auto"/>
            <w:right w:val="none" w:sz="0" w:space="0" w:color="auto"/>
          </w:divBdr>
        </w:div>
        <w:div w:id="1723479784">
          <w:marLeft w:val="640"/>
          <w:marRight w:val="0"/>
          <w:marTop w:val="0"/>
          <w:marBottom w:val="0"/>
          <w:divBdr>
            <w:top w:val="none" w:sz="0" w:space="0" w:color="auto"/>
            <w:left w:val="none" w:sz="0" w:space="0" w:color="auto"/>
            <w:bottom w:val="none" w:sz="0" w:space="0" w:color="auto"/>
            <w:right w:val="none" w:sz="0" w:space="0" w:color="auto"/>
          </w:divBdr>
        </w:div>
        <w:div w:id="150218674">
          <w:marLeft w:val="640"/>
          <w:marRight w:val="0"/>
          <w:marTop w:val="0"/>
          <w:marBottom w:val="0"/>
          <w:divBdr>
            <w:top w:val="none" w:sz="0" w:space="0" w:color="auto"/>
            <w:left w:val="none" w:sz="0" w:space="0" w:color="auto"/>
            <w:bottom w:val="none" w:sz="0" w:space="0" w:color="auto"/>
            <w:right w:val="none" w:sz="0" w:space="0" w:color="auto"/>
          </w:divBdr>
        </w:div>
        <w:div w:id="2086536298">
          <w:marLeft w:val="640"/>
          <w:marRight w:val="0"/>
          <w:marTop w:val="0"/>
          <w:marBottom w:val="0"/>
          <w:divBdr>
            <w:top w:val="none" w:sz="0" w:space="0" w:color="auto"/>
            <w:left w:val="none" w:sz="0" w:space="0" w:color="auto"/>
            <w:bottom w:val="none" w:sz="0" w:space="0" w:color="auto"/>
            <w:right w:val="none" w:sz="0" w:space="0" w:color="auto"/>
          </w:divBdr>
        </w:div>
        <w:div w:id="1647390893">
          <w:marLeft w:val="640"/>
          <w:marRight w:val="0"/>
          <w:marTop w:val="0"/>
          <w:marBottom w:val="0"/>
          <w:divBdr>
            <w:top w:val="none" w:sz="0" w:space="0" w:color="auto"/>
            <w:left w:val="none" w:sz="0" w:space="0" w:color="auto"/>
            <w:bottom w:val="none" w:sz="0" w:space="0" w:color="auto"/>
            <w:right w:val="none" w:sz="0" w:space="0" w:color="auto"/>
          </w:divBdr>
        </w:div>
        <w:div w:id="1893537643">
          <w:marLeft w:val="640"/>
          <w:marRight w:val="0"/>
          <w:marTop w:val="0"/>
          <w:marBottom w:val="0"/>
          <w:divBdr>
            <w:top w:val="none" w:sz="0" w:space="0" w:color="auto"/>
            <w:left w:val="none" w:sz="0" w:space="0" w:color="auto"/>
            <w:bottom w:val="none" w:sz="0" w:space="0" w:color="auto"/>
            <w:right w:val="none" w:sz="0" w:space="0" w:color="auto"/>
          </w:divBdr>
        </w:div>
        <w:div w:id="1844390088">
          <w:marLeft w:val="640"/>
          <w:marRight w:val="0"/>
          <w:marTop w:val="0"/>
          <w:marBottom w:val="0"/>
          <w:divBdr>
            <w:top w:val="none" w:sz="0" w:space="0" w:color="auto"/>
            <w:left w:val="none" w:sz="0" w:space="0" w:color="auto"/>
            <w:bottom w:val="none" w:sz="0" w:space="0" w:color="auto"/>
            <w:right w:val="none" w:sz="0" w:space="0" w:color="auto"/>
          </w:divBdr>
        </w:div>
        <w:div w:id="47195990">
          <w:marLeft w:val="640"/>
          <w:marRight w:val="0"/>
          <w:marTop w:val="0"/>
          <w:marBottom w:val="0"/>
          <w:divBdr>
            <w:top w:val="none" w:sz="0" w:space="0" w:color="auto"/>
            <w:left w:val="none" w:sz="0" w:space="0" w:color="auto"/>
            <w:bottom w:val="none" w:sz="0" w:space="0" w:color="auto"/>
            <w:right w:val="none" w:sz="0" w:space="0" w:color="auto"/>
          </w:divBdr>
        </w:div>
        <w:div w:id="782113168">
          <w:marLeft w:val="640"/>
          <w:marRight w:val="0"/>
          <w:marTop w:val="0"/>
          <w:marBottom w:val="0"/>
          <w:divBdr>
            <w:top w:val="none" w:sz="0" w:space="0" w:color="auto"/>
            <w:left w:val="none" w:sz="0" w:space="0" w:color="auto"/>
            <w:bottom w:val="none" w:sz="0" w:space="0" w:color="auto"/>
            <w:right w:val="none" w:sz="0" w:space="0" w:color="auto"/>
          </w:divBdr>
        </w:div>
        <w:div w:id="632977752">
          <w:marLeft w:val="640"/>
          <w:marRight w:val="0"/>
          <w:marTop w:val="0"/>
          <w:marBottom w:val="0"/>
          <w:divBdr>
            <w:top w:val="none" w:sz="0" w:space="0" w:color="auto"/>
            <w:left w:val="none" w:sz="0" w:space="0" w:color="auto"/>
            <w:bottom w:val="none" w:sz="0" w:space="0" w:color="auto"/>
            <w:right w:val="none" w:sz="0" w:space="0" w:color="auto"/>
          </w:divBdr>
        </w:div>
        <w:div w:id="1139497467">
          <w:marLeft w:val="640"/>
          <w:marRight w:val="0"/>
          <w:marTop w:val="0"/>
          <w:marBottom w:val="0"/>
          <w:divBdr>
            <w:top w:val="none" w:sz="0" w:space="0" w:color="auto"/>
            <w:left w:val="none" w:sz="0" w:space="0" w:color="auto"/>
            <w:bottom w:val="none" w:sz="0" w:space="0" w:color="auto"/>
            <w:right w:val="none" w:sz="0" w:space="0" w:color="auto"/>
          </w:divBdr>
        </w:div>
        <w:div w:id="67533853">
          <w:marLeft w:val="640"/>
          <w:marRight w:val="0"/>
          <w:marTop w:val="0"/>
          <w:marBottom w:val="0"/>
          <w:divBdr>
            <w:top w:val="none" w:sz="0" w:space="0" w:color="auto"/>
            <w:left w:val="none" w:sz="0" w:space="0" w:color="auto"/>
            <w:bottom w:val="none" w:sz="0" w:space="0" w:color="auto"/>
            <w:right w:val="none" w:sz="0" w:space="0" w:color="auto"/>
          </w:divBdr>
        </w:div>
        <w:div w:id="524056588">
          <w:marLeft w:val="640"/>
          <w:marRight w:val="0"/>
          <w:marTop w:val="0"/>
          <w:marBottom w:val="0"/>
          <w:divBdr>
            <w:top w:val="none" w:sz="0" w:space="0" w:color="auto"/>
            <w:left w:val="none" w:sz="0" w:space="0" w:color="auto"/>
            <w:bottom w:val="none" w:sz="0" w:space="0" w:color="auto"/>
            <w:right w:val="none" w:sz="0" w:space="0" w:color="auto"/>
          </w:divBdr>
        </w:div>
        <w:div w:id="443814680">
          <w:marLeft w:val="640"/>
          <w:marRight w:val="0"/>
          <w:marTop w:val="0"/>
          <w:marBottom w:val="0"/>
          <w:divBdr>
            <w:top w:val="none" w:sz="0" w:space="0" w:color="auto"/>
            <w:left w:val="none" w:sz="0" w:space="0" w:color="auto"/>
            <w:bottom w:val="none" w:sz="0" w:space="0" w:color="auto"/>
            <w:right w:val="none" w:sz="0" w:space="0" w:color="auto"/>
          </w:divBdr>
        </w:div>
        <w:div w:id="486170632">
          <w:marLeft w:val="640"/>
          <w:marRight w:val="0"/>
          <w:marTop w:val="0"/>
          <w:marBottom w:val="0"/>
          <w:divBdr>
            <w:top w:val="none" w:sz="0" w:space="0" w:color="auto"/>
            <w:left w:val="none" w:sz="0" w:space="0" w:color="auto"/>
            <w:bottom w:val="none" w:sz="0" w:space="0" w:color="auto"/>
            <w:right w:val="none" w:sz="0" w:space="0" w:color="auto"/>
          </w:divBdr>
        </w:div>
        <w:div w:id="1101561323">
          <w:marLeft w:val="640"/>
          <w:marRight w:val="0"/>
          <w:marTop w:val="0"/>
          <w:marBottom w:val="0"/>
          <w:divBdr>
            <w:top w:val="none" w:sz="0" w:space="0" w:color="auto"/>
            <w:left w:val="none" w:sz="0" w:space="0" w:color="auto"/>
            <w:bottom w:val="none" w:sz="0" w:space="0" w:color="auto"/>
            <w:right w:val="none" w:sz="0" w:space="0" w:color="auto"/>
          </w:divBdr>
        </w:div>
        <w:div w:id="1431970231">
          <w:marLeft w:val="640"/>
          <w:marRight w:val="0"/>
          <w:marTop w:val="0"/>
          <w:marBottom w:val="0"/>
          <w:divBdr>
            <w:top w:val="none" w:sz="0" w:space="0" w:color="auto"/>
            <w:left w:val="none" w:sz="0" w:space="0" w:color="auto"/>
            <w:bottom w:val="none" w:sz="0" w:space="0" w:color="auto"/>
            <w:right w:val="none" w:sz="0" w:space="0" w:color="auto"/>
          </w:divBdr>
        </w:div>
        <w:div w:id="2055040638">
          <w:marLeft w:val="640"/>
          <w:marRight w:val="0"/>
          <w:marTop w:val="0"/>
          <w:marBottom w:val="0"/>
          <w:divBdr>
            <w:top w:val="none" w:sz="0" w:space="0" w:color="auto"/>
            <w:left w:val="none" w:sz="0" w:space="0" w:color="auto"/>
            <w:bottom w:val="none" w:sz="0" w:space="0" w:color="auto"/>
            <w:right w:val="none" w:sz="0" w:space="0" w:color="auto"/>
          </w:divBdr>
        </w:div>
        <w:div w:id="178589652">
          <w:marLeft w:val="640"/>
          <w:marRight w:val="0"/>
          <w:marTop w:val="0"/>
          <w:marBottom w:val="0"/>
          <w:divBdr>
            <w:top w:val="none" w:sz="0" w:space="0" w:color="auto"/>
            <w:left w:val="none" w:sz="0" w:space="0" w:color="auto"/>
            <w:bottom w:val="none" w:sz="0" w:space="0" w:color="auto"/>
            <w:right w:val="none" w:sz="0" w:space="0" w:color="auto"/>
          </w:divBdr>
        </w:div>
        <w:div w:id="1153106001">
          <w:marLeft w:val="640"/>
          <w:marRight w:val="0"/>
          <w:marTop w:val="0"/>
          <w:marBottom w:val="0"/>
          <w:divBdr>
            <w:top w:val="none" w:sz="0" w:space="0" w:color="auto"/>
            <w:left w:val="none" w:sz="0" w:space="0" w:color="auto"/>
            <w:bottom w:val="none" w:sz="0" w:space="0" w:color="auto"/>
            <w:right w:val="none" w:sz="0" w:space="0" w:color="auto"/>
          </w:divBdr>
        </w:div>
        <w:div w:id="688527138">
          <w:marLeft w:val="640"/>
          <w:marRight w:val="0"/>
          <w:marTop w:val="0"/>
          <w:marBottom w:val="0"/>
          <w:divBdr>
            <w:top w:val="none" w:sz="0" w:space="0" w:color="auto"/>
            <w:left w:val="none" w:sz="0" w:space="0" w:color="auto"/>
            <w:bottom w:val="none" w:sz="0" w:space="0" w:color="auto"/>
            <w:right w:val="none" w:sz="0" w:space="0" w:color="auto"/>
          </w:divBdr>
        </w:div>
        <w:div w:id="206339020">
          <w:marLeft w:val="640"/>
          <w:marRight w:val="0"/>
          <w:marTop w:val="0"/>
          <w:marBottom w:val="0"/>
          <w:divBdr>
            <w:top w:val="none" w:sz="0" w:space="0" w:color="auto"/>
            <w:left w:val="none" w:sz="0" w:space="0" w:color="auto"/>
            <w:bottom w:val="none" w:sz="0" w:space="0" w:color="auto"/>
            <w:right w:val="none" w:sz="0" w:space="0" w:color="auto"/>
          </w:divBdr>
        </w:div>
        <w:div w:id="1744644111">
          <w:marLeft w:val="640"/>
          <w:marRight w:val="0"/>
          <w:marTop w:val="0"/>
          <w:marBottom w:val="0"/>
          <w:divBdr>
            <w:top w:val="none" w:sz="0" w:space="0" w:color="auto"/>
            <w:left w:val="none" w:sz="0" w:space="0" w:color="auto"/>
            <w:bottom w:val="none" w:sz="0" w:space="0" w:color="auto"/>
            <w:right w:val="none" w:sz="0" w:space="0" w:color="auto"/>
          </w:divBdr>
        </w:div>
        <w:div w:id="1266886380">
          <w:marLeft w:val="640"/>
          <w:marRight w:val="0"/>
          <w:marTop w:val="0"/>
          <w:marBottom w:val="0"/>
          <w:divBdr>
            <w:top w:val="none" w:sz="0" w:space="0" w:color="auto"/>
            <w:left w:val="none" w:sz="0" w:space="0" w:color="auto"/>
            <w:bottom w:val="none" w:sz="0" w:space="0" w:color="auto"/>
            <w:right w:val="none" w:sz="0" w:space="0" w:color="auto"/>
          </w:divBdr>
        </w:div>
        <w:div w:id="1363245561">
          <w:marLeft w:val="640"/>
          <w:marRight w:val="0"/>
          <w:marTop w:val="0"/>
          <w:marBottom w:val="0"/>
          <w:divBdr>
            <w:top w:val="none" w:sz="0" w:space="0" w:color="auto"/>
            <w:left w:val="none" w:sz="0" w:space="0" w:color="auto"/>
            <w:bottom w:val="none" w:sz="0" w:space="0" w:color="auto"/>
            <w:right w:val="none" w:sz="0" w:space="0" w:color="auto"/>
          </w:divBdr>
        </w:div>
        <w:div w:id="1919628397">
          <w:marLeft w:val="640"/>
          <w:marRight w:val="0"/>
          <w:marTop w:val="0"/>
          <w:marBottom w:val="0"/>
          <w:divBdr>
            <w:top w:val="none" w:sz="0" w:space="0" w:color="auto"/>
            <w:left w:val="none" w:sz="0" w:space="0" w:color="auto"/>
            <w:bottom w:val="none" w:sz="0" w:space="0" w:color="auto"/>
            <w:right w:val="none" w:sz="0" w:space="0" w:color="auto"/>
          </w:divBdr>
        </w:div>
        <w:div w:id="1302734317">
          <w:marLeft w:val="640"/>
          <w:marRight w:val="0"/>
          <w:marTop w:val="0"/>
          <w:marBottom w:val="0"/>
          <w:divBdr>
            <w:top w:val="none" w:sz="0" w:space="0" w:color="auto"/>
            <w:left w:val="none" w:sz="0" w:space="0" w:color="auto"/>
            <w:bottom w:val="none" w:sz="0" w:space="0" w:color="auto"/>
            <w:right w:val="none" w:sz="0" w:space="0" w:color="auto"/>
          </w:divBdr>
        </w:div>
        <w:div w:id="2010521461">
          <w:marLeft w:val="640"/>
          <w:marRight w:val="0"/>
          <w:marTop w:val="0"/>
          <w:marBottom w:val="0"/>
          <w:divBdr>
            <w:top w:val="none" w:sz="0" w:space="0" w:color="auto"/>
            <w:left w:val="none" w:sz="0" w:space="0" w:color="auto"/>
            <w:bottom w:val="none" w:sz="0" w:space="0" w:color="auto"/>
            <w:right w:val="none" w:sz="0" w:space="0" w:color="auto"/>
          </w:divBdr>
        </w:div>
        <w:div w:id="1368724902">
          <w:marLeft w:val="640"/>
          <w:marRight w:val="0"/>
          <w:marTop w:val="0"/>
          <w:marBottom w:val="0"/>
          <w:divBdr>
            <w:top w:val="none" w:sz="0" w:space="0" w:color="auto"/>
            <w:left w:val="none" w:sz="0" w:space="0" w:color="auto"/>
            <w:bottom w:val="none" w:sz="0" w:space="0" w:color="auto"/>
            <w:right w:val="none" w:sz="0" w:space="0" w:color="auto"/>
          </w:divBdr>
        </w:div>
        <w:div w:id="87123914">
          <w:marLeft w:val="640"/>
          <w:marRight w:val="0"/>
          <w:marTop w:val="0"/>
          <w:marBottom w:val="0"/>
          <w:divBdr>
            <w:top w:val="none" w:sz="0" w:space="0" w:color="auto"/>
            <w:left w:val="none" w:sz="0" w:space="0" w:color="auto"/>
            <w:bottom w:val="none" w:sz="0" w:space="0" w:color="auto"/>
            <w:right w:val="none" w:sz="0" w:space="0" w:color="auto"/>
          </w:divBdr>
        </w:div>
        <w:div w:id="1521747328">
          <w:marLeft w:val="640"/>
          <w:marRight w:val="0"/>
          <w:marTop w:val="0"/>
          <w:marBottom w:val="0"/>
          <w:divBdr>
            <w:top w:val="none" w:sz="0" w:space="0" w:color="auto"/>
            <w:left w:val="none" w:sz="0" w:space="0" w:color="auto"/>
            <w:bottom w:val="none" w:sz="0" w:space="0" w:color="auto"/>
            <w:right w:val="none" w:sz="0" w:space="0" w:color="auto"/>
          </w:divBdr>
        </w:div>
        <w:div w:id="355427172">
          <w:marLeft w:val="640"/>
          <w:marRight w:val="0"/>
          <w:marTop w:val="0"/>
          <w:marBottom w:val="0"/>
          <w:divBdr>
            <w:top w:val="none" w:sz="0" w:space="0" w:color="auto"/>
            <w:left w:val="none" w:sz="0" w:space="0" w:color="auto"/>
            <w:bottom w:val="none" w:sz="0" w:space="0" w:color="auto"/>
            <w:right w:val="none" w:sz="0" w:space="0" w:color="auto"/>
          </w:divBdr>
        </w:div>
        <w:div w:id="632947710">
          <w:marLeft w:val="640"/>
          <w:marRight w:val="0"/>
          <w:marTop w:val="0"/>
          <w:marBottom w:val="0"/>
          <w:divBdr>
            <w:top w:val="none" w:sz="0" w:space="0" w:color="auto"/>
            <w:left w:val="none" w:sz="0" w:space="0" w:color="auto"/>
            <w:bottom w:val="none" w:sz="0" w:space="0" w:color="auto"/>
            <w:right w:val="none" w:sz="0" w:space="0" w:color="auto"/>
          </w:divBdr>
        </w:div>
        <w:div w:id="946961629">
          <w:marLeft w:val="640"/>
          <w:marRight w:val="0"/>
          <w:marTop w:val="0"/>
          <w:marBottom w:val="0"/>
          <w:divBdr>
            <w:top w:val="none" w:sz="0" w:space="0" w:color="auto"/>
            <w:left w:val="none" w:sz="0" w:space="0" w:color="auto"/>
            <w:bottom w:val="none" w:sz="0" w:space="0" w:color="auto"/>
            <w:right w:val="none" w:sz="0" w:space="0" w:color="auto"/>
          </w:divBdr>
        </w:div>
        <w:div w:id="1438017250">
          <w:marLeft w:val="640"/>
          <w:marRight w:val="0"/>
          <w:marTop w:val="0"/>
          <w:marBottom w:val="0"/>
          <w:divBdr>
            <w:top w:val="none" w:sz="0" w:space="0" w:color="auto"/>
            <w:left w:val="none" w:sz="0" w:space="0" w:color="auto"/>
            <w:bottom w:val="none" w:sz="0" w:space="0" w:color="auto"/>
            <w:right w:val="none" w:sz="0" w:space="0" w:color="auto"/>
          </w:divBdr>
        </w:div>
        <w:div w:id="499003129">
          <w:marLeft w:val="640"/>
          <w:marRight w:val="0"/>
          <w:marTop w:val="0"/>
          <w:marBottom w:val="0"/>
          <w:divBdr>
            <w:top w:val="none" w:sz="0" w:space="0" w:color="auto"/>
            <w:left w:val="none" w:sz="0" w:space="0" w:color="auto"/>
            <w:bottom w:val="none" w:sz="0" w:space="0" w:color="auto"/>
            <w:right w:val="none" w:sz="0" w:space="0" w:color="auto"/>
          </w:divBdr>
        </w:div>
        <w:div w:id="241523682">
          <w:marLeft w:val="640"/>
          <w:marRight w:val="0"/>
          <w:marTop w:val="0"/>
          <w:marBottom w:val="0"/>
          <w:divBdr>
            <w:top w:val="none" w:sz="0" w:space="0" w:color="auto"/>
            <w:left w:val="none" w:sz="0" w:space="0" w:color="auto"/>
            <w:bottom w:val="none" w:sz="0" w:space="0" w:color="auto"/>
            <w:right w:val="none" w:sz="0" w:space="0" w:color="auto"/>
          </w:divBdr>
        </w:div>
        <w:div w:id="404885166">
          <w:marLeft w:val="640"/>
          <w:marRight w:val="0"/>
          <w:marTop w:val="0"/>
          <w:marBottom w:val="0"/>
          <w:divBdr>
            <w:top w:val="none" w:sz="0" w:space="0" w:color="auto"/>
            <w:left w:val="none" w:sz="0" w:space="0" w:color="auto"/>
            <w:bottom w:val="none" w:sz="0" w:space="0" w:color="auto"/>
            <w:right w:val="none" w:sz="0" w:space="0" w:color="auto"/>
          </w:divBdr>
        </w:div>
        <w:div w:id="890338965">
          <w:marLeft w:val="640"/>
          <w:marRight w:val="0"/>
          <w:marTop w:val="0"/>
          <w:marBottom w:val="0"/>
          <w:divBdr>
            <w:top w:val="none" w:sz="0" w:space="0" w:color="auto"/>
            <w:left w:val="none" w:sz="0" w:space="0" w:color="auto"/>
            <w:bottom w:val="none" w:sz="0" w:space="0" w:color="auto"/>
            <w:right w:val="none" w:sz="0" w:space="0" w:color="auto"/>
          </w:divBdr>
        </w:div>
        <w:div w:id="958995892">
          <w:marLeft w:val="640"/>
          <w:marRight w:val="0"/>
          <w:marTop w:val="0"/>
          <w:marBottom w:val="0"/>
          <w:divBdr>
            <w:top w:val="none" w:sz="0" w:space="0" w:color="auto"/>
            <w:left w:val="none" w:sz="0" w:space="0" w:color="auto"/>
            <w:bottom w:val="none" w:sz="0" w:space="0" w:color="auto"/>
            <w:right w:val="none" w:sz="0" w:space="0" w:color="auto"/>
          </w:divBdr>
        </w:div>
        <w:div w:id="568267157">
          <w:marLeft w:val="640"/>
          <w:marRight w:val="0"/>
          <w:marTop w:val="0"/>
          <w:marBottom w:val="0"/>
          <w:divBdr>
            <w:top w:val="none" w:sz="0" w:space="0" w:color="auto"/>
            <w:left w:val="none" w:sz="0" w:space="0" w:color="auto"/>
            <w:bottom w:val="none" w:sz="0" w:space="0" w:color="auto"/>
            <w:right w:val="none" w:sz="0" w:space="0" w:color="auto"/>
          </w:divBdr>
        </w:div>
        <w:div w:id="26175329">
          <w:marLeft w:val="640"/>
          <w:marRight w:val="0"/>
          <w:marTop w:val="0"/>
          <w:marBottom w:val="0"/>
          <w:divBdr>
            <w:top w:val="none" w:sz="0" w:space="0" w:color="auto"/>
            <w:left w:val="none" w:sz="0" w:space="0" w:color="auto"/>
            <w:bottom w:val="none" w:sz="0" w:space="0" w:color="auto"/>
            <w:right w:val="none" w:sz="0" w:space="0" w:color="auto"/>
          </w:divBdr>
        </w:div>
        <w:div w:id="632251756">
          <w:marLeft w:val="640"/>
          <w:marRight w:val="0"/>
          <w:marTop w:val="0"/>
          <w:marBottom w:val="0"/>
          <w:divBdr>
            <w:top w:val="none" w:sz="0" w:space="0" w:color="auto"/>
            <w:left w:val="none" w:sz="0" w:space="0" w:color="auto"/>
            <w:bottom w:val="none" w:sz="0" w:space="0" w:color="auto"/>
            <w:right w:val="none" w:sz="0" w:space="0" w:color="auto"/>
          </w:divBdr>
        </w:div>
        <w:div w:id="63070587">
          <w:marLeft w:val="640"/>
          <w:marRight w:val="0"/>
          <w:marTop w:val="0"/>
          <w:marBottom w:val="0"/>
          <w:divBdr>
            <w:top w:val="none" w:sz="0" w:space="0" w:color="auto"/>
            <w:left w:val="none" w:sz="0" w:space="0" w:color="auto"/>
            <w:bottom w:val="none" w:sz="0" w:space="0" w:color="auto"/>
            <w:right w:val="none" w:sz="0" w:space="0" w:color="auto"/>
          </w:divBdr>
        </w:div>
        <w:div w:id="1107189826">
          <w:marLeft w:val="640"/>
          <w:marRight w:val="0"/>
          <w:marTop w:val="0"/>
          <w:marBottom w:val="0"/>
          <w:divBdr>
            <w:top w:val="none" w:sz="0" w:space="0" w:color="auto"/>
            <w:left w:val="none" w:sz="0" w:space="0" w:color="auto"/>
            <w:bottom w:val="none" w:sz="0" w:space="0" w:color="auto"/>
            <w:right w:val="none" w:sz="0" w:space="0" w:color="auto"/>
          </w:divBdr>
        </w:div>
        <w:div w:id="1526287703">
          <w:marLeft w:val="640"/>
          <w:marRight w:val="0"/>
          <w:marTop w:val="0"/>
          <w:marBottom w:val="0"/>
          <w:divBdr>
            <w:top w:val="none" w:sz="0" w:space="0" w:color="auto"/>
            <w:left w:val="none" w:sz="0" w:space="0" w:color="auto"/>
            <w:bottom w:val="none" w:sz="0" w:space="0" w:color="auto"/>
            <w:right w:val="none" w:sz="0" w:space="0" w:color="auto"/>
          </w:divBdr>
        </w:div>
        <w:div w:id="364985478">
          <w:marLeft w:val="640"/>
          <w:marRight w:val="0"/>
          <w:marTop w:val="0"/>
          <w:marBottom w:val="0"/>
          <w:divBdr>
            <w:top w:val="none" w:sz="0" w:space="0" w:color="auto"/>
            <w:left w:val="none" w:sz="0" w:space="0" w:color="auto"/>
            <w:bottom w:val="none" w:sz="0" w:space="0" w:color="auto"/>
            <w:right w:val="none" w:sz="0" w:space="0" w:color="auto"/>
          </w:divBdr>
        </w:div>
        <w:div w:id="2002074403">
          <w:marLeft w:val="640"/>
          <w:marRight w:val="0"/>
          <w:marTop w:val="0"/>
          <w:marBottom w:val="0"/>
          <w:divBdr>
            <w:top w:val="none" w:sz="0" w:space="0" w:color="auto"/>
            <w:left w:val="none" w:sz="0" w:space="0" w:color="auto"/>
            <w:bottom w:val="none" w:sz="0" w:space="0" w:color="auto"/>
            <w:right w:val="none" w:sz="0" w:space="0" w:color="auto"/>
          </w:divBdr>
        </w:div>
        <w:div w:id="914895603">
          <w:marLeft w:val="640"/>
          <w:marRight w:val="0"/>
          <w:marTop w:val="0"/>
          <w:marBottom w:val="0"/>
          <w:divBdr>
            <w:top w:val="none" w:sz="0" w:space="0" w:color="auto"/>
            <w:left w:val="none" w:sz="0" w:space="0" w:color="auto"/>
            <w:bottom w:val="none" w:sz="0" w:space="0" w:color="auto"/>
            <w:right w:val="none" w:sz="0" w:space="0" w:color="auto"/>
          </w:divBdr>
        </w:div>
        <w:div w:id="444623098">
          <w:marLeft w:val="640"/>
          <w:marRight w:val="0"/>
          <w:marTop w:val="0"/>
          <w:marBottom w:val="0"/>
          <w:divBdr>
            <w:top w:val="none" w:sz="0" w:space="0" w:color="auto"/>
            <w:left w:val="none" w:sz="0" w:space="0" w:color="auto"/>
            <w:bottom w:val="none" w:sz="0" w:space="0" w:color="auto"/>
            <w:right w:val="none" w:sz="0" w:space="0" w:color="auto"/>
          </w:divBdr>
        </w:div>
        <w:div w:id="1717654005">
          <w:marLeft w:val="640"/>
          <w:marRight w:val="0"/>
          <w:marTop w:val="0"/>
          <w:marBottom w:val="0"/>
          <w:divBdr>
            <w:top w:val="none" w:sz="0" w:space="0" w:color="auto"/>
            <w:left w:val="none" w:sz="0" w:space="0" w:color="auto"/>
            <w:bottom w:val="none" w:sz="0" w:space="0" w:color="auto"/>
            <w:right w:val="none" w:sz="0" w:space="0" w:color="auto"/>
          </w:divBdr>
        </w:div>
        <w:div w:id="1090736568">
          <w:marLeft w:val="640"/>
          <w:marRight w:val="0"/>
          <w:marTop w:val="0"/>
          <w:marBottom w:val="0"/>
          <w:divBdr>
            <w:top w:val="none" w:sz="0" w:space="0" w:color="auto"/>
            <w:left w:val="none" w:sz="0" w:space="0" w:color="auto"/>
            <w:bottom w:val="none" w:sz="0" w:space="0" w:color="auto"/>
            <w:right w:val="none" w:sz="0" w:space="0" w:color="auto"/>
          </w:divBdr>
        </w:div>
        <w:div w:id="710883999">
          <w:marLeft w:val="640"/>
          <w:marRight w:val="0"/>
          <w:marTop w:val="0"/>
          <w:marBottom w:val="0"/>
          <w:divBdr>
            <w:top w:val="none" w:sz="0" w:space="0" w:color="auto"/>
            <w:left w:val="none" w:sz="0" w:space="0" w:color="auto"/>
            <w:bottom w:val="none" w:sz="0" w:space="0" w:color="auto"/>
            <w:right w:val="none" w:sz="0" w:space="0" w:color="auto"/>
          </w:divBdr>
        </w:div>
        <w:div w:id="1988630505">
          <w:marLeft w:val="640"/>
          <w:marRight w:val="0"/>
          <w:marTop w:val="0"/>
          <w:marBottom w:val="0"/>
          <w:divBdr>
            <w:top w:val="none" w:sz="0" w:space="0" w:color="auto"/>
            <w:left w:val="none" w:sz="0" w:space="0" w:color="auto"/>
            <w:bottom w:val="none" w:sz="0" w:space="0" w:color="auto"/>
            <w:right w:val="none" w:sz="0" w:space="0" w:color="auto"/>
          </w:divBdr>
        </w:div>
        <w:div w:id="1247567567">
          <w:marLeft w:val="640"/>
          <w:marRight w:val="0"/>
          <w:marTop w:val="0"/>
          <w:marBottom w:val="0"/>
          <w:divBdr>
            <w:top w:val="none" w:sz="0" w:space="0" w:color="auto"/>
            <w:left w:val="none" w:sz="0" w:space="0" w:color="auto"/>
            <w:bottom w:val="none" w:sz="0" w:space="0" w:color="auto"/>
            <w:right w:val="none" w:sz="0" w:space="0" w:color="auto"/>
          </w:divBdr>
        </w:div>
        <w:div w:id="1345327075">
          <w:marLeft w:val="640"/>
          <w:marRight w:val="0"/>
          <w:marTop w:val="0"/>
          <w:marBottom w:val="0"/>
          <w:divBdr>
            <w:top w:val="none" w:sz="0" w:space="0" w:color="auto"/>
            <w:left w:val="none" w:sz="0" w:space="0" w:color="auto"/>
            <w:bottom w:val="none" w:sz="0" w:space="0" w:color="auto"/>
            <w:right w:val="none" w:sz="0" w:space="0" w:color="auto"/>
          </w:divBdr>
        </w:div>
        <w:div w:id="65033885">
          <w:marLeft w:val="640"/>
          <w:marRight w:val="0"/>
          <w:marTop w:val="0"/>
          <w:marBottom w:val="0"/>
          <w:divBdr>
            <w:top w:val="none" w:sz="0" w:space="0" w:color="auto"/>
            <w:left w:val="none" w:sz="0" w:space="0" w:color="auto"/>
            <w:bottom w:val="none" w:sz="0" w:space="0" w:color="auto"/>
            <w:right w:val="none" w:sz="0" w:space="0" w:color="auto"/>
          </w:divBdr>
        </w:div>
        <w:div w:id="1470442145">
          <w:marLeft w:val="640"/>
          <w:marRight w:val="0"/>
          <w:marTop w:val="0"/>
          <w:marBottom w:val="0"/>
          <w:divBdr>
            <w:top w:val="none" w:sz="0" w:space="0" w:color="auto"/>
            <w:left w:val="none" w:sz="0" w:space="0" w:color="auto"/>
            <w:bottom w:val="none" w:sz="0" w:space="0" w:color="auto"/>
            <w:right w:val="none" w:sz="0" w:space="0" w:color="auto"/>
          </w:divBdr>
        </w:div>
        <w:div w:id="1849103003">
          <w:marLeft w:val="640"/>
          <w:marRight w:val="0"/>
          <w:marTop w:val="0"/>
          <w:marBottom w:val="0"/>
          <w:divBdr>
            <w:top w:val="none" w:sz="0" w:space="0" w:color="auto"/>
            <w:left w:val="none" w:sz="0" w:space="0" w:color="auto"/>
            <w:bottom w:val="none" w:sz="0" w:space="0" w:color="auto"/>
            <w:right w:val="none" w:sz="0" w:space="0" w:color="auto"/>
          </w:divBdr>
        </w:div>
        <w:div w:id="1054279556">
          <w:marLeft w:val="640"/>
          <w:marRight w:val="0"/>
          <w:marTop w:val="0"/>
          <w:marBottom w:val="0"/>
          <w:divBdr>
            <w:top w:val="none" w:sz="0" w:space="0" w:color="auto"/>
            <w:left w:val="none" w:sz="0" w:space="0" w:color="auto"/>
            <w:bottom w:val="none" w:sz="0" w:space="0" w:color="auto"/>
            <w:right w:val="none" w:sz="0" w:space="0" w:color="auto"/>
          </w:divBdr>
        </w:div>
        <w:div w:id="1483962582">
          <w:marLeft w:val="640"/>
          <w:marRight w:val="0"/>
          <w:marTop w:val="0"/>
          <w:marBottom w:val="0"/>
          <w:divBdr>
            <w:top w:val="none" w:sz="0" w:space="0" w:color="auto"/>
            <w:left w:val="none" w:sz="0" w:space="0" w:color="auto"/>
            <w:bottom w:val="none" w:sz="0" w:space="0" w:color="auto"/>
            <w:right w:val="none" w:sz="0" w:space="0" w:color="auto"/>
          </w:divBdr>
        </w:div>
        <w:div w:id="1485580930">
          <w:marLeft w:val="640"/>
          <w:marRight w:val="0"/>
          <w:marTop w:val="0"/>
          <w:marBottom w:val="0"/>
          <w:divBdr>
            <w:top w:val="none" w:sz="0" w:space="0" w:color="auto"/>
            <w:left w:val="none" w:sz="0" w:space="0" w:color="auto"/>
            <w:bottom w:val="none" w:sz="0" w:space="0" w:color="auto"/>
            <w:right w:val="none" w:sz="0" w:space="0" w:color="auto"/>
          </w:divBdr>
        </w:div>
        <w:div w:id="1138769330">
          <w:marLeft w:val="640"/>
          <w:marRight w:val="0"/>
          <w:marTop w:val="0"/>
          <w:marBottom w:val="0"/>
          <w:divBdr>
            <w:top w:val="none" w:sz="0" w:space="0" w:color="auto"/>
            <w:left w:val="none" w:sz="0" w:space="0" w:color="auto"/>
            <w:bottom w:val="none" w:sz="0" w:space="0" w:color="auto"/>
            <w:right w:val="none" w:sz="0" w:space="0" w:color="auto"/>
          </w:divBdr>
        </w:div>
        <w:div w:id="1562641768">
          <w:marLeft w:val="640"/>
          <w:marRight w:val="0"/>
          <w:marTop w:val="0"/>
          <w:marBottom w:val="0"/>
          <w:divBdr>
            <w:top w:val="none" w:sz="0" w:space="0" w:color="auto"/>
            <w:left w:val="none" w:sz="0" w:space="0" w:color="auto"/>
            <w:bottom w:val="none" w:sz="0" w:space="0" w:color="auto"/>
            <w:right w:val="none" w:sz="0" w:space="0" w:color="auto"/>
          </w:divBdr>
        </w:div>
        <w:div w:id="1688099219">
          <w:marLeft w:val="640"/>
          <w:marRight w:val="0"/>
          <w:marTop w:val="0"/>
          <w:marBottom w:val="0"/>
          <w:divBdr>
            <w:top w:val="none" w:sz="0" w:space="0" w:color="auto"/>
            <w:left w:val="none" w:sz="0" w:space="0" w:color="auto"/>
            <w:bottom w:val="none" w:sz="0" w:space="0" w:color="auto"/>
            <w:right w:val="none" w:sz="0" w:space="0" w:color="auto"/>
          </w:divBdr>
        </w:div>
        <w:div w:id="1815365653">
          <w:marLeft w:val="640"/>
          <w:marRight w:val="0"/>
          <w:marTop w:val="0"/>
          <w:marBottom w:val="0"/>
          <w:divBdr>
            <w:top w:val="none" w:sz="0" w:space="0" w:color="auto"/>
            <w:left w:val="none" w:sz="0" w:space="0" w:color="auto"/>
            <w:bottom w:val="none" w:sz="0" w:space="0" w:color="auto"/>
            <w:right w:val="none" w:sz="0" w:space="0" w:color="auto"/>
          </w:divBdr>
        </w:div>
        <w:div w:id="1523476990">
          <w:marLeft w:val="640"/>
          <w:marRight w:val="0"/>
          <w:marTop w:val="0"/>
          <w:marBottom w:val="0"/>
          <w:divBdr>
            <w:top w:val="none" w:sz="0" w:space="0" w:color="auto"/>
            <w:left w:val="none" w:sz="0" w:space="0" w:color="auto"/>
            <w:bottom w:val="none" w:sz="0" w:space="0" w:color="auto"/>
            <w:right w:val="none" w:sz="0" w:space="0" w:color="auto"/>
          </w:divBdr>
        </w:div>
        <w:div w:id="1382363093">
          <w:marLeft w:val="640"/>
          <w:marRight w:val="0"/>
          <w:marTop w:val="0"/>
          <w:marBottom w:val="0"/>
          <w:divBdr>
            <w:top w:val="none" w:sz="0" w:space="0" w:color="auto"/>
            <w:left w:val="none" w:sz="0" w:space="0" w:color="auto"/>
            <w:bottom w:val="none" w:sz="0" w:space="0" w:color="auto"/>
            <w:right w:val="none" w:sz="0" w:space="0" w:color="auto"/>
          </w:divBdr>
        </w:div>
        <w:div w:id="607858979">
          <w:marLeft w:val="640"/>
          <w:marRight w:val="0"/>
          <w:marTop w:val="0"/>
          <w:marBottom w:val="0"/>
          <w:divBdr>
            <w:top w:val="none" w:sz="0" w:space="0" w:color="auto"/>
            <w:left w:val="none" w:sz="0" w:space="0" w:color="auto"/>
            <w:bottom w:val="none" w:sz="0" w:space="0" w:color="auto"/>
            <w:right w:val="none" w:sz="0" w:space="0" w:color="auto"/>
          </w:divBdr>
        </w:div>
        <w:div w:id="854266228">
          <w:marLeft w:val="640"/>
          <w:marRight w:val="0"/>
          <w:marTop w:val="0"/>
          <w:marBottom w:val="0"/>
          <w:divBdr>
            <w:top w:val="none" w:sz="0" w:space="0" w:color="auto"/>
            <w:left w:val="none" w:sz="0" w:space="0" w:color="auto"/>
            <w:bottom w:val="none" w:sz="0" w:space="0" w:color="auto"/>
            <w:right w:val="none" w:sz="0" w:space="0" w:color="auto"/>
          </w:divBdr>
        </w:div>
        <w:div w:id="608272306">
          <w:marLeft w:val="640"/>
          <w:marRight w:val="0"/>
          <w:marTop w:val="0"/>
          <w:marBottom w:val="0"/>
          <w:divBdr>
            <w:top w:val="none" w:sz="0" w:space="0" w:color="auto"/>
            <w:left w:val="none" w:sz="0" w:space="0" w:color="auto"/>
            <w:bottom w:val="none" w:sz="0" w:space="0" w:color="auto"/>
            <w:right w:val="none" w:sz="0" w:space="0" w:color="auto"/>
          </w:divBdr>
        </w:div>
        <w:div w:id="138111058">
          <w:marLeft w:val="640"/>
          <w:marRight w:val="0"/>
          <w:marTop w:val="0"/>
          <w:marBottom w:val="0"/>
          <w:divBdr>
            <w:top w:val="none" w:sz="0" w:space="0" w:color="auto"/>
            <w:left w:val="none" w:sz="0" w:space="0" w:color="auto"/>
            <w:bottom w:val="none" w:sz="0" w:space="0" w:color="auto"/>
            <w:right w:val="none" w:sz="0" w:space="0" w:color="auto"/>
          </w:divBdr>
        </w:div>
        <w:div w:id="1151287852">
          <w:marLeft w:val="640"/>
          <w:marRight w:val="0"/>
          <w:marTop w:val="0"/>
          <w:marBottom w:val="0"/>
          <w:divBdr>
            <w:top w:val="none" w:sz="0" w:space="0" w:color="auto"/>
            <w:left w:val="none" w:sz="0" w:space="0" w:color="auto"/>
            <w:bottom w:val="none" w:sz="0" w:space="0" w:color="auto"/>
            <w:right w:val="none" w:sz="0" w:space="0" w:color="auto"/>
          </w:divBdr>
        </w:div>
        <w:div w:id="573777272">
          <w:marLeft w:val="640"/>
          <w:marRight w:val="0"/>
          <w:marTop w:val="0"/>
          <w:marBottom w:val="0"/>
          <w:divBdr>
            <w:top w:val="none" w:sz="0" w:space="0" w:color="auto"/>
            <w:left w:val="none" w:sz="0" w:space="0" w:color="auto"/>
            <w:bottom w:val="none" w:sz="0" w:space="0" w:color="auto"/>
            <w:right w:val="none" w:sz="0" w:space="0" w:color="auto"/>
          </w:divBdr>
        </w:div>
        <w:div w:id="201524838">
          <w:marLeft w:val="640"/>
          <w:marRight w:val="0"/>
          <w:marTop w:val="0"/>
          <w:marBottom w:val="0"/>
          <w:divBdr>
            <w:top w:val="none" w:sz="0" w:space="0" w:color="auto"/>
            <w:left w:val="none" w:sz="0" w:space="0" w:color="auto"/>
            <w:bottom w:val="none" w:sz="0" w:space="0" w:color="auto"/>
            <w:right w:val="none" w:sz="0" w:space="0" w:color="auto"/>
          </w:divBdr>
        </w:div>
        <w:div w:id="16587111">
          <w:marLeft w:val="640"/>
          <w:marRight w:val="0"/>
          <w:marTop w:val="0"/>
          <w:marBottom w:val="0"/>
          <w:divBdr>
            <w:top w:val="none" w:sz="0" w:space="0" w:color="auto"/>
            <w:left w:val="none" w:sz="0" w:space="0" w:color="auto"/>
            <w:bottom w:val="none" w:sz="0" w:space="0" w:color="auto"/>
            <w:right w:val="none" w:sz="0" w:space="0" w:color="auto"/>
          </w:divBdr>
        </w:div>
        <w:div w:id="289633205">
          <w:marLeft w:val="640"/>
          <w:marRight w:val="0"/>
          <w:marTop w:val="0"/>
          <w:marBottom w:val="0"/>
          <w:divBdr>
            <w:top w:val="none" w:sz="0" w:space="0" w:color="auto"/>
            <w:left w:val="none" w:sz="0" w:space="0" w:color="auto"/>
            <w:bottom w:val="none" w:sz="0" w:space="0" w:color="auto"/>
            <w:right w:val="none" w:sz="0" w:space="0" w:color="auto"/>
          </w:divBdr>
        </w:div>
        <w:div w:id="16661633">
          <w:marLeft w:val="640"/>
          <w:marRight w:val="0"/>
          <w:marTop w:val="0"/>
          <w:marBottom w:val="0"/>
          <w:divBdr>
            <w:top w:val="none" w:sz="0" w:space="0" w:color="auto"/>
            <w:left w:val="none" w:sz="0" w:space="0" w:color="auto"/>
            <w:bottom w:val="none" w:sz="0" w:space="0" w:color="auto"/>
            <w:right w:val="none" w:sz="0" w:space="0" w:color="auto"/>
          </w:divBdr>
        </w:div>
        <w:div w:id="1027412838">
          <w:marLeft w:val="640"/>
          <w:marRight w:val="0"/>
          <w:marTop w:val="0"/>
          <w:marBottom w:val="0"/>
          <w:divBdr>
            <w:top w:val="none" w:sz="0" w:space="0" w:color="auto"/>
            <w:left w:val="none" w:sz="0" w:space="0" w:color="auto"/>
            <w:bottom w:val="none" w:sz="0" w:space="0" w:color="auto"/>
            <w:right w:val="none" w:sz="0" w:space="0" w:color="auto"/>
          </w:divBdr>
        </w:div>
        <w:div w:id="1084491217">
          <w:marLeft w:val="640"/>
          <w:marRight w:val="0"/>
          <w:marTop w:val="0"/>
          <w:marBottom w:val="0"/>
          <w:divBdr>
            <w:top w:val="none" w:sz="0" w:space="0" w:color="auto"/>
            <w:left w:val="none" w:sz="0" w:space="0" w:color="auto"/>
            <w:bottom w:val="none" w:sz="0" w:space="0" w:color="auto"/>
            <w:right w:val="none" w:sz="0" w:space="0" w:color="auto"/>
          </w:divBdr>
        </w:div>
        <w:div w:id="885995942">
          <w:marLeft w:val="640"/>
          <w:marRight w:val="0"/>
          <w:marTop w:val="0"/>
          <w:marBottom w:val="0"/>
          <w:divBdr>
            <w:top w:val="none" w:sz="0" w:space="0" w:color="auto"/>
            <w:left w:val="none" w:sz="0" w:space="0" w:color="auto"/>
            <w:bottom w:val="none" w:sz="0" w:space="0" w:color="auto"/>
            <w:right w:val="none" w:sz="0" w:space="0" w:color="auto"/>
          </w:divBdr>
        </w:div>
        <w:div w:id="889415918">
          <w:marLeft w:val="640"/>
          <w:marRight w:val="0"/>
          <w:marTop w:val="0"/>
          <w:marBottom w:val="0"/>
          <w:divBdr>
            <w:top w:val="none" w:sz="0" w:space="0" w:color="auto"/>
            <w:left w:val="none" w:sz="0" w:space="0" w:color="auto"/>
            <w:bottom w:val="none" w:sz="0" w:space="0" w:color="auto"/>
            <w:right w:val="none" w:sz="0" w:space="0" w:color="auto"/>
          </w:divBdr>
        </w:div>
        <w:div w:id="751926885">
          <w:marLeft w:val="640"/>
          <w:marRight w:val="0"/>
          <w:marTop w:val="0"/>
          <w:marBottom w:val="0"/>
          <w:divBdr>
            <w:top w:val="none" w:sz="0" w:space="0" w:color="auto"/>
            <w:left w:val="none" w:sz="0" w:space="0" w:color="auto"/>
            <w:bottom w:val="none" w:sz="0" w:space="0" w:color="auto"/>
            <w:right w:val="none" w:sz="0" w:space="0" w:color="auto"/>
          </w:divBdr>
        </w:div>
        <w:div w:id="77479677">
          <w:marLeft w:val="640"/>
          <w:marRight w:val="0"/>
          <w:marTop w:val="0"/>
          <w:marBottom w:val="0"/>
          <w:divBdr>
            <w:top w:val="none" w:sz="0" w:space="0" w:color="auto"/>
            <w:left w:val="none" w:sz="0" w:space="0" w:color="auto"/>
            <w:bottom w:val="none" w:sz="0" w:space="0" w:color="auto"/>
            <w:right w:val="none" w:sz="0" w:space="0" w:color="auto"/>
          </w:divBdr>
        </w:div>
        <w:div w:id="264962901">
          <w:marLeft w:val="640"/>
          <w:marRight w:val="0"/>
          <w:marTop w:val="0"/>
          <w:marBottom w:val="0"/>
          <w:divBdr>
            <w:top w:val="none" w:sz="0" w:space="0" w:color="auto"/>
            <w:left w:val="none" w:sz="0" w:space="0" w:color="auto"/>
            <w:bottom w:val="none" w:sz="0" w:space="0" w:color="auto"/>
            <w:right w:val="none" w:sz="0" w:space="0" w:color="auto"/>
          </w:divBdr>
        </w:div>
        <w:div w:id="1541043346">
          <w:marLeft w:val="640"/>
          <w:marRight w:val="0"/>
          <w:marTop w:val="0"/>
          <w:marBottom w:val="0"/>
          <w:divBdr>
            <w:top w:val="none" w:sz="0" w:space="0" w:color="auto"/>
            <w:left w:val="none" w:sz="0" w:space="0" w:color="auto"/>
            <w:bottom w:val="none" w:sz="0" w:space="0" w:color="auto"/>
            <w:right w:val="none" w:sz="0" w:space="0" w:color="auto"/>
          </w:divBdr>
        </w:div>
        <w:div w:id="596063501">
          <w:marLeft w:val="640"/>
          <w:marRight w:val="0"/>
          <w:marTop w:val="0"/>
          <w:marBottom w:val="0"/>
          <w:divBdr>
            <w:top w:val="none" w:sz="0" w:space="0" w:color="auto"/>
            <w:left w:val="none" w:sz="0" w:space="0" w:color="auto"/>
            <w:bottom w:val="none" w:sz="0" w:space="0" w:color="auto"/>
            <w:right w:val="none" w:sz="0" w:space="0" w:color="auto"/>
          </w:divBdr>
        </w:div>
        <w:div w:id="960889392">
          <w:marLeft w:val="640"/>
          <w:marRight w:val="0"/>
          <w:marTop w:val="0"/>
          <w:marBottom w:val="0"/>
          <w:divBdr>
            <w:top w:val="none" w:sz="0" w:space="0" w:color="auto"/>
            <w:left w:val="none" w:sz="0" w:space="0" w:color="auto"/>
            <w:bottom w:val="none" w:sz="0" w:space="0" w:color="auto"/>
            <w:right w:val="none" w:sz="0" w:space="0" w:color="auto"/>
          </w:divBdr>
        </w:div>
        <w:div w:id="2092005402">
          <w:marLeft w:val="640"/>
          <w:marRight w:val="0"/>
          <w:marTop w:val="0"/>
          <w:marBottom w:val="0"/>
          <w:divBdr>
            <w:top w:val="none" w:sz="0" w:space="0" w:color="auto"/>
            <w:left w:val="none" w:sz="0" w:space="0" w:color="auto"/>
            <w:bottom w:val="none" w:sz="0" w:space="0" w:color="auto"/>
            <w:right w:val="none" w:sz="0" w:space="0" w:color="auto"/>
          </w:divBdr>
        </w:div>
        <w:div w:id="681934034">
          <w:marLeft w:val="640"/>
          <w:marRight w:val="0"/>
          <w:marTop w:val="0"/>
          <w:marBottom w:val="0"/>
          <w:divBdr>
            <w:top w:val="none" w:sz="0" w:space="0" w:color="auto"/>
            <w:left w:val="none" w:sz="0" w:space="0" w:color="auto"/>
            <w:bottom w:val="none" w:sz="0" w:space="0" w:color="auto"/>
            <w:right w:val="none" w:sz="0" w:space="0" w:color="auto"/>
          </w:divBdr>
        </w:div>
        <w:div w:id="954680050">
          <w:marLeft w:val="640"/>
          <w:marRight w:val="0"/>
          <w:marTop w:val="0"/>
          <w:marBottom w:val="0"/>
          <w:divBdr>
            <w:top w:val="none" w:sz="0" w:space="0" w:color="auto"/>
            <w:left w:val="none" w:sz="0" w:space="0" w:color="auto"/>
            <w:bottom w:val="none" w:sz="0" w:space="0" w:color="auto"/>
            <w:right w:val="none" w:sz="0" w:space="0" w:color="auto"/>
          </w:divBdr>
        </w:div>
        <w:div w:id="1702322483">
          <w:marLeft w:val="640"/>
          <w:marRight w:val="0"/>
          <w:marTop w:val="0"/>
          <w:marBottom w:val="0"/>
          <w:divBdr>
            <w:top w:val="none" w:sz="0" w:space="0" w:color="auto"/>
            <w:left w:val="none" w:sz="0" w:space="0" w:color="auto"/>
            <w:bottom w:val="none" w:sz="0" w:space="0" w:color="auto"/>
            <w:right w:val="none" w:sz="0" w:space="0" w:color="auto"/>
          </w:divBdr>
        </w:div>
        <w:div w:id="56558956">
          <w:marLeft w:val="640"/>
          <w:marRight w:val="0"/>
          <w:marTop w:val="0"/>
          <w:marBottom w:val="0"/>
          <w:divBdr>
            <w:top w:val="none" w:sz="0" w:space="0" w:color="auto"/>
            <w:left w:val="none" w:sz="0" w:space="0" w:color="auto"/>
            <w:bottom w:val="none" w:sz="0" w:space="0" w:color="auto"/>
            <w:right w:val="none" w:sz="0" w:space="0" w:color="auto"/>
          </w:divBdr>
        </w:div>
        <w:div w:id="106122645">
          <w:marLeft w:val="640"/>
          <w:marRight w:val="0"/>
          <w:marTop w:val="0"/>
          <w:marBottom w:val="0"/>
          <w:divBdr>
            <w:top w:val="none" w:sz="0" w:space="0" w:color="auto"/>
            <w:left w:val="none" w:sz="0" w:space="0" w:color="auto"/>
            <w:bottom w:val="none" w:sz="0" w:space="0" w:color="auto"/>
            <w:right w:val="none" w:sz="0" w:space="0" w:color="auto"/>
          </w:divBdr>
        </w:div>
        <w:div w:id="2077165398">
          <w:marLeft w:val="640"/>
          <w:marRight w:val="0"/>
          <w:marTop w:val="0"/>
          <w:marBottom w:val="0"/>
          <w:divBdr>
            <w:top w:val="none" w:sz="0" w:space="0" w:color="auto"/>
            <w:left w:val="none" w:sz="0" w:space="0" w:color="auto"/>
            <w:bottom w:val="none" w:sz="0" w:space="0" w:color="auto"/>
            <w:right w:val="none" w:sz="0" w:space="0" w:color="auto"/>
          </w:divBdr>
        </w:div>
        <w:div w:id="51730859">
          <w:marLeft w:val="640"/>
          <w:marRight w:val="0"/>
          <w:marTop w:val="0"/>
          <w:marBottom w:val="0"/>
          <w:divBdr>
            <w:top w:val="none" w:sz="0" w:space="0" w:color="auto"/>
            <w:left w:val="none" w:sz="0" w:space="0" w:color="auto"/>
            <w:bottom w:val="none" w:sz="0" w:space="0" w:color="auto"/>
            <w:right w:val="none" w:sz="0" w:space="0" w:color="auto"/>
          </w:divBdr>
        </w:div>
        <w:div w:id="500390249">
          <w:marLeft w:val="640"/>
          <w:marRight w:val="0"/>
          <w:marTop w:val="0"/>
          <w:marBottom w:val="0"/>
          <w:divBdr>
            <w:top w:val="none" w:sz="0" w:space="0" w:color="auto"/>
            <w:left w:val="none" w:sz="0" w:space="0" w:color="auto"/>
            <w:bottom w:val="none" w:sz="0" w:space="0" w:color="auto"/>
            <w:right w:val="none" w:sz="0" w:space="0" w:color="auto"/>
          </w:divBdr>
        </w:div>
        <w:div w:id="1113089985">
          <w:marLeft w:val="640"/>
          <w:marRight w:val="0"/>
          <w:marTop w:val="0"/>
          <w:marBottom w:val="0"/>
          <w:divBdr>
            <w:top w:val="none" w:sz="0" w:space="0" w:color="auto"/>
            <w:left w:val="none" w:sz="0" w:space="0" w:color="auto"/>
            <w:bottom w:val="none" w:sz="0" w:space="0" w:color="auto"/>
            <w:right w:val="none" w:sz="0" w:space="0" w:color="auto"/>
          </w:divBdr>
        </w:div>
        <w:div w:id="270867317">
          <w:marLeft w:val="640"/>
          <w:marRight w:val="0"/>
          <w:marTop w:val="0"/>
          <w:marBottom w:val="0"/>
          <w:divBdr>
            <w:top w:val="none" w:sz="0" w:space="0" w:color="auto"/>
            <w:left w:val="none" w:sz="0" w:space="0" w:color="auto"/>
            <w:bottom w:val="none" w:sz="0" w:space="0" w:color="auto"/>
            <w:right w:val="none" w:sz="0" w:space="0" w:color="auto"/>
          </w:divBdr>
        </w:div>
        <w:div w:id="1800099774">
          <w:marLeft w:val="640"/>
          <w:marRight w:val="0"/>
          <w:marTop w:val="0"/>
          <w:marBottom w:val="0"/>
          <w:divBdr>
            <w:top w:val="none" w:sz="0" w:space="0" w:color="auto"/>
            <w:left w:val="none" w:sz="0" w:space="0" w:color="auto"/>
            <w:bottom w:val="none" w:sz="0" w:space="0" w:color="auto"/>
            <w:right w:val="none" w:sz="0" w:space="0" w:color="auto"/>
          </w:divBdr>
        </w:div>
        <w:div w:id="1049374977">
          <w:marLeft w:val="640"/>
          <w:marRight w:val="0"/>
          <w:marTop w:val="0"/>
          <w:marBottom w:val="0"/>
          <w:divBdr>
            <w:top w:val="none" w:sz="0" w:space="0" w:color="auto"/>
            <w:left w:val="none" w:sz="0" w:space="0" w:color="auto"/>
            <w:bottom w:val="none" w:sz="0" w:space="0" w:color="auto"/>
            <w:right w:val="none" w:sz="0" w:space="0" w:color="auto"/>
          </w:divBdr>
        </w:div>
        <w:div w:id="400371386">
          <w:marLeft w:val="640"/>
          <w:marRight w:val="0"/>
          <w:marTop w:val="0"/>
          <w:marBottom w:val="0"/>
          <w:divBdr>
            <w:top w:val="none" w:sz="0" w:space="0" w:color="auto"/>
            <w:left w:val="none" w:sz="0" w:space="0" w:color="auto"/>
            <w:bottom w:val="none" w:sz="0" w:space="0" w:color="auto"/>
            <w:right w:val="none" w:sz="0" w:space="0" w:color="auto"/>
          </w:divBdr>
        </w:div>
        <w:div w:id="971982598">
          <w:marLeft w:val="640"/>
          <w:marRight w:val="0"/>
          <w:marTop w:val="0"/>
          <w:marBottom w:val="0"/>
          <w:divBdr>
            <w:top w:val="none" w:sz="0" w:space="0" w:color="auto"/>
            <w:left w:val="none" w:sz="0" w:space="0" w:color="auto"/>
            <w:bottom w:val="none" w:sz="0" w:space="0" w:color="auto"/>
            <w:right w:val="none" w:sz="0" w:space="0" w:color="auto"/>
          </w:divBdr>
        </w:div>
        <w:div w:id="1197621559">
          <w:marLeft w:val="640"/>
          <w:marRight w:val="0"/>
          <w:marTop w:val="0"/>
          <w:marBottom w:val="0"/>
          <w:divBdr>
            <w:top w:val="none" w:sz="0" w:space="0" w:color="auto"/>
            <w:left w:val="none" w:sz="0" w:space="0" w:color="auto"/>
            <w:bottom w:val="none" w:sz="0" w:space="0" w:color="auto"/>
            <w:right w:val="none" w:sz="0" w:space="0" w:color="auto"/>
          </w:divBdr>
        </w:div>
        <w:div w:id="2052993761">
          <w:marLeft w:val="640"/>
          <w:marRight w:val="0"/>
          <w:marTop w:val="0"/>
          <w:marBottom w:val="0"/>
          <w:divBdr>
            <w:top w:val="none" w:sz="0" w:space="0" w:color="auto"/>
            <w:left w:val="none" w:sz="0" w:space="0" w:color="auto"/>
            <w:bottom w:val="none" w:sz="0" w:space="0" w:color="auto"/>
            <w:right w:val="none" w:sz="0" w:space="0" w:color="auto"/>
          </w:divBdr>
        </w:div>
        <w:div w:id="2005352476">
          <w:marLeft w:val="640"/>
          <w:marRight w:val="0"/>
          <w:marTop w:val="0"/>
          <w:marBottom w:val="0"/>
          <w:divBdr>
            <w:top w:val="none" w:sz="0" w:space="0" w:color="auto"/>
            <w:left w:val="none" w:sz="0" w:space="0" w:color="auto"/>
            <w:bottom w:val="none" w:sz="0" w:space="0" w:color="auto"/>
            <w:right w:val="none" w:sz="0" w:space="0" w:color="auto"/>
          </w:divBdr>
        </w:div>
        <w:div w:id="487788045">
          <w:marLeft w:val="640"/>
          <w:marRight w:val="0"/>
          <w:marTop w:val="0"/>
          <w:marBottom w:val="0"/>
          <w:divBdr>
            <w:top w:val="none" w:sz="0" w:space="0" w:color="auto"/>
            <w:left w:val="none" w:sz="0" w:space="0" w:color="auto"/>
            <w:bottom w:val="none" w:sz="0" w:space="0" w:color="auto"/>
            <w:right w:val="none" w:sz="0" w:space="0" w:color="auto"/>
          </w:divBdr>
        </w:div>
        <w:div w:id="120536645">
          <w:marLeft w:val="640"/>
          <w:marRight w:val="0"/>
          <w:marTop w:val="0"/>
          <w:marBottom w:val="0"/>
          <w:divBdr>
            <w:top w:val="none" w:sz="0" w:space="0" w:color="auto"/>
            <w:left w:val="none" w:sz="0" w:space="0" w:color="auto"/>
            <w:bottom w:val="none" w:sz="0" w:space="0" w:color="auto"/>
            <w:right w:val="none" w:sz="0" w:space="0" w:color="auto"/>
          </w:divBdr>
        </w:div>
        <w:div w:id="1906530946">
          <w:marLeft w:val="640"/>
          <w:marRight w:val="0"/>
          <w:marTop w:val="0"/>
          <w:marBottom w:val="0"/>
          <w:divBdr>
            <w:top w:val="none" w:sz="0" w:space="0" w:color="auto"/>
            <w:left w:val="none" w:sz="0" w:space="0" w:color="auto"/>
            <w:bottom w:val="none" w:sz="0" w:space="0" w:color="auto"/>
            <w:right w:val="none" w:sz="0" w:space="0" w:color="auto"/>
          </w:divBdr>
        </w:div>
        <w:div w:id="1163550097">
          <w:marLeft w:val="640"/>
          <w:marRight w:val="0"/>
          <w:marTop w:val="0"/>
          <w:marBottom w:val="0"/>
          <w:divBdr>
            <w:top w:val="none" w:sz="0" w:space="0" w:color="auto"/>
            <w:left w:val="none" w:sz="0" w:space="0" w:color="auto"/>
            <w:bottom w:val="none" w:sz="0" w:space="0" w:color="auto"/>
            <w:right w:val="none" w:sz="0" w:space="0" w:color="auto"/>
          </w:divBdr>
        </w:div>
        <w:div w:id="841702217">
          <w:marLeft w:val="640"/>
          <w:marRight w:val="0"/>
          <w:marTop w:val="0"/>
          <w:marBottom w:val="0"/>
          <w:divBdr>
            <w:top w:val="none" w:sz="0" w:space="0" w:color="auto"/>
            <w:left w:val="none" w:sz="0" w:space="0" w:color="auto"/>
            <w:bottom w:val="none" w:sz="0" w:space="0" w:color="auto"/>
            <w:right w:val="none" w:sz="0" w:space="0" w:color="auto"/>
          </w:divBdr>
        </w:div>
        <w:div w:id="405153070">
          <w:marLeft w:val="640"/>
          <w:marRight w:val="0"/>
          <w:marTop w:val="0"/>
          <w:marBottom w:val="0"/>
          <w:divBdr>
            <w:top w:val="none" w:sz="0" w:space="0" w:color="auto"/>
            <w:left w:val="none" w:sz="0" w:space="0" w:color="auto"/>
            <w:bottom w:val="none" w:sz="0" w:space="0" w:color="auto"/>
            <w:right w:val="none" w:sz="0" w:space="0" w:color="auto"/>
          </w:divBdr>
        </w:div>
        <w:div w:id="2069181205">
          <w:marLeft w:val="640"/>
          <w:marRight w:val="0"/>
          <w:marTop w:val="0"/>
          <w:marBottom w:val="0"/>
          <w:divBdr>
            <w:top w:val="none" w:sz="0" w:space="0" w:color="auto"/>
            <w:left w:val="none" w:sz="0" w:space="0" w:color="auto"/>
            <w:bottom w:val="none" w:sz="0" w:space="0" w:color="auto"/>
            <w:right w:val="none" w:sz="0" w:space="0" w:color="auto"/>
          </w:divBdr>
        </w:div>
        <w:div w:id="1095133517">
          <w:marLeft w:val="640"/>
          <w:marRight w:val="0"/>
          <w:marTop w:val="0"/>
          <w:marBottom w:val="0"/>
          <w:divBdr>
            <w:top w:val="none" w:sz="0" w:space="0" w:color="auto"/>
            <w:left w:val="none" w:sz="0" w:space="0" w:color="auto"/>
            <w:bottom w:val="none" w:sz="0" w:space="0" w:color="auto"/>
            <w:right w:val="none" w:sz="0" w:space="0" w:color="auto"/>
          </w:divBdr>
        </w:div>
        <w:div w:id="1508130839">
          <w:marLeft w:val="640"/>
          <w:marRight w:val="0"/>
          <w:marTop w:val="0"/>
          <w:marBottom w:val="0"/>
          <w:divBdr>
            <w:top w:val="none" w:sz="0" w:space="0" w:color="auto"/>
            <w:left w:val="none" w:sz="0" w:space="0" w:color="auto"/>
            <w:bottom w:val="none" w:sz="0" w:space="0" w:color="auto"/>
            <w:right w:val="none" w:sz="0" w:space="0" w:color="auto"/>
          </w:divBdr>
        </w:div>
        <w:div w:id="1424571465">
          <w:marLeft w:val="640"/>
          <w:marRight w:val="0"/>
          <w:marTop w:val="0"/>
          <w:marBottom w:val="0"/>
          <w:divBdr>
            <w:top w:val="none" w:sz="0" w:space="0" w:color="auto"/>
            <w:left w:val="none" w:sz="0" w:space="0" w:color="auto"/>
            <w:bottom w:val="none" w:sz="0" w:space="0" w:color="auto"/>
            <w:right w:val="none" w:sz="0" w:space="0" w:color="auto"/>
          </w:divBdr>
        </w:div>
        <w:div w:id="1275944735">
          <w:marLeft w:val="640"/>
          <w:marRight w:val="0"/>
          <w:marTop w:val="0"/>
          <w:marBottom w:val="0"/>
          <w:divBdr>
            <w:top w:val="none" w:sz="0" w:space="0" w:color="auto"/>
            <w:left w:val="none" w:sz="0" w:space="0" w:color="auto"/>
            <w:bottom w:val="none" w:sz="0" w:space="0" w:color="auto"/>
            <w:right w:val="none" w:sz="0" w:space="0" w:color="auto"/>
          </w:divBdr>
        </w:div>
      </w:divsChild>
    </w:div>
    <w:div w:id="1102644963">
      <w:bodyDiv w:val="1"/>
      <w:marLeft w:val="0"/>
      <w:marRight w:val="0"/>
      <w:marTop w:val="0"/>
      <w:marBottom w:val="0"/>
      <w:divBdr>
        <w:top w:val="none" w:sz="0" w:space="0" w:color="auto"/>
        <w:left w:val="none" w:sz="0" w:space="0" w:color="auto"/>
        <w:bottom w:val="none" w:sz="0" w:space="0" w:color="auto"/>
        <w:right w:val="none" w:sz="0" w:space="0" w:color="auto"/>
      </w:divBdr>
      <w:divsChild>
        <w:div w:id="1229268283">
          <w:marLeft w:val="640"/>
          <w:marRight w:val="0"/>
          <w:marTop w:val="0"/>
          <w:marBottom w:val="0"/>
          <w:divBdr>
            <w:top w:val="none" w:sz="0" w:space="0" w:color="auto"/>
            <w:left w:val="none" w:sz="0" w:space="0" w:color="auto"/>
            <w:bottom w:val="none" w:sz="0" w:space="0" w:color="auto"/>
            <w:right w:val="none" w:sz="0" w:space="0" w:color="auto"/>
          </w:divBdr>
        </w:div>
        <w:div w:id="1374690577">
          <w:marLeft w:val="640"/>
          <w:marRight w:val="0"/>
          <w:marTop w:val="0"/>
          <w:marBottom w:val="0"/>
          <w:divBdr>
            <w:top w:val="none" w:sz="0" w:space="0" w:color="auto"/>
            <w:left w:val="none" w:sz="0" w:space="0" w:color="auto"/>
            <w:bottom w:val="none" w:sz="0" w:space="0" w:color="auto"/>
            <w:right w:val="none" w:sz="0" w:space="0" w:color="auto"/>
          </w:divBdr>
        </w:div>
        <w:div w:id="691224713">
          <w:marLeft w:val="640"/>
          <w:marRight w:val="0"/>
          <w:marTop w:val="0"/>
          <w:marBottom w:val="0"/>
          <w:divBdr>
            <w:top w:val="none" w:sz="0" w:space="0" w:color="auto"/>
            <w:left w:val="none" w:sz="0" w:space="0" w:color="auto"/>
            <w:bottom w:val="none" w:sz="0" w:space="0" w:color="auto"/>
            <w:right w:val="none" w:sz="0" w:space="0" w:color="auto"/>
          </w:divBdr>
        </w:div>
        <w:div w:id="1365516077">
          <w:marLeft w:val="640"/>
          <w:marRight w:val="0"/>
          <w:marTop w:val="0"/>
          <w:marBottom w:val="0"/>
          <w:divBdr>
            <w:top w:val="none" w:sz="0" w:space="0" w:color="auto"/>
            <w:left w:val="none" w:sz="0" w:space="0" w:color="auto"/>
            <w:bottom w:val="none" w:sz="0" w:space="0" w:color="auto"/>
            <w:right w:val="none" w:sz="0" w:space="0" w:color="auto"/>
          </w:divBdr>
        </w:div>
        <w:div w:id="266236737">
          <w:marLeft w:val="640"/>
          <w:marRight w:val="0"/>
          <w:marTop w:val="0"/>
          <w:marBottom w:val="0"/>
          <w:divBdr>
            <w:top w:val="none" w:sz="0" w:space="0" w:color="auto"/>
            <w:left w:val="none" w:sz="0" w:space="0" w:color="auto"/>
            <w:bottom w:val="none" w:sz="0" w:space="0" w:color="auto"/>
            <w:right w:val="none" w:sz="0" w:space="0" w:color="auto"/>
          </w:divBdr>
        </w:div>
        <w:div w:id="1024282016">
          <w:marLeft w:val="640"/>
          <w:marRight w:val="0"/>
          <w:marTop w:val="0"/>
          <w:marBottom w:val="0"/>
          <w:divBdr>
            <w:top w:val="none" w:sz="0" w:space="0" w:color="auto"/>
            <w:left w:val="none" w:sz="0" w:space="0" w:color="auto"/>
            <w:bottom w:val="none" w:sz="0" w:space="0" w:color="auto"/>
            <w:right w:val="none" w:sz="0" w:space="0" w:color="auto"/>
          </w:divBdr>
        </w:div>
        <w:div w:id="428965624">
          <w:marLeft w:val="640"/>
          <w:marRight w:val="0"/>
          <w:marTop w:val="0"/>
          <w:marBottom w:val="0"/>
          <w:divBdr>
            <w:top w:val="none" w:sz="0" w:space="0" w:color="auto"/>
            <w:left w:val="none" w:sz="0" w:space="0" w:color="auto"/>
            <w:bottom w:val="none" w:sz="0" w:space="0" w:color="auto"/>
            <w:right w:val="none" w:sz="0" w:space="0" w:color="auto"/>
          </w:divBdr>
        </w:div>
        <w:div w:id="717709935">
          <w:marLeft w:val="640"/>
          <w:marRight w:val="0"/>
          <w:marTop w:val="0"/>
          <w:marBottom w:val="0"/>
          <w:divBdr>
            <w:top w:val="none" w:sz="0" w:space="0" w:color="auto"/>
            <w:left w:val="none" w:sz="0" w:space="0" w:color="auto"/>
            <w:bottom w:val="none" w:sz="0" w:space="0" w:color="auto"/>
            <w:right w:val="none" w:sz="0" w:space="0" w:color="auto"/>
          </w:divBdr>
        </w:div>
        <w:div w:id="1516844696">
          <w:marLeft w:val="640"/>
          <w:marRight w:val="0"/>
          <w:marTop w:val="0"/>
          <w:marBottom w:val="0"/>
          <w:divBdr>
            <w:top w:val="none" w:sz="0" w:space="0" w:color="auto"/>
            <w:left w:val="none" w:sz="0" w:space="0" w:color="auto"/>
            <w:bottom w:val="none" w:sz="0" w:space="0" w:color="auto"/>
            <w:right w:val="none" w:sz="0" w:space="0" w:color="auto"/>
          </w:divBdr>
        </w:div>
        <w:div w:id="66926072">
          <w:marLeft w:val="640"/>
          <w:marRight w:val="0"/>
          <w:marTop w:val="0"/>
          <w:marBottom w:val="0"/>
          <w:divBdr>
            <w:top w:val="none" w:sz="0" w:space="0" w:color="auto"/>
            <w:left w:val="none" w:sz="0" w:space="0" w:color="auto"/>
            <w:bottom w:val="none" w:sz="0" w:space="0" w:color="auto"/>
            <w:right w:val="none" w:sz="0" w:space="0" w:color="auto"/>
          </w:divBdr>
        </w:div>
        <w:div w:id="2038306915">
          <w:marLeft w:val="640"/>
          <w:marRight w:val="0"/>
          <w:marTop w:val="0"/>
          <w:marBottom w:val="0"/>
          <w:divBdr>
            <w:top w:val="none" w:sz="0" w:space="0" w:color="auto"/>
            <w:left w:val="none" w:sz="0" w:space="0" w:color="auto"/>
            <w:bottom w:val="none" w:sz="0" w:space="0" w:color="auto"/>
            <w:right w:val="none" w:sz="0" w:space="0" w:color="auto"/>
          </w:divBdr>
        </w:div>
        <w:div w:id="367490231">
          <w:marLeft w:val="640"/>
          <w:marRight w:val="0"/>
          <w:marTop w:val="0"/>
          <w:marBottom w:val="0"/>
          <w:divBdr>
            <w:top w:val="none" w:sz="0" w:space="0" w:color="auto"/>
            <w:left w:val="none" w:sz="0" w:space="0" w:color="auto"/>
            <w:bottom w:val="none" w:sz="0" w:space="0" w:color="auto"/>
            <w:right w:val="none" w:sz="0" w:space="0" w:color="auto"/>
          </w:divBdr>
        </w:div>
        <w:div w:id="1022827819">
          <w:marLeft w:val="640"/>
          <w:marRight w:val="0"/>
          <w:marTop w:val="0"/>
          <w:marBottom w:val="0"/>
          <w:divBdr>
            <w:top w:val="none" w:sz="0" w:space="0" w:color="auto"/>
            <w:left w:val="none" w:sz="0" w:space="0" w:color="auto"/>
            <w:bottom w:val="none" w:sz="0" w:space="0" w:color="auto"/>
            <w:right w:val="none" w:sz="0" w:space="0" w:color="auto"/>
          </w:divBdr>
        </w:div>
        <w:div w:id="189298204">
          <w:marLeft w:val="640"/>
          <w:marRight w:val="0"/>
          <w:marTop w:val="0"/>
          <w:marBottom w:val="0"/>
          <w:divBdr>
            <w:top w:val="none" w:sz="0" w:space="0" w:color="auto"/>
            <w:left w:val="none" w:sz="0" w:space="0" w:color="auto"/>
            <w:bottom w:val="none" w:sz="0" w:space="0" w:color="auto"/>
            <w:right w:val="none" w:sz="0" w:space="0" w:color="auto"/>
          </w:divBdr>
        </w:div>
        <w:div w:id="1098332277">
          <w:marLeft w:val="640"/>
          <w:marRight w:val="0"/>
          <w:marTop w:val="0"/>
          <w:marBottom w:val="0"/>
          <w:divBdr>
            <w:top w:val="none" w:sz="0" w:space="0" w:color="auto"/>
            <w:left w:val="none" w:sz="0" w:space="0" w:color="auto"/>
            <w:bottom w:val="none" w:sz="0" w:space="0" w:color="auto"/>
            <w:right w:val="none" w:sz="0" w:space="0" w:color="auto"/>
          </w:divBdr>
        </w:div>
        <w:div w:id="72164421">
          <w:marLeft w:val="640"/>
          <w:marRight w:val="0"/>
          <w:marTop w:val="0"/>
          <w:marBottom w:val="0"/>
          <w:divBdr>
            <w:top w:val="none" w:sz="0" w:space="0" w:color="auto"/>
            <w:left w:val="none" w:sz="0" w:space="0" w:color="auto"/>
            <w:bottom w:val="none" w:sz="0" w:space="0" w:color="auto"/>
            <w:right w:val="none" w:sz="0" w:space="0" w:color="auto"/>
          </w:divBdr>
        </w:div>
        <w:div w:id="2075272297">
          <w:marLeft w:val="640"/>
          <w:marRight w:val="0"/>
          <w:marTop w:val="0"/>
          <w:marBottom w:val="0"/>
          <w:divBdr>
            <w:top w:val="none" w:sz="0" w:space="0" w:color="auto"/>
            <w:left w:val="none" w:sz="0" w:space="0" w:color="auto"/>
            <w:bottom w:val="none" w:sz="0" w:space="0" w:color="auto"/>
            <w:right w:val="none" w:sz="0" w:space="0" w:color="auto"/>
          </w:divBdr>
        </w:div>
        <w:div w:id="1404254862">
          <w:marLeft w:val="640"/>
          <w:marRight w:val="0"/>
          <w:marTop w:val="0"/>
          <w:marBottom w:val="0"/>
          <w:divBdr>
            <w:top w:val="none" w:sz="0" w:space="0" w:color="auto"/>
            <w:left w:val="none" w:sz="0" w:space="0" w:color="auto"/>
            <w:bottom w:val="none" w:sz="0" w:space="0" w:color="auto"/>
            <w:right w:val="none" w:sz="0" w:space="0" w:color="auto"/>
          </w:divBdr>
        </w:div>
        <w:div w:id="2142527326">
          <w:marLeft w:val="640"/>
          <w:marRight w:val="0"/>
          <w:marTop w:val="0"/>
          <w:marBottom w:val="0"/>
          <w:divBdr>
            <w:top w:val="none" w:sz="0" w:space="0" w:color="auto"/>
            <w:left w:val="none" w:sz="0" w:space="0" w:color="auto"/>
            <w:bottom w:val="none" w:sz="0" w:space="0" w:color="auto"/>
            <w:right w:val="none" w:sz="0" w:space="0" w:color="auto"/>
          </w:divBdr>
        </w:div>
        <w:div w:id="1082868748">
          <w:marLeft w:val="640"/>
          <w:marRight w:val="0"/>
          <w:marTop w:val="0"/>
          <w:marBottom w:val="0"/>
          <w:divBdr>
            <w:top w:val="none" w:sz="0" w:space="0" w:color="auto"/>
            <w:left w:val="none" w:sz="0" w:space="0" w:color="auto"/>
            <w:bottom w:val="none" w:sz="0" w:space="0" w:color="auto"/>
            <w:right w:val="none" w:sz="0" w:space="0" w:color="auto"/>
          </w:divBdr>
        </w:div>
        <w:div w:id="167260280">
          <w:marLeft w:val="640"/>
          <w:marRight w:val="0"/>
          <w:marTop w:val="0"/>
          <w:marBottom w:val="0"/>
          <w:divBdr>
            <w:top w:val="none" w:sz="0" w:space="0" w:color="auto"/>
            <w:left w:val="none" w:sz="0" w:space="0" w:color="auto"/>
            <w:bottom w:val="none" w:sz="0" w:space="0" w:color="auto"/>
            <w:right w:val="none" w:sz="0" w:space="0" w:color="auto"/>
          </w:divBdr>
        </w:div>
        <w:div w:id="245117911">
          <w:marLeft w:val="640"/>
          <w:marRight w:val="0"/>
          <w:marTop w:val="0"/>
          <w:marBottom w:val="0"/>
          <w:divBdr>
            <w:top w:val="none" w:sz="0" w:space="0" w:color="auto"/>
            <w:left w:val="none" w:sz="0" w:space="0" w:color="auto"/>
            <w:bottom w:val="none" w:sz="0" w:space="0" w:color="auto"/>
            <w:right w:val="none" w:sz="0" w:space="0" w:color="auto"/>
          </w:divBdr>
        </w:div>
        <w:div w:id="1688484151">
          <w:marLeft w:val="640"/>
          <w:marRight w:val="0"/>
          <w:marTop w:val="0"/>
          <w:marBottom w:val="0"/>
          <w:divBdr>
            <w:top w:val="none" w:sz="0" w:space="0" w:color="auto"/>
            <w:left w:val="none" w:sz="0" w:space="0" w:color="auto"/>
            <w:bottom w:val="none" w:sz="0" w:space="0" w:color="auto"/>
            <w:right w:val="none" w:sz="0" w:space="0" w:color="auto"/>
          </w:divBdr>
        </w:div>
        <w:div w:id="129596060">
          <w:marLeft w:val="640"/>
          <w:marRight w:val="0"/>
          <w:marTop w:val="0"/>
          <w:marBottom w:val="0"/>
          <w:divBdr>
            <w:top w:val="none" w:sz="0" w:space="0" w:color="auto"/>
            <w:left w:val="none" w:sz="0" w:space="0" w:color="auto"/>
            <w:bottom w:val="none" w:sz="0" w:space="0" w:color="auto"/>
            <w:right w:val="none" w:sz="0" w:space="0" w:color="auto"/>
          </w:divBdr>
        </w:div>
        <w:div w:id="1860388966">
          <w:marLeft w:val="640"/>
          <w:marRight w:val="0"/>
          <w:marTop w:val="0"/>
          <w:marBottom w:val="0"/>
          <w:divBdr>
            <w:top w:val="none" w:sz="0" w:space="0" w:color="auto"/>
            <w:left w:val="none" w:sz="0" w:space="0" w:color="auto"/>
            <w:bottom w:val="none" w:sz="0" w:space="0" w:color="auto"/>
            <w:right w:val="none" w:sz="0" w:space="0" w:color="auto"/>
          </w:divBdr>
        </w:div>
        <w:div w:id="443573558">
          <w:marLeft w:val="640"/>
          <w:marRight w:val="0"/>
          <w:marTop w:val="0"/>
          <w:marBottom w:val="0"/>
          <w:divBdr>
            <w:top w:val="none" w:sz="0" w:space="0" w:color="auto"/>
            <w:left w:val="none" w:sz="0" w:space="0" w:color="auto"/>
            <w:bottom w:val="none" w:sz="0" w:space="0" w:color="auto"/>
            <w:right w:val="none" w:sz="0" w:space="0" w:color="auto"/>
          </w:divBdr>
        </w:div>
        <w:div w:id="1665624362">
          <w:marLeft w:val="640"/>
          <w:marRight w:val="0"/>
          <w:marTop w:val="0"/>
          <w:marBottom w:val="0"/>
          <w:divBdr>
            <w:top w:val="none" w:sz="0" w:space="0" w:color="auto"/>
            <w:left w:val="none" w:sz="0" w:space="0" w:color="auto"/>
            <w:bottom w:val="none" w:sz="0" w:space="0" w:color="auto"/>
            <w:right w:val="none" w:sz="0" w:space="0" w:color="auto"/>
          </w:divBdr>
        </w:div>
        <w:div w:id="449325265">
          <w:marLeft w:val="640"/>
          <w:marRight w:val="0"/>
          <w:marTop w:val="0"/>
          <w:marBottom w:val="0"/>
          <w:divBdr>
            <w:top w:val="none" w:sz="0" w:space="0" w:color="auto"/>
            <w:left w:val="none" w:sz="0" w:space="0" w:color="auto"/>
            <w:bottom w:val="none" w:sz="0" w:space="0" w:color="auto"/>
            <w:right w:val="none" w:sz="0" w:space="0" w:color="auto"/>
          </w:divBdr>
        </w:div>
        <w:div w:id="1715302381">
          <w:marLeft w:val="640"/>
          <w:marRight w:val="0"/>
          <w:marTop w:val="0"/>
          <w:marBottom w:val="0"/>
          <w:divBdr>
            <w:top w:val="none" w:sz="0" w:space="0" w:color="auto"/>
            <w:left w:val="none" w:sz="0" w:space="0" w:color="auto"/>
            <w:bottom w:val="none" w:sz="0" w:space="0" w:color="auto"/>
            <w:right w:val="none" w:sz="0" w:space="0" w:color="auto"/>
          </w:divBdr>
        </w:div>
        <w:div w:id="2063871256">
          <w:marLeft w:val="640"/>
          <w:marRight w:val="0"/>
          <w:marTop w:val="0"/>
          <w:marBottom w:val="0"/>
          <w:divBdr>
            <w:top w:val="none" w:sz="0" w:space="0" w:color="auto"/>
            <w:left w:val="none" w:sz="0" w:space="0" w:color="auto"/>
            <w:bottom w:val="none" w:sz="0" w:space="0" w:color="auto"/>
            <w:right w:val="none" w:sz="0" w:space="0" w:color="auto"/>
          </w:divBdr>
        </w:div>
        <w:div w:id="241840344">
          <w:marLeft w:val="640"/>
          <w:marRight w:val="0"/>
          <w:marTop w:val="0"/>
          <w:marBottom w:val="0"/>
          <w:divBdr>
            <w:top w:val="none" w:sz="0" w:space="0" w:color="auto"/>
            <w:left w:val="none" w:sz="0" w:space="0" w:color="auto"/>
            <w:bottom w:val="none" w:sz="0" w:space="0" w:color="auto"/>
            <w:right w:val="none" w:sz="0" w:space="0" w:color="auto"/>
          </w:divBdr>
        </w:div>
        <w:div w:id="1384986015">
          <w:marLeft w:val="640"/>
          <w:marRight w:val="0"/>
          <w:marTop w:val="0"/>
          <w:marBottom w:val="0"/>
          <w:divBdr>
            <w:top w:val="none" w:sz="0" w:space="0" w:color="auto"/>
            <w:left w:val="none" w:sz="0" w:space="0" w:color="auto"/>
            <w:bottom w:val="none" w:sz="0" w:space="0" w:color="auto"/>
            <w:right w:val="none" w:sz="0" w:space="0" w:color="auto"/>
          </w:divBdr>
        </w:div>
        <w:div w:id="696009832">
          <w:marLeft w:val="640"/>
          <w:marRight w:val="0"/>
          <w:marTop w:val="0"/>
          <w:marBottom w:val="0"/>
          <w:divBdr>
            <w:top w:val="none" w:sz="0" w:space="0" w:color="auto"/>
            <w:left w:val="none" w:sz="0" w:space="0" w:color="auto"/>
            <w:bottom w:val="none" w:sz="0" w:space="0" w:color="auto"/>
            <w:right w:val="none" w:sz="0" w:space="0" w:color="auto"/>
          </w:divBdr>
        </w:div>
        <w:div w:id="1593049244">
          <w:marLeft w:val="640"/>
          <w:marRight w:val="0"/>
          <w:marTop w:val="0"/>
          <w:marBottom w:val="0"/>
          <w:divBdr>
            <w:top w:val="none" w:sz="0" w:space="0" w:color="auto"/>
            <w:left w:val="none" w:sz="0" w:space="0" w:color="auto"/>
            <w:bottom w:val="none" w:sz="0" w:space="0" w:color="auto"/>
            <w:right w:val="none" w:sz="0" w:space="0" w:color="auto"/>
          </w:divBdr>
        </w:div>
        <w:div w:id="1512598264">
          <w:marLeft w:val="640"/>
          <w:marRight w:val="0"/>
          <w:marTop w:val="0"/>
          <w:marBottom w:val="0"/>
          <w:divBdr>
            <w:top w:val="none" w:sz="0" w:space="0" w:color="auto"/>
            <w:left w:val="none" w:sz="0" w:space="0" w:color="auto"/>
            <w:bottom w:val="none" w:sz="0" w:space="0" w:color="auto"/>
            <w:right w:val="none" w:sz="0" w:space="0" w:color="auto"/>
          </w:divBdr>
        </w:div>
        <w:div w:id="1469318949">
          <w:marLeft w:val="640"/>
          <w:marRight w:val="0"/>
          <w:marTop w:val="0"/>
          <w:marBottom w:val="0"/>
          <w:divBdr>
            <w:top w:val="none" w:sz="0" w:space="0" w:color="auto"/>
            <w:left w:val="none" w:sz="0" w:space="0" w:color="auto"/>
            <w:bottom w:val="none" w:sz="0" w:space="0" w:color="auto"/>
            <w:right w:val="none" w:sz="0" w:space="0" w:color="auto"/>
          </w:divBdr>
        </w:div>
        <w:div w:id="274409738">
          <w:marLeft w:val="640"/>
          <w:marRight w:val="0"/>
          <w:marTop w:val="0"/>
          <w:marBottom w:val="0"/>
          <w:divBdr>
            <w:top w:val="none" w:sz="0" w:space="0" w:color="auto"/>
            <w:left w:val="none" w:sz="0" w:space="0" w:color="auto"/>
            <w:bottom w:val="none" w:sz="0" w:space="0" w:color="auto"/>
            <w:right w:val="none" w:sz="0" w:space="0" w:color="auto"/>
          </w:divBdr>
        </w:div>
        <w:div w:id="87700532">
          <w:marLeft w:val="640"/>
          <w:marRight w:val="0"/>
          <w:marTop w:val="0"/>
          <w:marBottom w:val="0"/>
          <w:divBdr>
            <w:top w:val="none" w:sz="0" w:space="0" w:color="auto"/>
            <w:left w:val="none" w:sz="0" w:space="0" w:color="auto"/>
            <w:bottom w:val="none" w:sz="0" w:space="0" w:color="auto"/>
            <w:right w:val="none" w:sz="0" w:space="0" w:color="auto"/>
          </w:divBdr>
        </w:div>
        <w:div w:id="1409113109">
          <w:marLeft w:val="640"/>
          <w:marRight w:val="0"/>
          <w:marTop w:val="0"/>
          <w:marBottom w:val="0"/>
          <w:divBdr>
            <w:top w:val="none" w:sz="0" w:space="0" w:color="auto"/>
            <w:left w:val="none" w:sz="0" w:space="0" w:color="auto"/>
            <w:bottom w:val="none" w:sz="0" w:space="0" w:color="auto"/>
            <w:right w:val="none" w:sz="0" w:space="0" w:color="auto"/>
          </w:divBdr>
        </w:div>
        <w:div w:id="629171877">
          <w:marLeft w:val="640"/>
          <w:marRight w:val="0"/>
          <w:marTop w:val="0"/>
          <w:marBottom w:val="0"/>
          <w:divBdr>
            <w:top w:val="none" w:sz="0" w:space="0" w:color="auto"/>
            <w:left w:val="none" w:sz="0" w:space="0" w:color="auto"/>
            <w:bottom w:val="none" w:sz="0" w:space="0" w:color="auto"/>
            <w:right w:val="none" w:sz="0" w:space="0" w:color="auto"/>
          </w:divBdr>
        </w:div>
        <w:div w:id="1907493642">
          <w:marLeft w:val="640"/>
          <w:marRight w:val="0"/>
          <w:marTop w:val="0"/>
          <w:marBottom w:val="0"/>
          <w:divBdr>
            <w:top w:val="none" w:sz="0" w:space="0" w:color="auto"/>
            <w:left w:val="none" w:sz="0" w:space="0" w:color="auto"/>
            <w:bottom w:val="none" w:sz="0" w:space="0" w:color="auto"/>
            <w:right w:val="none" w:sz="0" w:space="0" w:color="auto"/>
          </w:divBdr>
        </w:div>
        <w:div w:id="203955724">
          <w:marLeft w:val="640"/>
          <w:marRight w:val="0"/>
          <w:marTop w:val="0"/>
          <w:marBottom w:val="0"/>
          <w:divBdr>
            <w:top w:val="none" w:sz="0" w:space="0" w:color="auto"/>
            <w:left w:val="none" w:sz="0" w:space="0" w:color="auto"/>
            <w:bottom w:val="none" w:sz="0" w:space="0" w:color="auto"/>
            <w:right w:val="none" w:sz="0" w:space="0" w:color="auto"/>
          </w:divBdr>
        </w:div>
        <w:div w:id="1082529128">
          <w:marLeft w:val="640"/>
          <w:marRight w:val="0"/>
          <w:marTop w:val="0"/>
          <w:marBottom w:val="0"/>
          <w:divBdr>
            <w:top w:val="none" w:sz="0" w:space="0" w:color="auto"/>
            <w:left w:val="none" w:sz="0" w:space="0" w:color="auto"/>
            <w:bottom w:val="none" w:sz="0" w:space="0" w:color="auto"/>
            <w:right w:val="none" w:sz="0" w:space="0" w:color="auto"/>
          </w:divBdr>
        </w:div>
        <w:div w:id="1035891564">
          <w:marLeft w:val="640"/>
          <w:marRight w:val="0"/>
          <w:marTop w:val="0"/>
          <w:marBottom w:val="0"/>
          <w:divBdr>
            <w:top w:val="none" w:sz="0" w:space="0" w:color="auto"/>
            <w:left w:val="none" w:sz="0" w:space="0" w:color="auto"/>
            <w:bottom w:val="none" w:sz="0" w:space="0" w:color="auto"/>
            <w:right w:val="none" w:sz="0" w:space="0" w:color="auto"/>
          </w:divBdr>
        </w:div>
        <w:div w:id="426192100">
          <w:marLeft w:val="640"/>
          <w:marRight w:val="0"/>
          <w:marTop w:val="0"/>
          <w:marBottom w:val="0"/>
          <w:divBdr>
            <w:top w:val="none" w:sz="0" w:space="0" w:color="auto"/>
            <w:left w:val="none" w:sz="0" w:space="0" w:color="auto"/>
            <w:bottom w:val="none" w:sz="0" w:space="0" w:color="auto"/>
            <w:right w:val="none" w:sz="0" w:space="0" w:color="auto"/>
          </w:divBdr>
        </w:div>
        <w:div w:id="713384977">
          <w:marLeft w:val="640"/>
          <w:marRight w:val="0"/>
          <w:marTop w:val="0"/>
          <w:marBottom w:val="0"/>
          <w:divBdr>
            <w:top w:val="none" w:sz="0" w:space="0" w:color="auto"/>
            <w:left w:val="none" w:sz="0" w:space="0" w:color="auto"/>
            <w:bottom w:val="none" w:sz="0" w:space="0" w:color="auto"/>
            <w:right w:val="none" w:sz="0" w:space="0" w:color="auto"/>
          </w:divBdr>
        </w:div>
        <w:div w:id="2117940609">
          <w:marLeft w:val="640"/>
          <w:marRight w:val="0"/>
          <w:marTop w:val="0"/>
          <w:marBottom w:val="0"/>
          <w:divBdr>
            <w:top w:val="none" w:sz="0" w:space="0" w:color="auto"/>
            <w:left w:val="none" w:sz="0" w:space="0" w:color="auto"/>
            <w:bottom w:val="none" w:sz="0" w:space="0" w:color="auto"/>
            <w:right w:val="none" w:sz="0" w:space="0" w:color="auto"/>
          </w:divBdr>
        </w:div>
        <w:div w:id="545681695">
          <w:marLeft w:val="640"/>
          <w:marRight w:val="0"/>
          <w:marTop w:val="0"/>
          <w:marBottom w:val="0"/>
          <w:divBdr>
            <w:top w:val="none" w:sz="0" w:space="0" w:color="auto"/>
            <w:left w:val="none" w:sz="0" w:space="0" w:color="auto"/>
            <w:bottom w:val="none" w:sz="0" w:space="0" w:color="auto"/>
            <w:right w:val="none" w:sz="0" w:space="0" w:color="auto"/>
          </w:divBdr>
        </w:div>
        <w:div w:id="1224294059">
          <w:marLeft w:val="640"/>
          <w:marRight w:val="0"/>
          <w:marTop w:val="0"/>
          <w:marBottom w:val="0"/>
          <w:divBdr>
            <w:top w:val="none" w:sz="0" w:space="0" w:color="auto"/>
            <w:left w:val="none" w:sz="0" w:space="0" w:color="auto"/>
            <w:bottom w:val="none" w:sz="0" w:space="0" w:color="auto"/>
            <w:right w:val="none" w:sz="0" w:space="0" w:color="auto"/>
          </w:divBdr>
        </w:div>
        <w:div w:id="773014732">
          <w:marLeft w:val="640"/>
          <w:marRight w:val="0"/>
          <w:marTop w:val="0"/>
          <w:marBottom w:val="0"/>
          <w:divBdr>
            <w:top w:val="none" w:sz="0" w:space="0" w:color="auto"/>
            <w:left w:val="none" w:sz="0" w:space="0" w:color="auto"/>
            <w:bottom w:val="none" w:sz="0" w:space="0" w:color="auto"/>
            <w:right w:val="none" w:sz="0" w:space="0" w:color="auto"/>
          </w:divBdr>
        </w:div>
        <w:div w:id="1740178291">
          <w:marLeft w:val="640"/>
          <w:marRight w:val="0"/>
          <w:marTop w:val="0"/>
          <w:marBottom w:val="0"/>
          <w:divBdr>
            <w:top w:val="none" w:sz="0" w:space="0" w:color="auto"/>
            <w:left w:val="none" w:sz="0" w:space="0" w:color="auto"/>
            <w:bottom w:val="none" w:sz="0" w:space="0" w:color="auto"/>
            <w:right w:val="none" w:sz="0" w:space="0" w:color="auto"/>
          </w:divBdr>
        </w:div>
        <w:div w:id="1841116022">
          <w:marLeft w:val="640"/>
          <w:marRight w:val="0"/>
          <w:marTop w:val="0"/>
          <w:marBottom w:val="0"/>
          <w:divBdr>
            <w:top w:val="none" w:sz="0" w:space="0" w:color="auto"/>
            <w:left w:val="none" w:sz="0" w:space="0" w:color="auto"/>
            <w:bottom w:val="none" w:sz="0" w:space="0" w:color="auto"/>
            <w:right w:val="none" w:sz="0" w:space="0" w:color="auto"/>
          </w:divBdr>
        </w:div>
        <w:div w:id="1468474234">
          <w:marLeft w:val="640"/>
          <w:marRight w:val="0"/>
          <w:marTop w:val="0"/>
          <w:marBottom w:val="0"/>
          <w:divBdr>
            <w:top w:val="none" w:sz="0" w:space="0" w:color="auto"/>
            <w:left w:val="none" w:sz="0" w:space="0" w:color="auto"/>
            <w:bottom w:val="none" w:sz="0" w:space="0" w:color="auto"/>
            <w:right w:val="none" w:sz="0" w:space="0" w:color="auto"/>
          </w:divBdr>
        </w:div>
        <w:div w:id="96220728">
          <w:marLeft w:val="640"/>
          <w:marRight w:val="0"/>
          <w:marTop w:val="0"/>
          <w:marBottom w:val="0"/>
          <w:divBdr>
            <w:top w:val="none" w:sz="0" w:space="0" w:color="auto"/>
            <w:left w:val="none" w:sz="0" w:space="0" w:color="auto"/>
            <w:bottom w:val="none" w:sz="0" w:space="0" w:color="auto"/>
            <w:right w:val="none" w:sz="0" w:space="0" w:color="auto"/>
          </w:divBdr>
        </w:div>
        <w:div w:id="462387691">
          <w:marLeft w:val="640"/>
          <w:marRight w:val="0"/>
          <w:marTop w:val="0"/>
          <w:marBottom w:val="0"/>
          <w:divBdr>
            <w:top w:val="none" w:sz="0" w:space="0" w:color="auto"/>
            <w:left w:val="none" w:sz="0" w:space="0" w:color="auto"/>
            <w:bottom w:val="none" w:sz="0" w:space="0" w:color="auto"/>
            <w:right w:val="none" w:sz="0" w:space="0" w:color="auto"/>
          </w:divBdr>
        </w:div>
        <w:div w:id="1394307119">
          <w:marLeft w:val="640"/>
          <w:marRight w:val="0"/>
          <w:marTop w:val="0"/>
          <w:marBottom w:val="0"/>
          <w:divBdr>
            <w:top w:val="none" w:sz="0" w:space="0" w:color="auto"/>
            <w:left w:val="none" w:sz="0" w:space="0" w:color="auto"/>
            <w:bottom w:val="none" w:sz="0" w:space="0" w:color="auto"/>
            <w:right w:val="none" w:sz="0" w:space="0" w:color="auto"/>
          </w:divBdr>
        </w:div>
        <w:div w:id="1681002517">
          <w:marLeft w:val="640"/>
          <w:marRight w:val="0"/>
          <w:marTop w:val="0"/>
          <w:marBottom w:val="0"/>
          <w:divBdr>
            <w:top w:val="none" w:sz="0" w:space="0" w:color="auto"/>
            <w:left w:val="none" w:sz="0" w:space="0" w:color="auto"/>
            <w:bottom w:val="none" w:sz="0" w:space="0" w:color="auto"/>
            <w:right w:val="none" w:sz="0" w:space="0" w:color="auto"/>
          </w:divBdr>
        </w:div>
        <w:div w:id="205218992">
          <w:marLeft w:val="640"/>
          <w:marRight w:val="0"/>
          <w:marTop w:val="0"/>
          <w:marBottom w:val="0"/>
          <w:divBdr>
            <w:top w:val="none" w:sz="0" w:space="0" w:color="auto"/>
            <w:left w:val="none" w:sz="0" w:space="0" w:color="auto"/>
            <w:bottom w:val="none" w:sz="0" w:space="0" w:color="auto"/>
            <w:right w:val="none" w:sz="0" w:space="0" w:color="auto"/>
          </w:divBdr>
        </w:div>
        <w:div w:id="1420104828">
          <w:marLeft w:val="640"/>
          <w:marRight w:val="0"/>
          <w:marTop w:val="0"/>
          <w:marBottom w:val="0"/>
          <w:divBdr>
            <w:top w:val="none" w:sz="0" w:space="0" w:color="auto"/>
            <w:left w:val="none" w:sz="0" w:space="0" w:color="auto"/>
            <w:bottom w:val="none" w:sz="0" w:space="0" w:color="auto"/>
            <w:right w:val="none" w:sz="0" w:space="0" w:color="auto"/>
          </w:divBdr>
        </w:div>
        <w:div w:id="1992825668">
          <w:marLeft w:val="640"/>
          <w:marRight w:val="0"/>
          <w:marTop w:val="0"/>
          <w:marBottom w:val="0"/>
          <w:divBdr>
            <w:top w:val="none" w:sz="0" w:space="0" w:color="auto"/>
            <w:left w:val="none" w:sz="0" w:space="0" w:color="auto"/>
            <w:bottom w:val="none" w:sz="0" w:space="0" w:color="auto"/>
            <w:right w:val="none" w:sz="0" w:space="0" w:color="auto"/>
          </w:divBdr>
        </w:div>
        <w:div w:id="519201805">
          <w:marLeft w:val="640"/>
          <w:marRight w:val="0"/>
          <w:marTop w:val="0"/>
          <w:marBottom w:val="0"/>
          <w:divBdr>
            <w:top w:val="none" w:sz="0" w:space="0" w:color="auto"/>
            <w:left w:val="none" w:sz="0" w:space="0" w:color="auto"/>
            <w:bottom w:val="none" w:sz="0" w:space="0" w:color="auto"/>
            <w:right w:val="none" w:sz="0" w:space="0" w:color="auto"/>
          </w:divBdr>
        </w:div>
        <w:div w:id="1621841734">
          <w:marLeft w:val="640"/>
          <w:marRight w:val="0"/>
          <w:marTop w:val="0"/>
          <w:marBottom w:val="0"/>
          <w:divBdr>
            <w:top w:val="none" w:sz="0" w:space="0" w:color="auto"/>
            <w:left w:val="none" w:sz="0" w:space="0" w:color="auto"/>
            <w:bottom w:val="none" w:sz="0" w:space="0" w:color="auto"/>
            <w:right w:val="none" w:sz="0" w:space="0" w:color="auto"/>
          </w:divBdr>
        </w:div>
        <w:div w:id="777140675">
          <w:marLeft w:val="640"/>
          <w:marRight w:val="0"/>
          <w:marTop w:val="0"/>
          <w:marBottom w:val="0"/>
          <w:divBdr>
            <w:top w:val="none" w:sz="0" w:space="0" w:color="auto"/>
            <w:left w:val="none" w:sz="0" w:space="0" w:color="auto"/>
            <w:bottom w:val="none" w:sz="0" w:space="0" w:color="auto"/>
            <w:right w:val="none" w:sz="0" w:space="0" w:color="auto"/>
          </w:divBdr>
        </w:div>
        <w:div w:id="1982226104">
          <w:marLeft w:val="640"/>
          <w:marRight w:val="0"/>
          <w:marTop w:val="0"/>
          <w:marBottom w:val="0"/>
          <w:divBdr>
            <w:top w:val="none" w:sz="0" w:space="0" w:color="auto"/>
            <w:left w:val="none" w:sz="0" w:space="0" w:color="auto"/>
            <w:bottom w:val="none" w:sz="0" w:space="0" w:color="auto"/>
            <w:right w:val="none" w:sz="0" w:space="0" w:color="auto"/>
          </w:divBdr>
        </w:div>
        <w:div w:id="1796826476">
          <w:marLeft w:val="640"/>
          <w:marRight w:val="0"/>
          <w:marTop w:val="0"/>
          <w:marBottom w:val="0"/>
          <w:divBdr>
            <w:top w:val="none" w:sz="0" w:space="0" w:color="auto"/>
            <w:left w:val="none" w:sz="0" w:space="0" w:color="auto"/>
            <w:bottom w:val="none" w:sz="0" w:space="0" w:color="auto"/>
            <w:right w:val="none" w:sz="0" w:space="0" w:color="auto"/>
          </w:divBdr>
        </w:div>
        <w:div w:id="376583535">
          <w:marLeft w:val="640"/>
          <w:marRight w:val="0"/>
          <w:marTop w:val="0"/>
          <w:marBottom w:val="0"/>
          <w:divBdr>
            <w:top w:val="none" w:sz="0" w:space="0" w:color="auto"/>
            <w:left w:val="none" w:sz="0" w:space="0" w:color="auto"/>
            <w:bottom w:val="none" w:sz="0" w:space="0" w:color="auto"/>
            <w:right w:val="none" w:sz="0" w:space="0" w:color="auto"/>
          </w:divBdr>
        </w:div>
        <w:div w:id="1768766512">
          <w:marLeft w:val="640"/>
          <w:marRight w:val="0"/>
          <w:marTop w:val="0"/>
          <w:marBottom w:val="0"/>
          <w:divBdr>
            <w:top w:val="none" w:sz="0" w:space="0" w:color="auto"/>
            <w:left w:val="none" w:sz="0" w:space="0" w:color="auto"/>
            <w:bottom w:val="none" w:sz="0" w:space="0" w:color="auto"/>
            <w:right w:val="none" w:sz="0" w:space="0" w:color="auto"/>
          </w:divBdr>
        </w:div>
        <w:div w:id="502092115">
          <w:marLeft w:val="640"/>
          <w:marRight w:val="0"/>
          <w:marTop w:val="0"/>
          <w:marBottom w:val="0"/>
          <w:divBdr>
            <w:top w:val="none" w:sz="0" w:space="0" w:color="auto"/>
            <w:left w:val="none" w:sz="0" w:space="0" w:color="auto"/>
            <w:bottom w:val="none" w:sz="0" w:space="0" w:color="auto"/>
            <w:right w:val="none" w:sz="0" w:space="0" w:color="auto"/>
          </w:divBdr>
        </w:div>
        <w:div w:id="1807357523">
          <w:marLeft w:val="640"/>
          <w:marRight w:val="0"/>
          <w:marTop w:val="0"/>
          <w:marBottom w:val="0"/>
          <w:divBdr>
            <w:top w:val="none" w:sz="0" w:space="0" w:color="auto"/>
            <w:left w:val="none" w:sz="0" w:space="0" w:color="auto"/>
            <w:bottom w:val="none" w:sz="0" w:space="0" w:color="auto"/>
            <w:right w:val="none" w:sz="0" w:space="0" w:color="auto"/>
          </w:divBdr>
        </w:div>
        <w:div w:id="129175461">
          <w:marLeft w:val="640"/>
          <w:marRight w:val="0"/>
          <w:marTop w:val="0"/>
          <w:marBottom w:val="0"/>
          <w:divBdr>
            <w:top w:val="none" w:sz="0" w:space="0" w:color="auto"/>
            <w:left w:val="none" w:sz="0" w:space="0" w:color="auto"/>
            <w:bottom w:val="none" w:sz="0" w:space="0" w:color="auto"/>
            <w:right w:val="none" w:sz="0" w:space="0" w:color="auto"/>
          </w:divBdr>
        </w:div>
        <w:div w:id="1275865349">
          <w:marLeft w:val="640"/>
          <w:marRight w:val="0"/>
          <w:marTop w:val="0"/>
          <w:marBottom w:val="0"/>
          <w:divBdr>
            <w:top w:val="none" w:sz="0" w:space="0" w:color="auto"/>
            <w:left w:val="none" w:sz="0" w:space="0" w:color="auto"/>
            <w:bottom w:val="none" w:sz="0" w:space="0" w:color="auto"/>
            <w:right w:val="none" w:sz="0" w:space="0" w:color="auto"/>
          </w:divBdr>
        </w:div>
        <w:div w:id="1127892917">
          <w:marLeft w:val="640"/>
          <w:marRight w:val="0"/>
          <w:marTop w:val="0"/>
          <w:marBottom w:val="0"/>
          <w:divBdr>
            <w:top w:val="none" w:sz="0" w:space="0" w:color="auto"/>
            <w:left w:val="none" w:sz="0" w:space="0" w:color="auto"/>
            <w:bottom w:val="none" w:sz="0" w:space="0" w:color="auto"/>
            <w:right w:val="none" w:sz="0" w:space="0" w:color="auto"/>
          </w:divBdr>
        </w:div>
        <w:div w:id="168720302">
          <w:marLeft w:val="640"/>
          <w:marRight w:val="0"/>
          <w:marTop w:val="0"/>
          <w:marBottom w:val="0"/>
          <w:divBdr>
            <w:top w:val="none" w:sz="0" w:space="0" w:color="auto"/>
            <w:left w:val="none" w:sz="0" w:space="0" w:color="auto"/>
            <w:bottom w:val="none" w:sz="0" w:space="0" w:color="auto"/>
            <w:right w:val="none" w:sz="0" w:space="0" w:color="auto"/>
          </w:divBdr>
        </w:div>
        <w:div w:id="2068916500">
          <w:marLeft w:val="640"/>
          <w:marRight w:val="0"/>
          <w:marTop w:val="0"/>
          <w:marBottom w:val="0"/>
          <w:divBdr>
            <w:top w:val="none" w:sz="0" w:space="0" w:color="auto"/>
            <w:left w:val="none" w:sz="0" w:space="0" w:color="auto"/>
            <w:bottom w:val="none" w:sz="0" w:space="0" w:color="auto"/>
            <w:right w:val="none" w:sz="0" w:space="0" w:color="auto"/>
          </w:divBdr>
        </w:div>
        <w:div w:id="1737850472">
          <w:marLeft w:val="640"/>
          <w:marRight w:val="0"/>
          <w:marTop w:val="0"/>
          <w:marBottom w:val="0"/>
          <w:divBdr>
            <w:top w:val="none" w:sz="0" w:space="0" w:color="auto"/>
            <w:left w:val="none" w:sz="0" w:space="0" w:color="auto"/>
            <w:bottom w:val="none" w:sz="0" w:space="0" w:color="auto"/>
            <w:right w:val="none" w:sz="0" w:space="0" w:color="auto"/>
          </w:divBdr>
        </w:div>
        <w:div w:id="2077624121">
          <w:marLeft w:val="640"/>
          <w:marRight w:val="0"/>
          <w:marTop w:val="0"/>
          <w:marBottom w:val="0"/>
          <w:divBdr>
            <w:top w:val="none" w:sz="0" w:space="0" w:color="auto"/>
            <w:left w:val="none" w:sz="0" w:space="0" w:color="auto"/>
            <w:bottom w:val="none" w:sz="0" w:space="0" w:color="auto"/>
            <w:right w:val="none" w:sz="0" w:space="0" w:color="auto"/>
          </w:divBdr>
        </w:div>
        <w:div w:id="437868125">
          <w:marLeft w:val="640"/>
          <w:marRight w:val="0"/>
          <w:marTop w:val="0"/>
          <w:marBottom w:val="0"/>
          <w:divBdr>
            <w:top w:val="none" w:sz="0" w:space="0" w:color="auto"/>
            <w:left w:val="none" w:sz="0" w:space="0" w:color="auto"/>
            <w:bottom w:val="none" w:sz="0" w:space="0" w:color="auto"/>
            <w:right w:val="none" w:sz="0" w:space="0" w:color="auto"/>
          </w:divBdr>
        </w:div>
        <w:div w:id="1480265095">
          <w:marLeft w:val="640"/>
          <w:marRight w:val="0"/>
          <w:marTop w:val="0"/>
          <w:marBottom w:val="0"/>
          <w:divBdr>
            <w:top w:val="none" w:sz="0" w:space="0" w:color="auto"/>
            <w:left w:val="none" w:sz="0" w:space="0" w:color="auto"/>
            <w:bottom w:val="none" w:sz="0" w:space="0" w:color="auto"/>
            <w:right w:val="none" w:sz="0" w:space="0" w:color="auto"/>
          </w:divBdr>
        </w:div>
        <w:div w:id="2007249431">
          <w:marLeft w:val="640"/>
          <w:marRight w:val="0"/>
          <w:marTop w:val="0"/>
          <w:marBottom w:val="0"/>
          <w:divBdr>
            <w:top w:val="none" w:sz="0" w:space="0" w:color="auto"/>
            <w:left w:val="none" w:sz="0" w:space="0" w:color="auto"/>
            <w:bottom w:val="none" w:sz="0" w:space="0" w:color="auto"/>
            <w:right w:val="none" w:sz="0" w:space="0" w:color="auto"/>
          </w:divBdr>
        </w:div>
        <w:div w:id="594023651">
          <w:marLeft w:val="640"/>
          <w:marRight w:val="0"/>
          <w:marTop w:val="0"/>
          <w:marBottom w:val="0"/>
          <w:divBdr>
            <w:top w:val="none" w:sz="0" w:space="0" w:color="auto"/>
            <w:left w:val="none" w:sz="0" w:space="0" w:color="auto"/>
            <w:bottom w:val="none" w:sz="0" w:space="0" w:color="auto"/>
            <w:right w:val="none" w:sz="0" w:space="0" w:color="auto"/>
          </w:divBdr>
        </w:div>
        <w:div w:id="1464809762">
          <w:marLeft w:val="640"/>
          <w:marRight w:val="0"/>
          <w:marTop w:val="0"/>
          <w:marBottom w:val="0"/>
          <w:divBdr>
            <w:top w:val="none" w:sz="0" w:space="0" w:color="auto"/>
            <w:left w:val="none" w:sz="0" w:space="0" w:color="auto"/>
            <w:bottom w:val="none" w:sz="0" w:space="0" w:color="auto"/>
            <w:right w:val="none" w:sz="0" w:space="0" w:color="auto"/>
          </w:divBdr>
        </w:div>
        <w:div w:id="1816794719">
          <w:marLeft w:val="640"/>
          <w:marRight w:val="0"/>
          <w:marTop w:val="0"/>
          <w:marBottom w:val="0"/>
          <w:divBdr>
            <w:top w:val="none" w:sz="0" w:space="0" w:color="auto"/>
            <w:left w:val="none" w:sz="0" w:space="0" w:color="auto"/>
            <w:bottom w:val="none" w:sz="0" w:space="0" w:color="auto"/>
            <w:right w:val="none" w:sz="0" w:space="0" w:color="auto"/>
          </w:divBdr>
        </w:div>
        <w:div w:id="1389262851">
          <w:marLeft w:val="640"/>
          <w:marRight w:val="0"/>
          <w:marTop w:val="0"/>
          <w:marBottom w:val="0"/>
          <w:divBdr>
            <w:top w:val="none" w:sz="0" w:space="0" w:color="auto"/>
            <w:left w:val="none" w:sz="0" w:space="0" w:color="auto"/>
            <w:bottom w:val="none" w:sz="0" w:space="0" w:color="auto"/>
            <w:right w:val="none" w:sz="0" w:space="0" w:color="auto"/>
          </w:divBdr>
        </w:div>
        <w:div w:id="1167790622">
          <w:marLeft w:val="640"/>
          <w:marRight w:val="0"/>
          <w:marTop w:val="0"/>
          <w:marBottom w:val="0"/>
          <w:divBdr>
            <w:top w:val="none" w:sz="0" w:space="0" w:color="auto"/>
            <w:left w:val="none" w:sz="0" w:space="0" w:color="auto"/>
            <w:bottom w:val="none" w:sz="0" w:space="0" w:color="auto"/>
            <w:right w:val="none" w:sz="0" w:space="0" w:color="auto"/>
          </w:divBdr>
        </w:div>
        <w:div w:id="282739022">
          <w:marLeft w:val="640"/>
          <w:marRight w:val="0"/>
          <w:marTop w:val="0"/>
          <w:marBottom w:val="0"/>
          <w:divBdr>
            <w:top w:val="none" w:sz="0" w:space="0" w:color="auto"/>
            <w:left w:val="none" w:sz="0" w:space="0" w:color="auto"/>
            <w:bottom w:val="none" w:sz="0" w:space="0" w:color="auto"/>
            <w:right w:val="none" w:sz="0" w:space="0" w:color="auto"/>
          </w:divBdr>
        </w:div>
        <w:div w:id="1713767371">
          <w:marLeft w:val="640"/>
          <w:marRight w:val="0"/>
          <w:marTop w:val="0"/>
          <w:marBottom w:val="0"/>
          <w:divBdr>
            <w:top w:val="none" w:sz="0" w:space="0" w:color="auto"/>
            <w:left w:val="none" w:sz="0" w:space="0" w:color="auto"/>
            <w:bottom w:val="none" w:sz="0" w:space="0" w:color="auto"/>
            <w:right w:val="none" w:sz="0" w:space="0" w:color="auto"/>
          </w:divBdr>
        </w:div>
        <w:div w:id="108210819">
          <w:marLeft w:val="640"/>
          <w:marRight w:val="0"/>
          <w:marTop w:val="0"/>
          <w:marBottom w:val="0"/>
          <w:divBdr>
            <w:top w:val="none" w:sz="0" w:space="0" w:color="auto"/>
            <w:left w:val="none" w:sz="0" w:space="0" w:color="auto"/>
            <w:bottom w:val="none" w:sz="0" w:space="0" w:color="auto"/>
            <w:right w:val="none" w:sz="0" w:space="0" w:color="auto"/>
          </w:divBdr>
        </w:div>
        <w:div w:id="1845627701">
          <w:marLeft w:val="640"/>
          <w:marRight w:val="0"/>
          <w:marTop w:val="0"/>
          <w:marBottom w:val="0"/>
          <w:divBdr>
            <w:top w:val="none" w:sz="0" w:space="0" w:color="auto"/>
            <w:left w:val="none" w:sz="0" w:space="0" w:color="auto"/>
            <w:bottom w:val="none" w:sz="0" w:space="0" w:color="auto"/>
            <w:right w:val="none" w:sz="0" w:space="0" w:color="auto"/>
          </w:divBdr>
        </w:div>
        <w:div w:id="178084327">
          <w:marLeft w:val="640"/>
          <w:marRight w:val="0"/>
          <w:marTop w:val="0"/>
          <w:marBottom w:val="0"/>
          <w:divBdr>
            <w:top w:val="none" w:sz="0" w:space="0" w:color="auto"/>
            <w:left w:val="none" w:sz="0" w:space="0" w:color="auto"/>
            <w:bottom w:val="none" w:sz="0" w:space="0" w:color="auto"/>
            <w:right w:val="none" w:sz="0" w:space="0" w:color="auto"/>
          </w:divBdr>
        </w:div>
        <w:div w:id="158736988">
          <w:marLeft w:val="640"/>
          <w:marRight w:val="0"/>
          <w:marTop w:val="0"/>
          <w:marBottom w:val="0"/>
          <w:divBdr>
            <w:top w:val="none" w:sz="0" w:space="0" w:color="auto"/>
            <w:left w:val="none" w:sz="0" w:space="0" w:color="auto"/>
            <w:bottom w:val="none" w:sz="0" w:space="0" w:color="auto"/>
            <w:right w:val="none" w:sz="0" w:space="0" w:color="auto"/>
          </w:divBdr>
        </w:div>
        <w:div w:id="1071737685">
          <w:marLeft w:val="640"/>
          <w:marRight w:val="0"/>
          <w:marTop w:val="0"/>
          <w:marBottom w:val="0"/>
          <w:divBdr>
            <w:top w:val="none" w:sz="0" w:space="0" w:color="auto"/>
            <w:left w:val="none" w:sz="0" w:space="0" w:color="auto"/>
            <w:bottom w:val="none" w:sz="0" w:space="0" w:color="auto"/>
            <w:right w:val="none" w:sz="0" w:space="0" w:color="auto"/>
          </w:divBdr>
        </w:div>
        <w:div w:id="983047850">
          <w:marLeft w:val="640"/>
          <w:marRight w:val="0"/>
          <w:marTop w:val="0"/>
          <w:marBottom w:val="0"/>
          <w:divBdr>
            <w:top w:val="none" w:sz="0" w:space="0" w:color="auto"/>
            <w:left w:val="none" w:sz="0" w:space="0" w:color="auto"/>
            <w:bottom w:val="none" w:sz="0" w:space="0" w:color="auto"/>
            <w:right w:val="none" w:sz="0" w:space="0" w:color="auto"/>
          </w:divBdr>
        </w:div>
        <w:div w:id="1881551162">
          <w:marLeft w:val="640"/>
          <w:marRight w:val="0"/>
          <w:marTop w:val="0"/>
          <w:marBottom w:val="0"/>
          <w:divBdr>
            <w:top w:val="none" w:sz="0" w:space="0" w:color="auto"/>
            <w:left w:val="none" w:sz="0" w:space="0" w:color="auto"/>
            <w:bottom w:val="none" w:sz="0" w:space="0" w:color="auto"/>
            <w:right w:val="none" w:sz="0" w:space="0" w:color="auto"/>
          </w:divBdr>
        </w:div>
        <w:div w:id="178810295">
          <w:marLeft w:val="640"/>
          <w:marRight w:val="0"/>
          <w:marTop w:val="0"/>
          <w:marBottom w:val="0"/>
          <w:divBdr>
            <w:top w:val="none" w:sz="0" w:space="0" w:color="auto"/>
            <w:left w:val="none" w:sz="0" w:space="0" w:color="auto"/>
            <w:bottom w:val="none" w:sz="0" w:space="0" w:color="auto"/>
            <w:right w:val="none" w:sz="0" w:space="0" w:color="auto"/>
          </w:divBdr>
        </w:div>
        <w:div w:id="906185877">
          <w:marLeft w:val="640"/>
          <w:marRight w:val="0"/>
          <w:marTop w:val="0"/>
          <w:marBottom w:val="0"/>
          <w:divBdr>
            <w:top w:val="none" w:sz="0" w:space="0" w:color="auto"/>
            <w:left w:val="none" w:sz="0" w:space="0" w:color="auto"/>
            <w:bottom w:val="none" w:sz="0" w:space="0" w:color="auto"/>
            <w:right w:val="none" w:sz="0" w:space="0" w:color="auto"/>
          </w:divBdr>
        </w:div>
        <w:div w:id="448397480">
          <w:marLeft w:val="640"/>
          <w:marRight w:val="0"/>
          <w:marTop w:val="0"/>
          <w:marBottom w:val="0"/>
          <w:divBdr>
            <w:top w:val="none" w:sz="0" w:space="0" w:color="auto"/>
            <w:left w:val="none" w:sz="0" w:space="0" w:color="auto"/>
            <w:bottom w:val="none" w:sz="0" w:space="0" w:color="auto"/>
            <w:right w:val="none" w:sz="0" w:space="0" w:color="auto"/>
          </w:divBdr>
        </w:div>
        <w:div w:id="1128934737">
          <w:marLeft w:val="640"/>
          <w:marRight w:val="0"/>
          <w:marTop w:val="0"/>
          <w:marBottom w:val="0"/>
          <w:divBdr>
            <w:top w:val="none" w:sz="0" w:space="0" w:color="auto"/>
            <w:left w:val="none" w:sz="0" w:space="0" w:color="auto"/>
            <w:bottom w:val="none" w:sz="0" w:space="0" w:color="auto"/>
            <w:right w:val="none" w:sz="0" w:space="0" w:color="auto"/>
          </w:divBdr>
        </w:div>
        <w:div w:id="488599303">
          <w:marLeft w:val="640"/>
          <w:marRight w:val="0"/>
          <w:marTop w:val="0"/>
          <w:marBottom w:val="0"/>
          <w:divBdr>
            <w:top w:val="none" w:sz="0" w:space="0" w:color="auto"/>
            <w:left w:val="none" w:sz="0" w:space="0" w:color="auto"/>
            <w:bottom w:val="none" w:sz="0" w:space="0" w:color="auto"/>
            <w:right w:val="none" w:sz="0" w:space="0" w:color="auto"/>
          </w:divBdr>
        </w:div>
        <w:div w:id="458106159">
          <w:marLeft w:val="640"/>
          <w:marRight w:val="0"/>
          <w:marTop w:val="0"/>
          <w:marBottom w:val="0"/>
          <w:divBdr>
            <w:top w:val="none" w:sz="0" w:space="0" w:color="auto"/>
            <w:left w:val="none" w:sz="0" w:space="0" w:color="auto"/>
            <w:bottom w:val="none" w:sz="0" w:space="0" w:color="auto"/>
            <w:right w:val="none" w:sz="0" w:space="0" w:color="auto"/>
          </w:divBdr>
        </w:div>
        <w:div w:id="2144537866">
          <w:marLeft w:val="640"/>
          <w:marRight w:val="0"/>
          <w:marTop w:val="0"/>
          <w:marBottom w:val="0"/>
          <w:divBdr>
            <w:top w:val="none" w:sz="0" w:space="0" w:color="auto"/>
            <w:left w:val="none" w:sz="0" w:space="0" w:color="auto"/>
            <w:bottom w:val="none" w:sz="0" w:space="0" w:color="auto"/>
            <w:right w:val="none" w:sz="0" w:space="0" w:color="auto"/>
          </w:divBdr>
        </w:div>
        <w:div w:id="1323660929">
          <w:marLeft w:val="640"/>
          <w:marRight w:val="0"/>
          <w:marTop w:val="0"/>
          <w:marBottom w:val="0"/>
          <w:divBdr>
            <w:top w:val="none" w:sz="0" w:space="0" w:color="auto"/>
            <w:left w:val="none" w:sz="0" w:space="0" w:color="auto"/>
            <w:bottom w:val="none" w:sz="0" w:space="0" w:color="auto"/>
            <w:right w:val="none" w:sz="0" w:space="0" w:color="auto"/>
          </w:divBdr>
        </w:div>
        <w:div w:id="1842426992">
          <w:marLeft w:val="640"/>
          <w:marRight w:val="0"/>
          <w:marTop w:val="0"/>
          <w:marBottom w:val="0"/>
          <w:divBdr>
            <w:top w:val="none" w:sz="0" w:space="0" w:color="auto"/>
            <w:left w:val="none" w:sz="0" w:space="0" w:color="auto"/>
            <w:bottom w:val="none" w:sz="0" w:space="0" w:color="auto"/>
            <w:right w:val="none" w:sz="0" w:space="0" w:color="auto"/>
          </w:divBdr>
        </w:div>
        <w:div w:id="926233142">
          <w:marLeft w:val="640"/>
          <w:marRight w:val="0"/>
          <w:marTop w:val="0"/>
          <w:marBottom w:val="0"/>
          <w:divBdr>
            <w:top w:val="none" w:sz="0" w:space="0" w:color="auto"/>
            <w:left w:val="none" w:sz="0" w:space="0" w:color="auto"/>
            <w:bottom w:val="none" w:sz="0" w:space="0" w:color="auto"/>
            <w:right w:val="none" w:sz="0" w:space="0" w:color="auto"/>
          </w:divBdr>
        </w:div>
        <w:div w:id="1776441861">
          <w:marLeft w:val="640"/>
          <w:marRight w:val="0"/>
          <w:marTop w:val="0"/>
          <w:marBottom w:val="0"/>
          <w:divBdr>
            <w:top w:val="none" w:sz="0" w:space="0" w:color="auto"/>
            <w:left w:val="none" w:sz="0" w:space="0" w:color="auto"/>
            <w:bottom w:val="none" w:sz="0" w:space="0" w:color="auto"/>
            <w:right w:val="none" w:sz="0" w:space="0" w:color="auto"/>
          </w:divBdr>
        </w:div>
        <w:div w:id="136847877">
          <w:marLeft w:val="640"/>
          <w:marRight w:val="0"/>
          <w:marTop w:val="0"/>
          <w:marBottom w:val="0"/>
          <w:divBdr>
            <w:top w:val="none" w:sz="0" w:space="0" w:color="auto"/>
            <w:left w:val="none" w:sz="0" w:space="0" w:color="auto"/>
            <w:bottom w:val="none" w:sz="0" w:space="0" w:color="auto"/>
            <w:right w:val="none" w:sz="0" w:space="0" w:color="auto"/>
          </w:divBdr>
        </w:div>
        <w:div w:id="535502745">
          <w:marLeft w:val="640"/>
          <w:marRight w:val="0"/>
          <w:marTop w:val="0"/>
          <w:marBottom w:val="0"/>
          <w:divBdr>
            <w:top w:val="none" w:sz="0" w:space="0" w:color="auto"/>
            <w:left w:val="none" w:sz="0" w:space="0" w:color="auto"/>
            <w:bottom w:val="none" w:sz="0" w:space="0" w:color="auto"/>
            <w:right w:val="none" w:sz="0" w:space="0" w:color="auto"/>
          </w:divBdr>
        </w:div>
        <w:div w:id="1376929481">
          <w:marLeft w:val="640"/>
          <w:marRight w:val="0"/>
          <w:marTop w:val="0"/>
          <w:marBottom w:val="0"/>
          <w:divBdr>
            <w:top w:val="none" w:sz="0" w:space="0" w:color="auto"/>
            <w:left w:val="none" w:sz="0" w:space="0" w:color="auto"/>
            <w:bottom w:val="none" w:sz="0" w:space="0" w:color="auto"/>
            <w:right w:val="none" w:sz="0" w:space="0" w:color="auto"/>
          </w:divBdr>
        </w:div>
        <w:div w:id="864825329">
          <w:marLeft w:val="640"/>
          <w:marRight w:val="0"/>
          <w:marTop w:val="0"/>
          <w:marBottom w:val="0"/>
          <w:divBdr>
            <w:top w:val="none" w:sz="0" w:space="0" w:color="auto"/>
            <w:left w:val="none" w:sz="0" w:space="0" w:color="auto"/>
            <w:bottom w:val="none" w:sz="0" w:space="0" w:color="auto"/>
            <w:right w:val="none" w:sz="0" w:space="0" w:color="auto"/>
          </w:divBdr>
        </w:div>
        <w:div w:id="1128351055">
          <w:marLeft w:val="640"/>
          <w:marRight w:val="0"/>
          <w:marTop w:val="0"/>
          <w:marBottom w:val="0"/>
          <w:divBdr>
            <w:top w:val="none" w:sz="0" w:space="0" w:color="auto"/>
            <w:left w:val="none" w:sz="0" w:space="0" w:color="auto"/>
            <w:bottom w:val="none" w:sz="0" w:space="0" w:color="auto"/>
            <w:right w:val="none" w:sz="0" w:space="0" w:color="auto"/>
          </w:divBdr>
        </w:div>
        <w:div w:id="2091270591">
          <w:marLeft w:val="640"/>
          <w:marRight w:val="0"/>
          <w:marTop w:val="0"/>
          <w:marBottom w:val="0"/>
          <w:divBdr>
            <w:top w:val="none" w:sz="0" w:space="0" w:color="auto"/>
            <w:left w:val="none" w:sz="0" w:space="0" w:color="auto"/>
            <w:bottom w:val="none" w:sz="0" w:space="0" w:color="auto"/>
            <w:right w:val="none" w:sz="0" w:space="0" w:color="auto"/>
          </w:divBdr>
        </w:div>
        <w:div w:id="1782534065">
          <w:marLeft w:val="640"/>
          <w:marRight w:val="0"/>
          <w:marTop w:val="0"/>
          <w:marBottom w:val="0"/>
          <w:divBdr>
            <w:top w:val="none" w:sz="0" w:space="0" w:color="auto"/>
            <w:left w:val="none" w:sz="0" w:space="0" w:color="auto"/>
            <w:bottom w:val="none" w:sz="0" w:space="0" w:color="auto"/>
            <w:right w:val="none" w:sz="0" w:space="0" w:color="auto"/>
          </w:divBdr>
        </w:div>
        <w:div w:id="1406806502">
          <w:marLeft w:val="640"/>
          <w:marRight w:val="0"/>
          <w:marTop w:val="0"/>
          <w:marBottom w:val="0"/>
          <w:divBdr>
            <w:top w:val="none" w:sz="0" w:space="0" w:color="auto"/>
            <w:left w:val="none" w:sz="0" w:space="0" w:color="auto"/>
            <w:bottom w:val="none" w:sz="0" w:space="0" w:color="auto"/>
            <w:right w:val="none" w:sz="0" w:space="0" w:color="auto"/>
          </w:divBdr>
        </w:div>
        <w:div w:id="1724403797">
          <w:marLeft w:val="640"/>
          <w:marRight w:val="0"/>
          <w:marTop w:val="0"/>
          <w:marBottom w:val="0"/>
          <w:divBdr>
            <w:top w:val="none" w:sz="0" w:space="0" w:color="auto"/>
            <w:left w:val="none" w:sz="0" w:space="0" w:color="auto"/>
            <w:bottom w:val="none" w:sz="0" w:space="0" w:color="auto"/>
            <w:right w:val="none" w:sz="0" w:space="0" w:color="auto"/>
          </w:divBdr>
        </w:div>
        <w:div w:id="1664433075">
          <w:marLeft w:val="640"/>
          <w:marRight w:val="0"/>
          <w:marTop w:val="0"/>
          <w:marBottom w:val="0"/>
          <w:divBdr>
            <w:top w:val="none" w:sz="0" w:space="0" w:color="auto"/>
            <w:left w:val="none" w:sz="0" w:space="0" w:color="auto"/>
            <w:bottom w:val="none" w:sz="0" w:space="0" w:color="auto"/>
            <w:right w:val="none" w:sz="0" w:space="0" w:color="auto"/>
          </w:divBdr>
        </w:div>
        <w:div w:id="1596282762">
          <w:marLeft w:val="640"/>
          <w:marRight w:val="0"/>
          <w:marTop w:val="0"/>
          <w:marBottom w:val="0"/>
          <w:divBdr>
            <w:top w:val="none" w:sz="0" w:space="0" w:color="auto"/>
            <w:left w:val="none" w:sz="0" w:space="0" w:color="auto"/>
            <w:bottom w:val="none" w:sz="0" w:space="0" w:color="auto"/>
            <w:right w:val="none" w:sz="0" w:space="0" w:color="auto"/>
          </w:divBdr>
        </w:div>
        <w:div w:id="1995836057">
          <w:marLeft w:val="640"/>
          <w:marRight w:val="0"/>
          <w:marTop w:val="0"/>
          <w:marBottom w:val="0"/>
          <w:divBdr>
            <w:top w:val="none" w:sz="0" w:space="0" w:color="auto"/>
            <w:left w:val="none" w:sz="0" w:space="0" w:color="auto"/>
            <w:bottom w:val="none" w:sz="0" w:space="0" w:color="auto"/>
            <w:right w:val="none" w:sz="0" w:space="0" w:color="auto"/>
          </w:divBdr>
        </w:div>
        <w:div w:id="171993930">
          <w:marLeft w:val="640"/>
          <w:marRight w:val="0"/>
          <w:marTop w:val="0"/>
          <w:marBottom w:val="0"/>
          <w:divBdr>
            <w:top w:val="none" w:sz="0" w:space="0" w:color="auto"/>
            <w:left w:val="none" w:sz="0" w:space="0" w:color="auto"/>
            <w:bottom w:val="none" w:sz="0" w:space="0" w:color="auto"/>
            <w:right w:val="none" w:sz="0" w:space="0" w:color="auto"/>
          </w:divBdr>
        </w:div>
        <w:div w:id="657156048">
          <w:marLeft w:val="640"/>
          <w:marRight w:val="0"/>
          <w:marTop w:val="0"/>
          <w:marBottom w:val="0"/>
          <w:divBdr>
            <w:top w:val="none" w:sz="0" w:space="0" w:color="auto"/>
            <w:left w:val="none" w:sz="0" w:space="0" w:color="auto"/>
            <w:bottom w:val="none" w:sz="0" w:space="0" w:color="auto"/>
            <w:right w:val="none" w:sz="0" w:space="0" w:color="auto"/>
          </w:divBdr>
        </w:div>
        <w:div w:id="1045981427">
          <w:marLeft w:val="640"/>
          <w:marRight w:val="0"/>
          <w:marTop w:val="0"/>
          <w:marBottom w:val="0"/>
          <w:divBdr>
            <w:top w:val="none" w:sz="0" w:space="0" w:color="auto"/>
            <w:left w:val="none" w:sz="0" w:space="0" w:color="auto"/>
            <w:bottom w:val="none" w:sz="0" w:space="0" w:color="auto"/>
            <w:right w:val="none" w:sz="0" w:space="0" w:color="auto"/>
          </w:divBdr>
        </w:div>
        <w:div w:id="1228147607">
          <w:marLeft w:val="640"/>
          <w:marRight w:val="0"/>
          <w:marTop w:val="0"/>
          <w:marBottom w:val="0"/>
          <w:divBdr>
            <w:top w:val="none" w:sz="0" w:space="0" w:color="auto"/>
            <w:left w:val="none" w:sz="0" w:space="0" w:color="auto"/>
            <w:bottom w:val="none" w:sz="0" w:space="0" w:color="auto"/>
            <w:right w:val="none" w:sz="0" w:space="0" w:color="auto"/>
          </w:divBdr>
        </w:div>
        <w:div w:id="936792888">
          <w:marLeft w:val="640"/>
          <w:marRight w:val="0"/>
          <w:marTop w:val="0"/>
          <w:marBottom w:val="0"/>
          <w:divBdr>
            <w:top w:val="none" w:sz="0" w:space="0" w:color="auto"/>
            <w:left w:val="none" w:sz="0" w:space="0" w:color="auto"/>
            <w:bottom w:val="none" w:sz="0" w:space="0" w:color="auto"/>
            <w:right w:val="none" w:sz="0" w:space="0" w:color="auto"/>
          </w:divBdr>
        </w:div>
        <w:div w:id="751270415">
          <w:marLeft w:val="640"/>
          <w:marRight w:val="0"/>
          <w:marTop w:val="0"/>
          <w:marBottom w:val="0"/>
          <w:divBdr>
            <w:top w:val="none" w:sz="0" w:space="0" w:color="auto"/>
            <w:left w:val="none" w:sz="0" w:space="0" w:color="auto"/>
            <w:bottom w:val="none" w:sz="0" w:space="0" w:color="auto"/>
            <w:right w:val="none" w:sz="0" w:space="0" w:color="auto"/>
          </w:divBdr>
        </w:div>
        <w:div w:id="881400000">
          <w:marLeft w:val="640"/>
          <w:marRight w:val="0"/>
          <w:marTop w:val="0"/>
          <w:marBottom w:val="0"/>
          <w:divBdr>
            <w:top w:val="none" w:sz="0" w:space="0" w:color="auto"/>
            <w:left w:val="none" w:sz="0" w:space="0" w:color="auto"/>
            <w:bottom w:val="none" w:sz="0" w:space="0" w:color="auto"/>
            <w:right w:val="none" w:sz="0" w:space="0" w:color="auto"/>
          </w:divBdr>
        </w:div>
        <w:div w:id="293029993">
          <w:marLeft w:val="640"/>
          <w:marRight w:val="0"/>
          <w:marTop w:val="0"/>
          <w:marBottom w:val="0"/>
          <w:divBdr>
            <w:top w:val="none" w:sz="0" w:space="0" w:color="auto"/>
            <w:left w:val="none" w:sz="0" w:space="0" w:color="auto"/>
            <w:bottom w:val="none" w:sz="0" w:space="0" w:color="auto"/>
            <w:right w:val="none" w:sz="0" w:space="0" w:color="auto"/>
          </w:divBdr>
        </w:div>
        <w:div w:id="125900962">
          <w:marLeft w:val="640"/>
          <w:marRight w:val="0"/>
          <w:marTop w:val="0"/>
          <w:marBottom w:val="0"/>
          <w:divBdr>
            <w:top w:val="none" w:sz="0" w:space="0" w:color="auto"/>
            <w:left w:val="none" w:sz="0" w:space="0" w:color="auto"/>
            <w:bottom w:val="none" w:sz="0" w:space="0" w:color="auto"/>
            <w:right w:val="none" w:sz="0" w:space="0" w:color="auto"/>
          </w:divBdr>
        </w:div>
        <w:div w:id="408037580">
          <w:marLeft w:val="640"/>
          <w:marRight w:val="0"/>
          <w:marTop w:val="0"/>
          <w:marBottom w:val="0"/>
          <w:divBdr>
            <w:top w:val="none" w:sz="0" w:space="0" w:color="auto"/>
            <w:left w:val="none" w:sz="0" w:space="0" w:color="auto"/>
            <w:bottom w:val="none" w:sz="0" w:space="0" w:color="auto"/>
            <w:right w:val="none" w:sz="0" w:space="0" w:color="auto"/>
          </w:divBdr>
        </w:div>
        <w:div w:id="716853792">
          <w:marLeft w:val="640"/>
          <w:marRight w:val="0"/>
          <w:marTop w:val="0"/>
          <w:marBottom w:val="0"/>
          <w:divBdr>
            <w:top w:val="none" w:sz="0" w:space="0" w:color="auto"/>
            <w:left w:val="none" w:sz="0" w:space="0" w:color="auto"/>
            <w:bottom w:val="none" w:sz="0" w:space="0" w:color="auto"/>
            <w:right w:val="none" w:sz="0" w:space="0" w:color="auto"/>
          </w:divBdr>
        </w:div>
        <w:div w:id="915632164">
          <w:marLeft w:val="640"/>
          <w:marRight w:val="0"/>
          <w:marTop w:val="0"/>
          <w:marBottom w:val="0"/>
          <w:divBdr>
            <w:top w:val="none" w:sz="0" w:space="0" w:color="auto"/>
            <w:left w:val="none" w:sz="0" w:space="0" w:color="auto"/>
            <w:bottom w:val="none" w:sz="0" w:space="0" w:color="auto"/>
            <w:right w:val="none" w:sz="0" w:space="0" w:color="auto"/>
          </w:divBdr>
        </w:div>
        <w:div w:id="1025835616">
          <w:marLeft w:val="640"/>
          <w:marRight w:val="0"/>
          <w:marTop w:val="0"/>
          <w:marBottom w:val="0"/>
          <w:divBdr>
            <w:top w:val="none" w:sz="0" w:space="0" w:color="auto"/>
            <w:left w:val="none" w:sz="0" w:space="0" w:color="auto"/>
            <w:bottom w:val="none" w:sz="0" w:space="0" w:color="auto"/>
            <w:right w:val="none" w:sz="0" w:space="0" w:color="auto"/>
          </w:divBdr>
        </w:div>
        <w:div w:id="412043526">
          <w:marLeft w:val="640"/>
          <w:marRight w:val="0"/>
          <w:marTop w:val="0"/>
          <w:marBottom w:val="0"/>
          <w:divBdr>
            <w:top w:val="none" w:sz="0" w:space="0" w:color="auto"/>
            <w:left w:val="none" w:sz="0" w:space="0" w:color="auto"/>
            <w:bottom w:val="none" w:sz="0" w:space="0" w:color="auto"/>
            <w:right w:val="none" w:sz="0" w:space="0" w:color="auto"/>
          </w:divBdr>
        </w:div>
        <w:div w:id="2006938442">
          <w:marLeft w:val="640"/>
          <w:marRight w:val="0"/>
          <w:marTop w:val="0"/>
          <w:marBottom w:val="0"/>
          <w:divBdr>
            <w:top w:val="none" w:sz="0" w:space="0" w:color="auto"/>
            <w:left w:val="none" w:sz="0" w:space="0" w:color="auto"/>
            <w:bottom w:val="none" w:sz="0" w:space="0" w:color="auto"/>
            <w:right w:val="none" w:sz="0" w:space="0" w:color="auto"/>
          </w:divBdr>
        </w:div>
        <w:div w:id="222253687">
          <w:marLeft w:val="640"/>
          <w:marRight w:val="0"/>
          <w:marTop w:val="0"/>
          <w:marBottom w:val="0"/>
          <w:divBdr>
            <w:top w:val="none" w:sz="0" w:space="0" w:color="auto"/>
            <w:left w:val="none" w:sz="0" w:space="0" w:color="auto"/>
            <w:bottom w:val="none" w:sz="0" w:space="0" w:color="auto"/>
            <w:right w:val="none" w:sz="0" w:space="0" w:color="auto"/>
          </w:divBdr>
        </w:div>
        <w:div w:id="1189445035">
          <w:marLeft w:val="640"/>
          <w:marRight w:val="0"/>
          <w:marTop w:val="0"/>
          <w:marBottom w:val="0"/>
          <w:divBdr>
            <w:top w:val="none" w:sz="0" w:space="0" w:color="auto"/>
            <w:left w:val="none" w:sz="0" w:space="0" w:color="auto"/>
            <w:bottom w:val="none" w:sz="0" w:space="0" w:color="auto"/>
            <w:right w:val="none" w:sz="0" w:space="0" w:color="auto"/>
          </w:divBdr>
        </w:div>
        <w:div w:id="867598246">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2136048">
      <w:bodyDiv w:val="1"/>
      <w:marLeft w:val="0"/>
      <w:marRight w:val="0"/>
      <w:marTop w:val="0"/>
      <w:marBottom w:val="0"/>
      <w:divBdr>
        <w:top w:val="none" w:sz="0" w:space="0" w:color="auto"/>
        <w:left w:val="none" w:sz="0" w:space="0" w:color="auto"/>
        <w:bottom w:val="none" w:sz="0" w:space="0" w:color="auto"/>
        <w:right w:val="none" w:sz="0" w:space="0" w:color="auto"/>
      </w:divBdr>
      <w:divsChild>
        <w:div w:id="461308563">
          <w:marLeft w:val="640"/>
          <w:marRight w:val="0"/>
          <w:marTop w:val="0"/>
          <w:marBottom w:val="0"/>
          <w:divBdr>
            <w:top w:val="none" w:sz="0" w:space="0" w:color="auto"/>
            <w:left w:val="none" w:sz="0" w:space="0" w:color="auto"/>
            <w:bottom w:val="none" w:sz="0" w:space="0" w:color="auto"/>
            <w:right w:val="none" w:sz="0" w:space="0" w:color="auto"/>
          </w:divBdr>
        </w:div>
        <w:div w:id="1130629338">
          <w:marLeft w:val="640"/>
          <w:marRight w:val="0"/>
          <w:marTop w:val="0"/>
          <w:marBottom w:val="0"/>
          <w:divBdr>
            <w:top w:val="none" w:sz="0" w:space="0" w:color="auto"/>
            <w:left w:val="none" w:sz="0" w:space="0" w:color="auto"/>
            <w:bottom w:val="none" w:sz="0" w:space="0" w:color="auto"/>
            <w:right w:val="none" w:sz="0" w:space="0" w:color="auto"/>
          </w:divBdr>
        </w:div>
        <w:div w:id="475222432">
          <w:marLeft w:val="640"/>
          <w:marRight w:val="0"/>
          <w:marTop w:val="0"/>
          <w:marBottom w:val="0"/>
          <w:divBdr>
            <w:top w:val="none" w:sz="0" w:space="0" w:color="auto"/>
            <w:left w:val="none" w:sz="0" w:space="0" w:color="auto"/>
            <w:bottom w:val="none" w:sz="0" w:space="0" w:color="auto"/>
            <w:right w:val="none" w:sz="0" w:space="0" w:color="auto"/>
          </w:divBdr>
        </w:div>
        <w:div w:id="2049182311">
          <w:marLeft w:val="640"/>
          <w:marRight w:val="0"/>
          <w:marTop w:val="0"/>
          <w:marBottom w:val="0"/>
          <w:divBdr>
            <w:top w:val="none" w:sz="0" w:space="0" w:color="auto"/>
            <w:left w:val="none" w:sz="0" w:space="0" w:color="auto"/>
            <w:bottom w:val="none" w:sz="0" w:space="0" w:color="auto"/>
            <w:right w:val="none" w:sz="0" w:space="0" w:color="auto"/>
          </w:divBdr>
        </w:div>
        <w:div w:id="555236532">
          <w:marLeft w:val="640"/>
          <w:marRight w:val="0"/>
          <w:marTop w:val="0"/>
          <w:marBottom w:val="0"/>
          <w:divBdr>
            <w:top w:val="none" w:sz="0" w:space="0" w:color="auto"/>
            <w:left w:val="none" w:sz="0" w:space="0" w:color="auto"/>
            <w:bottom w:val="none" w:sz="0" w:space="0" w:color="auto"/>
            <w:right w:val="none" w:sz="0" w:space="0" w:color="auto"/>
          </w:divBdr>
        </w:div>
        <w:div w:id="1730181339">
          <w:marLeft w:val="640"/>
          <w:marRight w:val="0"/>
          <w:marTop w:val="0"/>
          <w:marBottom w:val="0"/>
          <w:divBdr>
            <w:top w:val="none" w:sz="0" w:space="0" w:color="auto"/>
            <w:left w:val="none" w:sz="0" w:space="0" w:color="auto"/>
            <w:bottom w:val="none" w:sz="0" w:space="0" w:color="auto"/>
            <w:right w:val="none" w:sz="0" w:space="0" w:color="auto"/>
          </w:divBdr>
        </w:div>
        <w:div w:id="348990391">
          <w:marLeft w:val="640"/>
          <w:marRight w:val="0"/>
          <w:marTop w:val="0"/>
          <w:marBottom w:val="0"/>
          <w:divBdr>
            <w:top w:val="none" w:sz="0" w:space="0" w:color="auto"/>
            <w:left w:val="none" w:sz="0" w:space="0" w:color="auto"/>
            <w:bottom w:val="none" w:sz="0" w:space="0" w:color="auto"/>
            <w:right w:val="none" w:sz="0" w:space="0" w:color="auto"/>
          </w:divBdr>
        </w:div>
        <w:div w:id="616913877">
          <w:marLeft w:val="640"/>
          <w:marRight w:val="0"/>
          <w:marTop w:val="0"/>
          <w:marBottom w:val="0"/>
          <w:divBdr>
            <w:top w:val="none" w:sz="0" w:space="0" w:color="auto"/>
            <w:left w:val="none" w:sz="0" w:space="0" w:color="auto"/>
            <w:bottom w:val="none" w:sz="0" w:space="0" w:color="auto"/>
            <w:right w:val="none" w:sz="0" w:space="0" w:color="auto"/>
          </w:divBdr>
        </w:div>
        <w:div w:id="293558951">
          <w:marLeft w:val="640"/>
          <w:marRight w:val="0"/>
          <w:marTop w:val="0"/>
          <w:marBottom w:val="0"/>
          <w:divBdr>
            <w:top w:val="none" w:sz="0" w:space="0" w:color="auto"/>
            <w:left w:val="none" w:sz="0" w:space="0" w:color="auto"/>
            <w:bottom w:val="none" w:sz="0" w:space="0" w:color="auto"/>
            <w:right w:val="none" w:sz="0" w:space="0" w:color="auto"/>
          </w:divBdr>
        </w:div>
        <w:div w:id="1786997400">
          <w:marLeft w:val="640"/>
          <w:marRight w:val="0"/>
          <w:marTop w:val="0"/>
          <w:marBottom w:val="0"/>
          <w:divBdr>
            <w:top w:val="none" w:sz="0" w:space="0" w:color="auto"/>
            <w:left w:val="none" w:sz="0" w:space="0" w:color="auto"/>
            <w:bottom w:val="none" w:sz="0" w:space="0" w:color="auto"/>
            <w:right w:val="none" w:sz="0" w:space="0" w:color="auto"/>
          </w:divBdr>
        </w:div>
        <w:div w:id="2053990331">
          <w:marLeft w:val="640"/>
          <w:marRight w:val="0"/>
          <w:marTop w:val="0"/>
          <w:marBottom w:val="0"/>
          <w:divBdr>
            <w:top w:val="none" w:sz="0" w:space="0" w:color="auto"/>
            <w:left w:val="none" w:sz="0" w:space="0" w:color="auto"/>
            <w:bottom w:val="none" w:sz="0" w:space="0" w:color="auto"/>
            <w:right w:val="none" w:sz="0" w:space="0" w:color="auto"/>
          </w:divBdr>
        </w:div>
        <w:div w:id="184370445">
          <w:marLeft w:val="640"/>
          <w:marRight w:val="0"/>
          <w:marTop w:val="0"/>
          <w:marBottom w:val="0"/>
          <w:divBdr>
            <w:top w:val="none" w:sz="0" w:space="0" w:color="auto"/>
            <w:left w:val="none" w:sz="0" w:space="0" w:color="auto"/>
            <w:bottom w:val="none" w:sz="0" w:space="0" w:color="auto"/>
            <w:right w:val="none" w:sz="0" w:space="0" w:color="auto"/>
          </w:divBdr>
        </w:div>
        <w:div w:id="444155294">
          <w:marLeft w:val="640"/>
          <w:marRight w:val="0"/>
          <w:marTop w:val="0"/>
          <w:marBottom w:val="0"/>
          <w:divBdr>
            <w:top w:val="none" w:sz="0" w:space="0" w:color="auto"/>
            <w:left w:val="none" w:sz="0" w:space="0" w:color="auto"/>
            <w:bottom w:val="none" w:sz="0" w:space="0" w:color="auto"/>
            <w:right w:val="none" w:sz="0" w:space="0" w:color="auto"/>
          </w:divBdr>
        </w:div>
        <w:div w:id="1607808294">
          <w:marLeft w:val="640"/>
          <w:marRight w:val="0"/>
          <w:marTop w:val="0"/>
          <w:marBottom w:val="0"/>
          <w:divBdr>
            <w:top w:val="none" w:sz="0" w:space="0" w:color="auto"/>
            <w:left w:val="none" w:sz="0" w:space="0" w:color="auto"/>
            <w:bottom w:val="none" w:sz="0" w:space="0" w:color="auto"/>
            <w:right w:val="none" w:sz="0" w:space="0" w:color="auto"/>
          </w:divBdr>
        </w:div>
        <w:div w:id="470287348">
          <w:marLeft w:val="640"/>
          <w:marRight w:val="0"/>
          <w:marTop w:val="0"/>
          <w:marBottom w:val="0"/>
          <w:divBdr>
            <w:top w:val="none" w:sz="0" w:space="0" w:color="auto"/>
            <w:left w:val="none" w:sz="0" w:space="0" w:color="auto"/>
            <w:bottom w:val="none" w:sz="0" w:space="0" w:color="auto"/>
            <w:right w:val="none" w:sz="0" w:space="0" w:color="auto"/>
          </w:divBdr>
        </w:div>
        <w:div w:id="653098257">
          <w:marLeft w:val="640"/>
          <w:marRight w:val="0"/>
          <w:marTop w:val="0"/>
          <w:marBottom w:val="0"/>
          <w:divBdr>
            <w:top w:val="none" w:sz="0" w:space="0" w:color="auto"/>
            <w:left w:val="none" w:sz="0" w:space="0" w:color="auto"/>
            <w:bottom w:val="none" w:sz="0" w:space="0" w:color="auto"/>
            <w:right w:val="none" w:sz="0" w:space="0" w:color="auto"/>
          </w:divBdr>
        </w:div>
        <w:div w:id="768623883">
          <w:marLeft w:val="640"/>
          <w:marRight w:val="0"/>
          <w:marTop w:val="0"/>
          <w:marBottom w:val="0"/>
          <w:divBdr>
            <w:top w:val="none" w:sz="0" w:space="0" w:color="auto"/>
            <w:left w:val="none" w:sz="0" w:space="0" w:color="auto"/>
            <w:bottom w:val="none" w:sz="0" w:space="0" w:color="auto"/>
            <w:right w:val="none" w:sz="0" w:space="0" w:color="auto"/>
          </w:divBdr>
        </w:div>
        <w:div w:id="1692218576">
          <w:marLeft w:val="640"/>
          <w:marRight w:val="0"/>
          <w:marTop w:val="0"/>
          <w:marBottom w:val="0"/>
          <w:divBdr>
            <w:top w:val="none" w:sz="0" w:space="0" w:color="auto"/>
            <w:left w:val="none" w:sz="0" w:space="0" w:color="auto"/>
            <w:bottom w:val="none" w:sz="0" w:space="0" w:color="auto"/>
            <w:right w:val="none" w:sz="0" w:space="0" w:color="auto"/>
          </w:divBdr>
        </w:div>
        <w:div w:id="774328653">
          <w:marLeft w:val="640"/>
          <w:marRight w:val="0"/>
          <w:marTop w:val="0"/>
          <w:marBottom w:val="0"/>
          <w:divBdr>
            <w:top w:val="none" w:sz="0" w:space="0" w:color="auto"/>
            <w:left w:val="none" w:sz="0" w:space="0" w:color="auto"/>
            <w:bottom w:val="none" w:sz="0" w:space="0" w:color="auto"/>
            <w:right w:val="none" w:sz="0" w:space="0" w:color="auto"/>
          </w:divBdr>
        </w:div>
        <w:div w:id="419958150">
          <w:marLeft w:val="640"/>
          <w:marRight w:val="0"/>
          <w:marTop w:val="0"/>
          <w:marBottom w:val="0"/>
          <w:divBdr>
            <w:top w:val="none" w:sz="0" w:space="0" w:color="auto"/>
            <w:left w:val="none" w:sz="0" w:space="0" w:color="auto"/>
            <w:bottom w:val="none" w:sz="0" w:space="0" w:color="auto"/>
            <w:right w:val="none" w:sz="0" w:space="0" w:color="auto"/>
          </w:divBdr>
        </w:div>
        <w:div w:id="1201819805">
          <w:marLeft w:val="640"/>
          <w:marRight w:val="0"/>
          <w:marTop w:val="0"/>
          <w:marBottom w:val="0"/>
          <w:divBdr>
            <w:top w:val="none" w:sz="0" w:space="0" w:color="auto"/>
            <w:left w:val="none" w:sz="0" w:space="0" w:color="auto"/>
            <w:bottom w:val="none" w:sz="0" w:space="0" w:color="auto"/>
            <w:right w:val="none" w:sz="0" w:space="0" w:color="auto"/>
          </w:divBdr>
        </w:div>
        <w:div w:id="833498714">
          <w:marLeft w:val="640"/>
          <w:marRight w:val="0"/>
          <w:marTop w:val="0"/>
          <w:marBottom w:val="0"/>
          <w:divBdr>
            <w:top w:val="none" w:sz="0" w:space="0" w:color="auto"/>
            <w:left w:val="none" w:sz="0" w:space="0" w:color="auto"/>
            <w:bottom w:val="none" w:sz="0" w:space="0" w:color="auto"/>
            <w:right w:val="none" w:sz="0" w:space="0" w:color="auto"/>
          </w:divBdr>
        </w:div>
        <w:div w:id="1428386771">
          <w:marLeft w:val="640"/>
          <w:marRight w:val="0"/>
          <w:marTop w:val="0"/>
          <w:marBottom w:val="0"/>
          <w:divBdr>
            <w:top w:val="none" w:sz="0" w:space="0" w:color="auto"/>
            <w:left w:val="none" w:sz="0" w:space="0" w:color="auto"/>
            <w:bottom w:val="none" w:sz="0" w:space="0" w:color="auto"/>
            <w:right w:val="none" w:sz="0" w:space="0" w:color="auto"/>
          </w:divBdr>
        </w:div>
        <w:div w:id="389958041">
          <w:marLeft w:val="640"/>
          <w:marRight w:val="0"/>
          <w:marTop w:val="0"/>
          <w:marBottom w:val="0"/>
          <w:divBdr>
            <w:top w:val="none" w:sz="0" w:space="0" w:color="auto"/>
            <w:left w:val="none" w:sz="0" w:space="0" w:color="auto"/>
            <w:bottom w:val="none" w:sz="0" w:space="0" w:color="auto"/>
            <w:right w:val="none" w:sz="0" w:space="0" w:color="auto"/>
          </w:divBdr>
        </w:div>
        <w:div w:id="285965768">
          <w:marLeft w:val="640"/>
          <w:marRight w:val="0"/>
          <w:marTop w:val="0"/>
          <w:marBottom w:val="0"/>
          <w:divBdr>
            <w:top w:val="none" w:sz="0" w:space="0" w:color="auto"/>
            <w:left w:val="none" w:sz="0" w:space="0" w:color="auto"/>
            <w:bottom w:val="none" w:sz="0" w:space="0" w:color="auto"/>
            <w:right w:val="none" w:sz="0" w:space="0" w:color="auto"/>
          </w:divBdr>
        </w:div>
        <w:div w:id="418408524">
          <w:marLeft w:val="640"/>
          <w:marRight w:val="0"/>
          <w:marTop w:val="0"/>
          <w:marBottom w:val="0"/>
          <w:divBdr>
            <w:top w:val="none" w:sz="0" w:space="0" w:color="auto"/>
            <w:left w:val="none" w:sz="0" w:space="0" w:color="auto"/>
            <w:bottom w:val="none" w:sz="0" w:space="0" w:color="auto"/>
            <w:right w:val="none" w:sz="0" w:space="0" w:color="auto"/>
          </w:divBdr>
        </w:div>
        <w:div w:id="1100101652">
          <w:marLeft w:val="640"/>
          <w:marRight w:val="0"/>
          <w:marTop w:val="0"/>
          <w:marBottom w:val="0"/>
          <w:divBdr>
            <w:top w:val="none" w:sz="0" w:space="0" w:color="auto"/>
            <w:left w:val="none" w:sz="0" w:space="0" w:color="auto"/>
            <w:bottom w:val="none" w:sz="0" w:space="0" w:color="auto"/>
            <w:right w:val="none" w:sz="0" w:space="0" w:color="auto"/>
          </w:divBdr>
        </w:div>
        <w:div w:id="2120945712">
          <w:marLeft w:val="640"/>
          <w:marRight w:val="0"/>
          <w:marTop w:val="0"/>
          <w:marBottom w:val="0"/>
          <w:divBdr>
            <w:top w:val="none" w:sz="0" w:space="0" w:color="auto"/>
            <w:left w:val="none" w:sz="0" w:space="0" w:color="auto"/>
            <w:bottom w:val="none" w:sz="0" w:space="0" w:color="auto"/>
            <w:right w:val="none" w:sz="0" w:space="0" w:color="auto"/>
          </w:divBdr>
        </w:div>
        <w:div w:id="241643440">
          <w:marLeft w:val="640"/>
          <w:marRight w:val="0"/>
          <w:marTop w:val="0"/>
          <w:marBottom w:val="0"/>
          <w:divBdr>
            <w:top w:val="none" w:sz="0" w:space="0" w:color="auto"/>
            <w:left w:val="none" w:sz="0" w:space="0" w:color="auto"/>
            <w:bottom w:val="none" w:sz="0" w:space="0" w:color="auto"/>
            <w:right w:val="none" w:sz="0" w:space="0" w:color="auto"/>
          </w:divBdr>
        </w:div>
        <w:div w:id="471021563">
          <w:marLeft w:val="640"/>
          <w:marRight w:val="0"/>
          <w:marTop w:val="0"/>
          <w:marBottom w:val="0"/>
          <w:divBdr>
            <w:top w:val="none" w:sz="0" w:space="0" w:color="auto"/>
            <w:left w:val="none" w:sz="0" w:space="0" w:color="auto"/>
            <w:bottom w:val="none" w:sz="0" w:space="0" w:color="auto"/>
            <w:right w:val="none" w:sz="0" w:space="0" w:color="auto"/>
          </w:divBdr>
        </w:div>
        <w:div w:id="758334760">
          <w:marLeft w:val="640"/>
          <w:marRight w:val="0"/>
          <w:marTop w:val="0"/>
          <w:marBottom w:val="0"/>
          <w:divBdr>
            <w:top w:val="none" w:sz="0" w:space="0" w:color="auto"/>
            <w:left w:val="none" w:sz="0" w:space="0" w:color="auto"/>
            <w:bottom w:val="none" w:sz="0" w:space="0" w:color="auto"/>
            <w:right w:val="none" w:sz="0" w:space="0" w:color="auto"/>
          </w:divBdr>
        </w:div>
        <w:div w:id="888148379">
          <w:marLeft w:val="640"/>
          <w:marRight w:val="0"/>
          <w:marTop w:val="0"/>
          <w:marBottom w:val="0"/>
          <w:divBdr>
            <w:top w:val="none" w:sz="0" w:space="0" w:color="auto"/>
            <w:left w:val="none" w:sz="0" w:space="0" w:color="auto"/>
            <w:bottom w:val="none" w:sz="0" w:space="0" w:color="auto"/>
            <w:right w:val="none" w:sz="0" w:space="0" w:color="auto"/>
          </w:divBdr>
        </w:div>
        <w:div w:id="1876847643">
          <w:marLeft w:val="640"/>
          <w:marRight w:val="0"/>
          <w:marTop w:val="0"/>
          <w:marBottom w:val="0"/>
          <w:divBdr>
            <w:top w:val="none" w:sz="0" w:space="0" w:color="auto"/>
            <w:left w:val="none" w:sz="0" w:space="0" w:color="auto"/>
            <w:bottom w:val="none" w:sz="0" w:space="0" w:color="auto"/>
            <w:right w:val="none" w:sz="0" w:space="0" w:color="auto"/>
          </w:divBdr>
        </w:div>
        <w:div w:id="1910731496">
          <w:marLeft w:val="640"/>
          <w:marRight w:val="0"/>
          <w:marTop w:val="0"/>
          <w:marBottom w:val="0"/>
          <w:divBdr>
            <w:top w:val="none" w:sz="0" w:space="0" w:color="auto"/>
            <w:left w:val="none" w:sz="0" w:space="0" w:color="auto"/>
            <w:bottom w:val="none" w:sz="0" w:space="0" w:color="auto"/>
            <w:right w:val="none" w:sz="0" w:space="0" w:color="auto"/>
          </w:divBdr>
        </w:div>
        <w:div w:id="1579241343">
          <w:marLeft w:val="640"/>
          <w:marRight w:val="0"/>
          <w:marTop w:val="0"/>
          <w:marBottom w:val="0"/>
          <w:divBdr>
            <w:top w:val="none" w:sz="0" w:space="0" w:color="auto"/>
            <w:left w:val="none" w:sz="0" w:space="0" w:color="auto"/>
            <w:bottom w:val="none" w:sz="0" w:space="0" w:color="auto"/>
            <w:right w:val="none" w:sz="0" w:space="0" w:color="auto"/>
          </w:divBdr>
        </w:div>
        <w:div w:id="1532064786">
          <w:marLeft w:val="640"/>
          <w:marRight w:val="0"/>
          <w:marTop w:val="0"/>
          <w:marBottom w:val="0"/>
          <w:divBdr>
            <w:top w:val="none" w:sz="0" w:space="0" w:color="auto"/>
            <w:left w:val="none" w:sz="0" w:space="0" w:color="auto"/>
            <w:bottom w:val="none" w:sz="0" w:space="0" w:color="auto"/>
            <w:right w:val="none" w:sz="0" w:space="0" w:color="auto"/>
          </w:divBdr>
        </w:div>
        <w:div w:id="253516573">
          <w:marLeft w:val="640"/>
          <w:marRight w:val="0"/>
          <w:marTop w:val="0"/>
          <w:marBottom w:val="0"/>
          <w:divBdr>
            <w:top w:val="none" w:sz="0" w:space="0" w:color="auto"/>
            <w:left w:val="none" w:sz="0" w:space="0" w:color="auto"/>
            <w:bottom w:val="none" w:sz="0" w:space="0" w:color="auto"/>
            <w:right w:val="none" w:sz="0" w:space="0" w:color="auto"/>
          </w:divBdr>
        </w:div>
        <w:div w:id="2146661443">
          <w:marLeft w:val="640"/>
          <w:marRight w:val="0"/>
          <w:marTop w:val="0"/>
          <w:marBottom w:val="0"/>
          <w:divBdr>
            <w:top w:val="none" w:sz="0" w:space="0" w:color="auto"/>
            <w:left w:val="none" w:sz="0" w:space="0" w:color="auto"/>
            <w:bottom w:val="none" w:sz="0" w:space="0" w:color="auto"/>
            <w:right w:val="none" w:sz="0" w:space="0" w:color="auto"/>
          </w:divBdr>
        </w:div>
        <w:div w:id="1790081368">
          <w:marLeft w:val="640"/>
          <w:marRight w:val="0"/>
          <w:marTop w:val="0"/>
          <w:marBottom w:val="0"/>
          <w:divBdr>
            <w:top w:val="none" w:sz="0" w:space="0" w:color="auto"/>
            <w:left w:val="none" w:sz="0" w:space="0" w:color="auto"/>
            <w:bottom w:val="none" w:sz="0" w:space="0" w:color="auto"/>
            <w:right w:val="none" w:sz="0" w:space="0" w:color="auto"/>
          </w:divBdr>
        </w:div>
        <w:div w:id="1643071142">
          <w:marLeft w:val="640"/>
          <w:marRight w:val="0"/>
          <w:marTop w:val="0"/>
          <w:marBottom w:val="0"/>
          <w:divBdr>
            <w:top w:val="none" w:sz="0" w:space="0" w:color="auto"/>
            <w:left w:val="none" w:sz="0" w:space="0" w:color="auto"/>
            <w:bottom w:val="none" w:sz="0" w:space="0" w:color="auto"/>
            <w:right w:val="none" w:sz="0" w:space="0" w:color="auto"/>
          </w:divBdr>
        </w:div>
        <w:div w:id="1482428396">
          <w:marLeft w:val="640"/>
          <w:marRight w:val="0"/>
          <w:marTop w:val="0"/>
          <w:marBottom w:val="0"/>
          <w:divBdr>
            <w:top w:val="none" w:sz="0" w:space="0" w:color="auto"/>
            <w:left w:val="none" w:sz="0" w:space="0" w:color="auto"/>
            <w:bottom w:val="none" w:sz="0" w:space="0" w:color="auto"/>
            <w:right w:val="none" w:sz="0" w:space="0" w:color="auto"/>
          </w:divBdr>
        </w:div>
        <w:div w:id="1311981604">
          <w:marLeft w:val="640"/>
          <w:marRight w:val="0"/>
          <w:marTop w:val="0"/>
          <w:marBottom w:val="0"/>
          <w:divBdr>
            <w:top w:val="none" w:sz="0" w:space="0" w:color="auto"/>
            <w:left w:val="none" w:sz="0" w:space="0" w:color="auto"/>
            <w:bottom w:val="none" w:sz="0" w:space="0" w:color="auto"/>
            <w:right w:val="none" w:sz="0" w:space="0" w:color="auto"/>
          </w:divBdr>
        </w:div>
        <w:div w:id="1244141332">
          <w:marLeft w:val="640"/>
          <w:marRight w:val="0"/>
          <w:marTop w:val="0"/>
          <w:marBottom w:val="0"/>
          <w:divBdr>
            <w:top w:val="none" w:sz="0" w:space="0" w:color="auto"/>
            <w:left w:val="none" w:sz="0" w:space="0" w:color="auto"/>
            <w:bottom w:val="none" w:sz="0" w:space="0" w:color="auto"/>
            <w:right w:val="none" w:sz="0" w:space="0" w:color="auto"/>
          </w:divBdr>
        </w:div>
        <w:div w:id="1563325837">
          <w:marLeft w:val="640"/>
          <w:marRight w:val="0"/>
          <w:marTop w:val="0"/>
          <w:marBottom w:val="0"/>
          <w:divBdr>
            <w:top w:val="none" w:sz="0" w:space="0" w:color="auto"/>
            <w:left w:val="none" w:sz="0" w:space="0" w:color="auto"/>
            <w:bottom w:val="none" w:sz="0" w:space="0" w:color="auto"/>
            <w:right w:val="none" w:sz="0" w:space="0" w:color="auto"/>
          </w:divBdr>
        </w:div>
        <w:div w:id="1605726136">
          <w:marLeft w:val="640"/>
          <w:marRight w:val="0"/>
          <w:marTop w:val="0"/>
          <w:marBottom w:val="0"/>
          <w:divBdr>
            <w:top w:val="none" w:sz="0" w:space="0" w:color="auto"/>
            <w:left w:val="none" w:sz="0" w:space="0" w:color="auto"/>
            <w:bottom w:val="none" w:sz="0" w:space="0" w:color="auto"/>
            <w:right w:val="none" w:sz="0" w:space="0" w:color="auto"/>
          </w:divBdr>
        </w:div>
        <w:div w:id="558202369">
          <w:marLeft w:val="640"/>
          <w:marRight w:val="0"/>
          <w:marTop w:val="0"/>
          <w:marBottom w:val="0"/>
          <w:divBdr>
            <w:top w:val="none" w:sz="0" w:space="0" w:color="auto"/>
            <w:left w:val="none" w:sz="0" w:space="0" w:color="auto"/>
            <w:bottom w:val="none" w:sz="0" w:space="0" w:color="auto"/>
            <w:right w:val="none" w:sz="0" w:space="0" w:color="auto"/>
          </w:divBdr>
        </w:div>
        <w:div w:id="458687706">
          <w:marLeft w:val="640"/>
          <w:marRight w:val="0"/>
          <w:marTop w:val="0"/>
          <w:marBottom w:val="0"/>
          <w:divBdr>
            <w:top w:val="none" w:sz="0" w:space="0" w:color="auto"/>
            <w:left w:val="none" w:sz="0" w:space="0" w:color="auto"/>
            <w:bottom w:val="none" w:sz="0" w:space="0" w:color="auto"/>
            <w:right w:val="none" w:sz="0" w:space="0" w:color="auto"/>
          </w:divBdr>
        </w:div>
        <w:div w:id="760174770">
          <w:marLeft w:val="640"/>
          <w:marRight w:val="0"/>
          <w:marTop w:val="0"/>
          <w:marBottom w:val="0"/>
          <w:divBdr>
            <w:top w:val="none" w:sz="0" w:space="0" w:color="auto"/>
            <w:left w:val="none" w:sz="0" w:space="0" w:color="auto"/>
            <w:bottom w:val="none" w:sz="0" w:space="0" w:color="auto"/>
            <w:right w:val="none" w:sz="0" w:space="0" w:color="auto"/>
          </w:divBdr>
        </w:div>
        <w:div w:id="1137726045">
          <w:marLeft w:val="640"/>
          <w:marRight w:val="0"/>
          <w:marTop w:val="0"/>
          <w:marBottom w:val="0"/>
          <w:divBdr>
            <w:top w:val="none" w:sz="0" w:space="0" w:color="auto"/>
            <w:left w:val="none" w:sz="0" w:space="0" w:color="auto"/>
            <w:bottom w:val="none" w:sz="0" w:space="0" w:color="auto"/>
            <w:right w:val="none" w:sz="0" w:space="0" w:color="auto"/>
          </w:divBdr>
        </w:div>
        <w:div w:id="1452553371">
          <w:marLeft w:val="640"/>
          <w:marRight w:val="0"/>
          <w:marTop w:val="0"/>
          <w:marBottom w:val="0"/>
          <w:divBdr>
            <w:top w:val="none" w:sz="0" w:space="0" w:color="auto"/>
            <w:left w:val="none" w:sz="0" w:space="0" w:color="auto"/>
            <w:bottom w:val="none" w:sz="0" w:space="0" w:color="auto"/>
            <w:right w:val="none" w:sz="0" w:space="0" w:color="auto"/>
          </w:divBdr>
        </w:div>
        <w:div w:id="887570756">
          <w:marLeft w:val="640"/>
          <w:marRight w:val="0"/>
          <w:marTop w:val="0"/>
          <w:marBottom w:val="0"/>
          <w:divBdr>
            <w:top w:val="none" w:sz="0" w:space="0" w:color="auto"/>
            <w:left w:val="none" w:sz="0" w:space="0" w:color="auto"/>
            <w:bottom w:val="none" w:sz="0" w:space="0" w:color="auto"/>
            <w:right w:val="none" w:sz="0" w:space="0" w:color="auto"/>
          </w:divBdr>
        </w:div>
        <w:div w:id="1896117014">
          <w:marLeft w:val="640"/>
          <w:marRight w:val="0"/>
          <w:marTop w:val="0"/>
          <w:marBottom w:val="0"/>
          <w:divBdr>
            <w:top w:val="none" w:sz="0" w:space="0" w:color="auto"/>
            <w:left w:val="none" w:sz="0" w:space="0" w:color="auto"/>
            <w:bottom w:val="none" w:sz="0" w:space="0" w:color="auto"/>
            <w:right w:val="none" w:sz="0" w:space="0" w:color="auto"/>
          </w:divBdr>
        </w:div>
        <w:div w:id="1111558192">
          <w:marLeft w:val="640"/>
          <w:marRight w:val="0"/>
          <w:marTop w:val="0"/>
          <w:marBottom w:val="0"/>
          <w:divBdr>
            <w:top w:val="none" w:sz="0" w:space="0" w:color="auto"/>
            <w:left w:val="none" w:sz="0" w:space="0" w:color="auto"/>
            <w:bottom w:val="none" w:sz="0" w:space="0" w:color="auto"/>
            <w:right w:val="none" w:sz="0" w:space="0" w:color="auto"/>
          </w:divBdr>
        </w:div>
        <w:div w:id="337074773">
          <w:marLeft w:val="640"/>
          <w:marRight w:val="0"/>
          <w:marTop w:val="0"/>
          <w:marBottom w:val="0"/>
          <w:divBdr>
            <w:top w:val="none" w:sz="0" w:space="0" w:color="auto"/>
            <w:left w:val="none" w:sz="0" w:space="0" w:color="auto"/>
            <w:bottom w:val="none" w:sz="0" w:space="0" w:color="auto"/>
            <w:right w:val="none" w:sz="0" w:space="0" w:color="auto"/>
          </w:divBdr>
        </w:div>
        <w:div w:id="161119425">
          <w:marLeft w:val="640"/>
          <w:marRight w:val="0"/>
          <w:marTop w:val="0"/>
          <w:marBottom w:val="0"/>
          <w:divBdr>
            <w:top w:val="none" w:sz="0" w:space="0" w:color="auto"/>
            <w:left w:val="none" w:sz="0" w:space="0" w:color="auto"/>
            <w:bottom w:val="none" w:sz="0" w:space="0" w:color="auto"/>
            <w:right w:val="none" w:sz="0" w:space="0" w:color="auto"/>
          </w:divBdr>
        </w:div>
        <w:div w:id="532229862">
          <w:marLeft w:val="640"/>
          <w:marRight w:val="0"/>
          <w:marTop w:val="0"/>
          <w:marBottom w:val="0"/>
          <w:divBdr>
            <w:top w:val="none" w:sz="0" w:space="0" w:color="auto"/>
            <w:left w:val="none" w:sz="0" w:space="0" w:color="auto"/>
            <w:bottom w:val="none" w:sz="0" w:space="0" w:color="auto"/>
            <w:right w:val="none" w:sz="0" w:space="0" w:color="auto"/>
          </w:divBdr>
        </w:div>
        <w:div w:id="1442843239">
          <w:marLeft w:val="640"/>
          <w:marRight w:val="0"/>
          <w:marTop w:val="0"/>
          <w:marBottom w:val="0"/>
          <w:divBdr>
            <w:top w:val="none" w:sz="0" w:space="0" w:color="auto"/>
            <w:left w:val="none" w:sz="0" w:space="0" w:color="auto"/>
            <w:bottom w:val="none" w:sz="0" w:space="0" w:color="auto"/>
            <w:right w:val="none" w:sz="0" w:space="0" w:color="auto"/>
          </w:divBdr>
        </w:div>
        <w:div w:id="475492809">
          <w:marLeft w:val="640"/>
          <w:marRight w:val="0"/>
          <w:marTop w:val="0"/>
          <w:marBottom w:val="0"/>
          <w:divBdr>
            <w:top w:val="none" w:sz="0" w:space="0" w:color="auto"/>
            <w:left w:val="none" w:sz="0" w:space="0" w:color="auto"/>
            <w:bottom w:val="none" w:sz="0" w:space="0" w:color="auto"/>
            <w:right w:val="none" w:sz="0" w:space="0" w:color="auto"/>
          </w:divBdr>
        </w:div>
        <w:div w:id="1277324025">
          <w:marLeft w:val="640"/>
          <w:marRight w:val="0"/>
          <w:marTop w:val="0"/>
          <w:marBottom w:val="0"/>
          <w:divBdr>
            <w:top w:val="none" w:sz="0" w:space="0" w:color="auto"/>
            <w:left w:val="none" w:sz="0" w:space="0" w:color="auto"/>
            <w:bottom w:val="none" w:sz="0" w:space="0" w:color="auto"/>
            <w:right w:val="none" w:sz="0" w:space="0" w:color="auto"/>
          </w:divBdr>
        </w:div>
        <w:div w:id="81071404">
          <w:marLeft w:val="640"/>
          <w:marRight w:val="0"/>
          <w:marTop w:val="0"/>
          <w:marBottom w:val="0"/>
          <w:divBdr>
            <w:top w:val="none" w:sz="0" w:space="0" w:color="auto"/>
            <w:left w:val="none" w:sz="0" w:space="0" w:color="auto"/>
            <w:bottom w:val="none" w:sz="0" w:space="0" w:color="auto"/>
            <w:right w:val="none" w:sz="0" w:space="0" w:color="auto"/>
          </w:divBdr>
        </w:div>
        <w:div w:id="1476095407">
          <w:marLeft w:val="640"/>
          <w:marRight w:val="0"/>
          <w:marTop w:val="0"/>
          <w:marBottom w:val="0"/>
          <w:divBdr>
            <w:top w:val="none" w:sz="0" w:space="0" w:color="auto"/>
            <w:left w:val="none" w:sz="0" w:space="0" w:color="auto"/>
            <w:bottom w:val="none" w:sz="0" w:space="0" w:color="auto"/>
            <w:right w:val="none" w:sz="0" w:space="0" w:color="auto"/>
          </w:divBdr>
        </w:div>
        <w:div w:id="211580074">
          <w:marLeft w:val="640"/>
          <w:marRight w:val="0"/>
          <w:marTop w:val="0"/>
          <w:marBottom w:val="0"/>
          <w:divBdr>
            <w:top w:val="none" w:sz="0" w:space="0" w:color="auto"/>
            <w:left w:val="none" w:sz="0" w:space="0" w:color="auto"/>
            <w:bottom w:val="none" w:sz="0" w:space="0" w:color="auto"/>
            <w:right w:val="none" w:sz="0" w:space="0" w:color="auto"/>
          </w:divBdr>
        </w:div>
        <w:div w:id="1333332640">
          <w:marLeft w:val="640"/>
          <w:marRight w:val="0"/>
          <w:marTop w:val="0"/>
          <w:marBottom w:val="0"/>
          <w:divBdr>
            <w:top w:val="none" w:sz="0" w:space="0" w:color="auto"/>
            <w:left w:val="none" w:sz="0" w:space="0" w:color="auto"/>
            <w:bottom w:val="none" w:sz="0" w:space="0" w:color="auto"/>
            <w:right w:val="none" w:sz="0" w:space="0" w:color="auto"/>
          </w:divBdr>
        </w:div>
        <w:div w:id="807355244">
          <w:marLeft w:val="640"/>
          <w:marRight w:val="0"/>
          <w:marTop w:val="0"/>
          <w:marBottom w:val="0"/>
          <w:divBdr>
            <w:top w:val="none" w:sz="0" w:space="0" w:color="auto"/>
            <w:left w:val="none" w:sz="0" w:space="0" w:color="auto"/>
            <w:bottom w:val="none" w:sz="0" w:space="0" w:color="auto"/>
            <w:right w:val="none" w:sz="0" w:space="0" w:color="auto"/>
          </w:divBdr>
        </w:div>
        <w:div w:id="574903728">
          <w:marLeft w:val="640"/>
          <w:marRight w:val="0"/>
          <w:marTop w:val="0"/>
          <w:marBottom w:val="0"/>
          <w:divBdr>
            <w:top w:val="none" w:sz="0" w:space="0" w:color="auto"/>
            <w:left w:val="none" w:sz="0" w:space="0" w:color="auto"/>
            <w:bottom w:val="none" w:sz="0" w:space="0" w:color="auto"/>
            <w:right w:val="none" w:sz="0" w:space="0" w:color="auto"/>
          </w:divBdr>
        </w:div>
        <w:div w:id="1611745792">
          <w:marLeft w:val="640"/>
          <w:marRight w:val="0"/>
          <w:marTop w:val="0"/>
          <w:marBottom w:val="0"/>
          <w:divBdr>
            <w:top w:val="none" w:sz="0" w:space="0" w:color="auto"/>
            <w:left w:val="none" w:sz="0" w:space="0" w:color="auto"/>
            <w:bottom w:val="none" w:sz="0" w:space="0" w:color="auto"/>
            <w:right w:val="none" w:sz="0" w:space="0" w:color="auto"/>
          </w:divBdr>
        </w:div>
        <w:div w:id="140080096">
          <w:marLeft w:val="640"/>
          <w:marRight w:val="0"/>
          <w:marTop w:val="0"/>
          <w:marBottom w:val="0"/>
          <w:divBdr>
            <w:top w:val="none" w:sz="0" w:space="0" w:color="auto"/>
            <w:left w:val="none" w:sz="0" w:space="0" w:color="auto"/>
            <w:bottom w:val="none" w:sz="0" w:space="0" w:color="auto"/>
            <w:right w:val="none" w:sz="0" w:space="0" w:color="auto"/>
          </w:divBdr>
        </w:div>
        <w:div w:id="2076463372">
          <w:marLeft w:val="640"/>
          <w:marRight w:val="0"/>
          <w:marTop w:val="0"/>
          <w:marBottom w:val="0"/>
          <w:divBdr>
            <w:top w:val="none" w:sz="0" w:space="0" w:color="auto"/>
            <w:left w:val="none" w:sz="0" w:space="0" w:color="auto"/>
            <w:bottom w:val="none" w:sz="0" w:space="0" w:color="auto"/>
            <w:right w:val="none" w:sz="0" w:space="0" w:color="auto"/>
          </w:divBdr>
        </w:div>
        <w:div w:id="1382749143">
          <w:marLeft w:val="640"/>
          <w:marRight w:val="0"/>
          <w:marTop w:val="0"/>
          <w:marBottom w:val="0"/>
          <w:divBdr>
            <w:top w:val="none" w:sz="0" w:space="0" w:color="auto"/>
            <w:left w:val="none" w:sz="0" w:space="0" w:color="auto"/>
            <w:bottom w:val="none" w:sz="0" w:space="0" w:color="auto"/>
            <w:right w:val="none" w:sz="0" w:space="0" w:color="auto"/>
          </w:divBdr>
        </w:div>
        <w:div w:id="759762436">
          <w:marLeft w:val="640"/>
          <w:marRight w:val="0"/>
          <w:marTop w:val="0"/>
          <w:marBottom w:val="0"/>
          <w:divBdr>
            <w:top w:val="none" w:sz="0" w:space="0" w:color="auto"/>
            <w:left w:val="none" w:sz="0" w:space="0" w:color="auto"/>
            <w:bottom w:val="none" w:sz="0" w:space="0" w:color="auto"/>
            <w:right w:val="none" w:sz="0" w:space="0" w:color="auto"/>
          </w:divBdr>
        </w:div>
        <w:div w:id="704720674">
          <w:marLeft w:val="640"/>
          <w:marRight w:val="0"/>
          <w:marTop w:val="0"/>
          <w:marBottom w:val="0"/>
          <w:divBdr>
            <w:top w:val="none" w:sz="0" w:space="0" w:color="auto"/>
            <w:left w:val="none" w:sz="0" w:space="0" w:color="auto"/>
            <w:bottom w:val="none" w:sz="0" w:space="0" w:color="auto"/>
            <w:right w:val="none" w:sz="0" w:space="0" w:color="auto"/>
          </w:divBdr>
        </w:div>
        <w:div w:id="1134102254">
          <w:marLeft w:val="640"/>
          <w:marRight w:val="0"/>
          <w:marTop w:val="0"/>
          <w:marBottom w:val="0"/>
          <w:divBdr>
            <w:top w:val="none" w:sz="0" w:space="0" w:color="auto"/>
            <w:left w:val="none" w:sz="0" w:space="0" w:color="auto"/>
            <w:bottom w:val="none" w:sz="0" w:space="0" w:color="auto"/>
            <w:right w:val="none" w:sz="0" w:space="0" w:color="auto"/>
          </w:divBdr>
        </w:div>
        <w:div w:id="1847480790">
          <w:marLeft w:val="640"/>
          <w:marRight w:val="0"/>
          <w:marTop w:val="0"/>
          <w:marBottom w:val="0"/>
          <w:divBdr>
            <w:top w:val="none" w:sz="0" w:space="0" w:color="auto"/>
            <w:left w:val="none" w:sz="0" w:space="0" w:color="auto"/>
            <w:bottom w:val="none" w:sz="0" w:space="0" w:color="auto"/>
            <w:right w:val="none" w:sz="0" w:space="0" w:color="auto"/>
          </w:divBdr>
        </w:div>
        <w:div w:id="270629918">
          <w:marLeft w:val="640"/>
          <w:marRight w:val="0"/>
          <w:marTop w:val="0"/>
          <w:marBottom w:val="0"/>
          <w:divBdr>
            <w:top w:val="none" w:sz="0" w:space="0" w:color="auto"/>
            <w:left w:val="none" w:sz="0" w:space="0" w:color="auto"/>
            <w:bottom w:val="none" w:sz="0" w:space="0" w:color="auto"/>
            <w:right w:val="none" w:sz="0" w:space="0" w:color="auto"/>
          </w:divBdr>
        </w:div>
        <w:div w:id="847134705">
          <w:marLeft w:val="640"/>
          <w:marRight w:val="0"/>
          <w:marTop w:val="0"/>
          <w:marBottom w:val="0"/>
          <w:divBdr>
            <w:top w:val="none" w:sz="0" w:space="0" w:color="auto"/>
            <w:left w:val="none" w:sz="0" w:space="0" w:color="auto"/>
            <w:bottom w:val="none" w:sz="0" w:space="0" w:color="auto"/>
            <w:right w:val="none" w:sz="0" w:space="0" w:color="auto"/>
          </w:divBdr>
        </w:div>
        <w:div w:id="503086805">
          <w:marLeft w:val="640"/>
          <w:marRight w:val="0"/>
          <w:marTop w:val="0"/>
          <w:marBottom w:val="0"/>
          <w:divBdr>
            <w:top w:val="none" w:sz="0" w:space="0" w:color="auto"/>
            <w:left w:val="none" w:sz="0" w:space="0" w:color="auto"/>
            <w:bottom w:val="none" w:sz="0" w:space="0" w:color="auto"/>
            <w:right w:val="none" w:sz="0" w:space="0" w:color="auto"/>
          </w:divBdr>
        </w:div>
        <w:div w:id="1658921428">
          <w:marLeft w:val="640"/>
          <w:marRight w:val="0"/>
          <w:marTop w:val="0"/>
          <w:marBottom w:val="0"/>
          <w:divBdr>
            <w:top w:val="none" w:sz="0" w:space="0" w:color="auto"/>
            <w:left w:val="none" w:sz="0" w:space="0" w:color="auto"/>
            <w:bottom w:val="none" w:sz="0" w:space="0" w:color="auto"/>
            <w:right w:val="none" w:sz="0" w:space="0" w:color="auto"/>
          </w:divBdr>
        </w:div>
        <w:div w:id="1276330577">
          <w:marLeft w:val="640"/>
          <w:marRight w:val="0"/>
          <w:marTop w:val="0"/>
          <w:marBottom w:val="0"/>
          <w:divBdr>
            <w:top w:val="none" w:sz="0" w:space="0" w:color="auto"/>
            <w:left w:val="none" w:sz="0" w:space="0" w:color="auto"/>
            <w:bottom w:val="none" w:sz="0" w:space="0" w:color="auto"/>
            <w:right w:val="none" w:sz="0" w:space="0" w:color="auto"/>
          </w:divBdr>
        </w:div>
        <w:div w:id="658995298">
          <w:marLeft w:val="640"/>
          <w:marRight w:val="0"/>
          <w:marTop w:val="0"/>
          <w:marBottom w:val="0"/>
          <w:divBdr>
            <w:top w:val="none" w:sz="0" w:space="0" w:color="auto"/>
            <w:left w:val="none" w:sz="0" w:space="0" w:color="auto"/>
            <w:bottom w:val="none" w:sz="0" w:space="0" w:color="auto"/>
            <w:right w:val="none" w:sz="0" w:space="0" w:color="auto"/>
          </w:divBdr>
        </w:div>
        <w:div w:id="1906724037">
          <w:marLeft w:val="640"/>
          <w:marRight w:val="0"/>
          <w:marTop w:val="0"/>
          <w:marBottom w:val="0"/>
          <w:divBdr>
            <w:top w:val="none" w:sz="0" w:space="0" w:color="auto"/>
            <w:left w:val="none" w:sz="0" w:space="0" w:color="auto"/>
            <w:bottom w:val="none" w:sz="0" w:space="0" w:color="auto"/>
            <w:right w:val="none" w:sz="0" w:space="0" w:color="auto"/>
          </w:divBdr>
        </w:div>
        <w:div w:id="1058434390">
          <w:marLeft w:val="640"/>
          <w:marRight w:val="0"/>
          <w:marTop w:val="0"/>
          <w:marBottom w:val="0"/>
          <w:divBdr>
            <w:top w:val="none" w:sz="0" w:space="0" w:color="auto"/>
            <w:left w:val="none" w:sz="0" w:space="0" w:color="auto"/>
            <w:bottom w:val="none" w:sz="0" w:space="0" w:color="auto"/>
            <w:right w:val="none" w:sz="0" w:space="0" w:color="auto"/>
          </w:divBdr>
        </w:div>
        <w:div w:id="516889257">
          <w:marLeft w:val="640"/>
          <w:marRight w:val="0"/>
          <w:marTop w:val="0"/>
          <w:marBottom w:val="0"/>
          <w:divBdr>
            <w:top w:val="none" w:sz="0" w:space="0" w:color="auto"/>
            <w:left w:val="none" w:sz="0" w:space="0" w:color="auto"/>
            <w:bottom w:val="none" w:sz="0" w:space="0" w:color="auto"/>
            <w:right w:val="none" w:sz="0" w:space="0" w:color="auto"/>
          </w:divBdr>
        </w:div>
        <w:div w:id="1379861262">
          <w:marLeft w:val="640"/>
          <w:marRight w:val="0"/>
          <w:marTop w:val="0"/>
          <w:marBottom w:val="0"/>
          <w:divBdr>
            <w:top w:val="none" w:sz="0" w:space="0" w:color="auto"/>
            <w:left w:val="none" w:sz="0" w:space="0" w:color="auto"/>
            <w:bottom w:val="none" w:sz="0" w:space="0" w:color="auto"/>
            <w:right w:val="none" w:sz="0" w:space="0" w:color="auto"/>
          </w:divBdr>
        </w:div>
        <w:div w:id="907232353">
          <w:marLeft w:val="640"/>
          <w:marRight w:val="0"/>
          <w:marTop w:val="0"/>
          <w:marBottom w:val="0"/>
          <w:divBdr>
            <w:top w:val="none" w:sz="0" w:space="0" w:color="auto"/>
            <w:left w:val="none" w:sz="0" w:space="0" w:color="auto"/>
            <w:bottom w:val="none" w:sz="0" w:space="0" w:color="auto"/>
            <w:right w:val="none" w:sz="0" w:space="0" w:color="auto"/>
          </w:divBdr>
        </w:div>
        <w:div w:id="1182552842">
          <w:marLeft w:val="640"/>
          <w:marRight w:val="0"/>
          <w:marTop w:val="0"/>
          <w:marBottom w:val="0"/>
          <w:divBdr>
            <w:top w:val="none" w:sz="0" w:space="0" w:color="auto"/>
            <w:left w:val="none" w:sz="0" w:space="0" w:color="auto"/>
            <w:bottom w:val="none" w:sz="0" w:space="0" w:color="auto"/>
            <w:right w:val="none" w:sz="0" w:space="0" w:color="auto"/>
          </w:divBdr>
        </w:div>
        <w:div w:id="1306354497">
          <w:marLeft w:val="640"/>
          <w:marRight w:val="0"/>
          <w:marTop w:val="0"/>
          <w:marBottom w:val="0"/>
          <w:divBdr>
            <w:top w:val="none" w:sz="0" w:space="0" w:color="auto"/>
            <w:left w:val="none" w:sz="0" w:space="0" w:color="auto"/>
            <w:bottom w:val="none" w:sz="0" w:space="0" w:color="auto"/>
            <w:right w:val="none" w:sz="0" w:space="0" w:color="auto"/>
          </w:divBdr>
        </w:div>
        <w:div w:id="1663777817">
          <w:marLeft w:val="640"/>
          <w:marRight w:val="0"/>
          <w:marTop w:val="0"/>
          <w:marBottom w:val="0"/>
          <w:divBdr>
            <w:top w:val="none" w:sz="0" w:space="0" w:color="auto"/>
            <w:left w:val="none" w:sz="0" w:space="0" w:color="auto"/>
            <w:bottom w:val="none" w:sz="0" w:space="0" w:color="auto"/>
            <w:right w:val="none" w:sz="0" w:space="0" w:color="auto"/>
          </w:divBdr>
        </w:div>
        <w:div w:id="433592726">
          <w:marLeft w:val="640"/>
          <w:marRight w:val="0"/>
          <w:marTop w:val="0"/>
          <w:marBottom w:val="0"/>
          <w:divBdr>
            <w:top w:val="none" w:sz="0" w:space="0" w:color="auto"/>
            <w:left w:val="none" w:sz="0" w:space="0" w:color="auto"/>
            <w:bottom w:val="none" w:sz="0" w:space="0" w:color="auto"/>
            <w:right w:val="none" w:sz="0" w:space="0" w:color="auto"/>
          </w:divBdr>
        </w:div>
        <w:div w:id="293027509">
          <w:marLeft w:val="640"/>
          <w:marRight w:val="0"/>
          <w:marTop w:val="0"/>
          <w:marBottom w:val="0"/>
          <w:divBdr>
            <w:top w:val="none" w:sz="0" w:space="0" w:color="auto"/>
            <w:left w:val="none" w:sz="0" w:space="0" w:color="auto"/>
            <w:bottom w:val="none" w:sz="0" w:space="0" w:color="auto"/>
            <w:right w:val="none" w:sz="0" w:space="0" w:color="auto"/>
          </w:divBdr>
        </w:div>
        <w:div w:id="1086535253">
          <w:marLeft w:val="640"/>
          <w:marRight w:val="0"/>
          <w:marTop w:val="0"/>
          <w:marBottom w:val="0"/>
          <w:divBdr>
            <w:top w:val="none" w:sz="0" w:space="0" w:color="auto"/>
            <w:left w:val="none" w:sz="0" w:space="0" w:color="auto"/>
            <w:bottom w:val="none" w:sz="0" w:space="0" w:color="auto"/>
            <w:right w:val="none" w:sz="0" w:space="0" w:color="auto"/>
          </w:divBdr>
        </w:div>
        <w:div w:id="1849323889">
          <w:marLeft w:val="640"/>
          <w:marRight w:val="0"/>
          <w:marTop w:val="0"/>
          <w:marBottom w:val="0"/>
          <w:divBdr>
            <w:top w:val="none" w:sz="0" w:space="0" w:color="auto"/>
            <w:left w:val="none" w:sz="0" w:space="0" w:color="auto"/>
            <w:bottom w:val="none" w:sz="0" w:space="0" w:color="auto"/>
            <w:right w:val="none" w:sz="0" w:space="0" w:color="auto"/>
          </w:divBdr>
        </w:div>
        <w:div w:id="803696404">
          <w:marLeft w:val="640"/>
          <w:marRight w:val="0"/>
          <w:marTop w:val="0"/>
          <w:marBottom w:val="0"/>
          <w:divBdr>
            <w:top w:val="none" w:sz="0" w:space="0" w:color="auto"/>
            <w:left w:val="none" w:sz="0" w:space="0" w:color="auto"/>
            <w:bottom w:val="none" w:sz="0" w:space="0" w:color="auto"/>
            <w:right w:val="none" w:sz="0" w:space="0" w:color="auto"/>
          </w:divBdr>
        </w:div>
        <w:div w:id="130100263">
          <w:marLeft w:val="640"/>
          <w:marRight w:val="0"/>
          <w:marTop w:val="0"/>
          <w:marBottom w:val="0"/>
          <w:divBdr>
            <w:top w:val="none" w:sz="0" w:space="0" w:color="auto"/>
            <w:left w:val="none" w:sz="0" w:space="0" w:color="auto"/>
            <w:bottom w:val="none" w:sz="0" w:space="0" w:color="auto"/>
            <w:right w:val="none" w:sz="0" w:space="0" w:color="auto"/>
          </w:divBdr>
        </w:div>
        <w:div w:id="1887063365">
          <w:marLeft w:val="640"/>
          <w:marRight w:val="0"/>
          <w:marTop w:val="0"/>
          <w:marBottom w:val="0"/>
          <w:divBdr>
            <w:top w:val="none" w:sz="0" w:space="0" w:color="auto"/>
            <w:left w:val="none" w:sz="0" w:space="0" w:color="auto"/>
            <w:bottom w:val="none" w:sz="0" w:space="0" w:color="auto"/>
            <w:right w:val="none" w:sz="0" w:space="0" w:color="auto"/>
          </w:divBdr>
        </w:div>
        <w:div w:id="1708598938">
          <w:marLeft w:val="640"/>
          <w:marRight w:val="0"/>
          <w:marTop w:val="0"/>
          <w:marBottom w:val="0"/>
          <w:divBdr>
            <w:top w:val="none" w:sz="0" w:space="0" w:color="auto"/>
            <w:left w:val="none" w:sz="0" w:space="0" w:color="auto"/>
            <w:bottom w:val="none" w:sz="0" w:space="0" w:color="auto"/>
            <w:right w:val="none" w:sz="0" w:space="0" w:color="auto"/>
          </w:divBdr>
        </w:div>
        <w:div w:id="35084282">
          <w:marLeft w:val="640"/>
          <w:marRight w:val="0"/>
          <w:marTop w:val="0"/>
          <w:marBottom w:val="0"/>
          <w:divBdr>
            <w:top w:val="none" w:sz="0" w:space="0" w:color="auto"/>
            <w:left w:val="none" w:sz="0" w:space="0" w:color="auto"/>
            <w:bottom w:val="none" w:sz="0" w:space="0" w:color="auto"/>
            <w:right w:val="none" w:sz="0" w:space="0" w:color="auto"/>
          </w:divBdr>
        </w:div>
        <w:div w:id="861825292">
          <w:marLeft w:val="640"/>
          <w:marRight w:val="0"/>
          <w:marTop w:val="0"/>
          <w:marBottom w:val="0"/>
          <w:divBdr>
            <w:top w:val="none" w:sz="0" w:space="0" w:color="auto"/>
            <w:left w:val="none" w:sz="0" w:space="0" w:color="auto"/>
            <w:bottom w:val="none" w:sz="0" w:space="0" w:color="auto"/>
            <w:right w:val="none" w:sz="0" w:space="0" w:color="auto"/>
          </w:divBdr>
        </w:div>
        <w:div w:id="159850921">
          <w:marLeft w:val="640"/>
          <w:marRight w:val="0"/>
          <w:marTop w:val="0"/>
          <w:marBottom w:val="0"/>
          <w:divBdr>
            <w:top w:val="none" w:sz="0" w:space="0" w:color="auto"/>
            <w:left w:val="none" w:sz="0" w:space="0" w:color="auto"/>
            <w:bottom w:val="none" w:sz="0" w:space="0" w:color="auto"/>
            <w:right w:val="none" w:sz="0" w:space="0" w:color="auto"/>
          </w:divBdr>
        </w:div>
        <w:div w:id="1626889274">
          <w:marLeft w:val="640"/>
          <w:marRight w:val="0"/>
          <w:marTop w:val="0"/>
          <w:marBottom w:val="0"/>
          <w:divBdr>
            <w:top w:val="none" w:sz="0" w:space="0" w:color="auto"/>
            <w:left w:val="none" w:sz="0" w:space="0" w:color="auto"/>
            <w:bottom w:val="none" w:sz="0" w:space="0" w:color="auto"/>
            <w:right w:val="none" w:sz="0" w:space="0" w:color="auto"/>
          </w:divBdr>
        </w:div>
        <w:div w:id="1346396092">
          <w:marLeft w:val="640"/>
          <w:marRight w:val="0"/>
          <w:marTop w:val="0"/>
          <w:marBottom w:val="0"/>
          <w:divBdr>
            <w:top w:val="none" w:sz="0" w:space="0" w:color="auto"/>
            <w:left w:val="none" w:sz="0" w:space="0" w:color="auto"/>
            <w:bottom w:val="none" w:sz="0" w:space="0" w:color="auto"/>
            <w:right w:val="none" w:sz="0" w:space="0" w:color="auto"/>
          </w:divBdr>
        </w:div>
        <w:div w:id="1209099747">
          <w:marLeft w:val="640"/>
          <w:marRight w:val="0"/>
          <w:marTop w:val="0"/>
          <w:marBottom w:val="0"/>
          <w:divBdr>
            <w:top w:val="none" w:sz="0" w:space="0" w:color="auto"/>
            <w:left w:val="none" w:sz="0" w:space="0" w:color="auto"/>
            <w:bottom w:val="none" w:sz="0" w:space="0" w:color="auto"/>
            <w:right w:val="none" w:sz="0" w:space="0" w:color="auto"/>
          </w:divBdr>
        </w:div>
        <w:div w:id="1640111581">
          <w:marLeft w:val="640"/>
          <w:marRight w:val="0"/>
          <w:marTop w:val="0"/>
          <w:marBottom w:val="0"/>
          <w:divBdr>
            <w:top w:val="none" w:sz="0" w:space="0" w:color="auto"/>
            <w:left w:val="none" w:sz="0" w:space="0" w:color="auto"/>
            <w:bottom w:val="none" w:sz="0" w:space="0" w:color="auto"/>
            <w:right w:val="none" w:sz="0" w:space="0" w:color="auto"/>
          </w:divBdr>
        </w:div>
        <w:div w:id="717120815">
          <w:marLeft w:val="640"/>
          <w:marRight w:val="0"/>
          <w:marTop w:val="0"/>
          <w:marBottom w:val="0"/>
          <w:divBdr>
            <w:top w:val="none" w:sz="0" w:space="0" w:color="auto"/>
            <w:left w:val="none" w:sz="0" w:space="0" w:color="auto"/>
            <w:bottom w:val="none" w:sz="0" w:space="0" w:color="auto"/>
            <w:right w:val="none" w:sz="0" w:space="0" w:color="auto"/>
          </w:divBdr>
        </w:div>
        <w:div w:id="1667440167">
          <w:marLeft w:val="640"/>
          <w:marRight w:val="0"/>
          <w:marTop w:val="0"/>
          <w:marBottom w:val="0"/>
          <w:divBdr>
            <w:top w:val="none" w:sz="0" w:space="0" w:color="auto"/>
            <w:left w:val="none" w:sz="0" w:space="0" w:color="auto"/>
            <w:bottom w:val="none" w:sz="0" w:space="0" w:color="auto"/>
            <w:right w:val="none" w:sz="0" w:space="0" w:color="auto"/>
          </w:divBdr>
        </w:div>
        <w:div w:id="1112556777">
          <w:marLeft w:val="640"/>
          <w:marRight w:val="0"/>
          <w:marTop w:val="0"/>
          <w:marBottom w:val="0"/>
          <w:divBdr>
            <w:top w:val="none" w:sz="0" w:space="0" w:color="auto"/>
            <w:left w:val="none" w:sz="0" w:space="0" w:color="auto"/>
            <w:bottom w:val="none" w:sz="0" w:space="0" w:color="auto"/>
            <w:right w:val="none" w:sz="0" w:space="0" w:color="auto"/>
          </w:divBdr>
        </w:div>
        <w:div w:id="1250428234">
          <w:marLeft w:val="640"/>
          <w:marRight w:val="0"/>
          <w:marTop w:val="0"/>
          <w:marBottom w:val="0"/>
          <w:divBdr>
            <w:top w:val="none" w:sz="0" w:space="0" w:color="auto"/>
            <w:left w:val="none" w:sz="0" w:space="0" w:color="auto"/>
            <w:bottom w:val="none" w:sz="0" w:space="0" w:color="auto"/>
            <w:right w:val="none" w:sz="0" w:space="0" w:color="auto"/>
          </w:divBdr>
        </w:div>
        <w:div w:id="1843350719">
          <w:marLeft w:val="640"/>
          <w:marRight w:val="0"/>
          <w:marTop w:val="0"/>
          <w:marBottom w:val="0"/>
          <w:divBdr>
            <w:top w:val="none" w:sz="0" w:space="0" w:color="auto"/>
            <w:left w:val="none" w:sz="0" w:space="0" w:color="auto"/>
            <w:bottom w:val="none" w:sz="0" w:space="0" w:color="auto"/>
            <w:right w:val="none" w:sz="0" w:space="0" w:color="auto"/>
          </w:divBdr>
        </w:div>
        <w:div w:id="1771394762">
          <w:marLeft w:val="640"/>
          <w:marRight w:val="0"/>
          <w:marTop w:val="0"/>
          <w:marBottom w:val="0"/>
          <w:divBdr>
            <w:top w:val="none" w:sz="0" w:space="0" w:color="auto"/>
            <w:left w:val="none" w:sz="0" w:space="0" w:color="auto"/>
            <w:bottom w:val="none" w:sz="0" w:space="0" w:color="auto"/>
            <w:right w:val="none" w:sz="0" w:space="0" w:color="auto"/>
          </w:divBdr>
        </w:div>
        <w:div w:id="840700244">
          <w:marLeft w:val="640"/>
          <w:marRight w:val="0"/>
          <w:marTop w:val="0"/>
          <w:marBottom w:val="0"/>
          <w:divBdr>
            <w:top w:val="none" w:sz="0" w:space="0" w:color="auto"/>
            <w:left w:val="none" w:sz="0" w:space="0" w:color="auto"/>
            <w:bottom w:val="none" w:sz="0" w:space="0" w:color="auto"/>
            <w:right w:val="none" w:sz="0" w:space="0" w:color="auto"/>
          </w:divBdr>
        </w:div>
        <w:div w:id="1168211393">
          <w:marLeft w:val="640"/>
          <w:marRight w:val="0"/>
          <w:marTop w:val="0"/>
          <w:marBottom w:val="0"/>
          <w:divBdr>
            <w:top w:val="none" w:sz="0" w:space="0" w:color="auto"/>
            <w:left w:val="none" w:sz="0" w:space="0" w:color="auto"/>
            <w:bottom w:val="none" w:sz="0" w:space="0" w:color="auto"/>
            <w:right w:val="none" w:sz="0" w:space="0" w:color="auto"/>
          </w:divBdr>
        </w:div>
        <w:div w:id="154346274">
          <w:marLeft w:val="640"/>
          <w:marRight w:val="0"/>
          <w:marTop w:val="0"/>
          <w:marBottom w:val="0"/>
          <w:divBdr>
            <w:top w:val="none" w:sz="0" w:space="0" w:color="auto"/>
            <w:left w:val="none" w:sz="0" w:space="0" w:color="auto"/>
            <w:bottom w:val="none" w:sz="0" w:space="0" w:color="auto"/>
            <w:right w:val="none" w:sz="0" w:space="0" w:color="auto"/>
          </w:divBdr>
        </w:div>
        <w:div w:id="1517694848">
          <w:marLeft w:val="640"/>
          <w:marRight w:val="0"/>
          <w:marTop w:val="0"/>
          <w:marBottom w:val="0"/>
          <w:divBdr>
            <w:top w:val="none" w:sz="0" w:space="0" w:color="auto"/>
            <w:left w:val="none" w:sz="0" w:space="0" w:color="auto"/>
            <w:bottom w:val="none" w:sz="0" w:space="0" w:color="auto"/>
            <w:right w:val="none" w:sz="0" w:space="0" w:color="auto"/>
          </w:divBdr>
        </w:div>
        <w:div w:id="1201361338">
          <w:marLeft w:val="640"/>
          <w:marRight w:val="0"/>
          <w:marTop w:val="0"/>
          <w:marBottom w:val="0"/>
          <w:divBdr>
            <w:top w:val="none" w:sz="0" w:space="0" w:color="auto"/>
            <w:left w:val="none" w:sz="0" w:space="0" w:color="auto"/>
            <w:bottom w:val="none" w:sz="0" w:space="0" w:color="auto"/>
            <w:right w:val="none" w:sz="0" w:space="0" w:color="auto"/>
          </w:divBdr>
        </w:div>
        <w:div w:id="1933852972">
          <w:marLeft w:val="640"/>
          <w:marRight w:val="0"/>
          <w:marTop w:val="0"/>
          <w:marBottom w:val="0"/>
          <w:divBdr>
            <w:top w:val="none" w:sz="0" w:space="0" w:color="auto"/>
            <w:left w:val="none" w:sz="0" w:space="0" w:color="auto"/>
            <w:bottom w:val="none" w:sz="0" w:space="0" w:color="auto"/>
            <w:right w:val="none" w:sz="0" w:space="0" w:color="auto"/>
          </w:divBdr>
        </w:div>
        <w:div w:id="1476218886">
          <w:marLeft w:val="640"/>
          <w:marRight w:val="0"/>
          <w:marTop w:val="0"/>
          <w:marBottom w:val="0"/>
          <w:divBdr>
            <w:top w:val="none" w:sz="0" w:space="0" w:color="auto"/>
            <w:left w:val="none" w:sz="0" w:space="0" w:color="auto"/>
            <w:bottom w:val="none" w:sz="0" w:space="0" w:color="auto"/>
            <w:right w:val="none" w:sz="0" w:space="0" w:color="auto"/>
          </w:divBdr>
        </w:div>
        <w:div w:id="175848165">
          <w:marLeft w:val="640"/>
          <w:marRight w:val="0"/>
          <w:marTop w:val="0"/>
          <w:marBottom w:val="0"/>
          <w:divBdr>
            <w:top w:val="none" w:sz="0" w:space="0" w:color="auto"/>
            <w:left w:val="none" w:sz="0" w:space="0" w:color="auto"/>
            <w:bottom w:val="none" w:sz="0" w:space="0" w:color="auto"/>
            <w:right w:val="none" w:sz="0" w:space="0" w:color="auto"/>
          </w:divBdr>
        </w:div>
        <w:div w:id="1925336542">
          <w:marLeft w:val="640"/>
          <w:marRight w:val="0"/>
          <w:marTop w:val="0"/>
          <w:marBottom w:val="0"/>
          <w:divBdr>
            <w:top w:val="none" w:sz="0" w:space="0" w:color="auto"/>
            <w:left w:val="none" w:sz="0" w:space="0" w:color="auto"/>
            <w:bottom w:val="none" w:sz="0" w:space="0" w:color="auto"/>
            <w:right w:val="none" w:sz="0" w:space="0" w:color="auto"/>
          </w:divBdr>
        </w:div>
        <w:div w:id="1870557707">
          <w:marLeft w:val="640"/>
          <w:marRight w:val="0"/>
          <w:marTop w:val="0"/>
          <w:marBottom w:val="0"/>
          <w:divBdr>
            <w:top w:val="none" w:sz="0" w:space="0" w:color="auto"/>
            <w:left w:val="none" w:sz="0" w:space="0" w:color="auto"/>
            <w:bottom w:val="none" w:sz="0" w:space="0" w:color="auto"/>
            <w:right w:val="none" w:sz="0" w:space="0" w:color="auto"/>
          </w:divBdr>
        </w:div>
        <w:div w:id="973565236">
          <w:marLeft w:val="640"/>
          <w:marRight w:val="0"/>
          <w:marTop w:val="0"/>
          <w:marBottom w:val="0"/>
          <w:divBdr>
            <w:top w:val="none" w:sz="0" w:space="0" w:color="auto"/>
            <w:left w:val="none" w:sz="0" w:space="0" w:color="auto"/>
            <w:bottom w:val="none" w:sz="0" w:space="0" w:color="auto"/>
            <w:right w:val="none" w:sz="0" w:space="0" w:color="auto"/>
          </w:divBdr>
        </w:div>
        <w:div w:id="46102515">
          <w:marLeft w:val="640"/>
          <w:marRight w:val="0"/>
          <w:marTop w:val="0"/>
          <w:marBottom w:val="0"/>
          <w:divBdr>
            <w:top w:val="none" w:sz="0" w:space="0" w:color="auto"/>
            <w:left w:val="none" w:sz="0" w:space="0" w:color="auto"/>
            <w:bottom w:val="none" w:sz="0" w:space="0" w:color="auto"/>
            <w:right w:val="none" w:sz="0" w:space="0" w:color="auto"/>
          </w:divBdr>
        </w:div>
        <w:div w:id="1375886796">
          <w:marLeft w:val="640"/>
          <w:marRight w:val="0"/>
          <w:marTop w:val="0"/>
          <w:marBottom w:val="0"/>
          <w:divBdr>
            <w:top w:val="none" w:sz="0" w:space="0" w:color="auto"/>
            <w:left w:val="none" w:sz="0" w:space="0" w:color="auto"/>
            <w:bottom w:val="none" w:sz="0" w:space="0" w:color="auto"/>
            <w:right w:val="none" w:sz="0" w:space="0" w:color="auto"/>
          </w:divBdr>
        </w:div>
        <w:div w:id="151993623">
          <w:marLeft w:val="640"/>
          <w:marRight w:val="0"/>
          <w:marTop w:val="0"/>
          <w:marBottom w:val="0"/>
          <w:divBdr>
            <w:top w:val="none" w:sz="0" w:space="0" w:color="auto"/>
            <w:left w:val="none" w:sz="0" w:space="0" w:color="auto"/>
            <w:bottom w:val="none" w:sz="0" w:space="0" w:color="auto"/>
            <w:right w:val="none" w:sz="0" w:space="0" w:color="auto"/>
          </w:divBdr>
        </w:div>
        <w:div w:id="778448777">
          <w:marLeft w:val="640"/>
          <w:marRight w:val="0"/>
          <w:marTop w:val="0"/>
          <w:marBottom w:val="0"/>
          <w:divBdr>
            <w:top w:val="none" w:sz="0" w:space="0" w:color="auto"/>
            <w:left w:val="none" w:sz="0" w:space="0" w:color="auto"/>
            <w:bottom w:val="none" w:sz="0" w:space="0" w:color="auto"/>
            <w:right w:val="none" w:sz="0" w:space="0" w:color="auto"/>
          </w:divBdr>
        </w:div>
        <w:div w:id="622492975">
          <w:marLeft w:val="640"/>
          <w:marRight w:val="0"/>
          <w:marTop w:val="0"/>
          <w:marBottom w:val="0"/>
          <w:divBdr>
            <w:top w:val="none" w:sz="0" w:space="0" w:color="auto"/>
            <w:left w:val="none" w:sz="0" w:space="0" w:color="auto"/>
            <w:bottom w:val="none" w:sz="0" w:space="0" w:color="auto"/>
            <w:right w:val="none" w:sz="0" w:space="0" w:color="auto"/>
          </w:divBdr>
        </w:div>
        <w:div w:id="718358888">
          <w:marLeft w:val="640"/>
          <w:marRight w:val="0"/>
          <w:marTop w:val="0"/>
          <w:marBottom w:val="0"/>
          <w:divBdr>
            <w:top w:val="none" w:sz="0" w:space="0" w:color="auto"/>
            <w:left w:val="none" w:sz="0" w:space="0" w:color="auto"/>
            <w:bottom w:val="none" w:sz="0" w:space="0" w:color="auto"/>
            <w:right w:val="none" w:sz="0" w:space="0" w:color="auto"/>
          </w:divBdr>
        </w:div>
        <w:div w:id="882904969">
          <w:marLeft w:val="640"/>
          <w:marRight w:val="0"/>
          <w:marTop w:val="0"/>
          <w:marBottom w:val="0"/>
          <w:divBdr>
            <w:top w:val="none" w:sz="0" w:space="0" w:color="auto"/>
            <w:left w:val="none" w:sz="0" w:space="0" w:color="auto"/>
            <w:bottom w:val="none" w:sz="0" w:space="0" w:color="auto"/>
            <w:right w:val="none" w:sz="0" w:space="0" w:color="auto"/>
          </w:divBdr>
        </w:div>
        <w:div w:id="85809262">
          <w:marLeft w:val="640"/>
          <w:marRight w:val="0"/>
          <w:marTop w:val="0"/>
          <w:marBottom w:val="0"/>
          <w:divBdr>
            <w:top w:val="none" w:sz="0" w:space="0" w:color="auto"/>
            <w:left w:val="none" w:sz="0" w:space="0" w:color="auto"/>
            <w:bottom w:val="none" w:sz="0" w:space="0" w:color="auto"/>
            <w:right w:val="none" w:sz="0" w:space="0" w:color="auto"/>
          </w:divBdr>
        </w:div>
        <w:div w:id="365760855">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74703623">
      <w:bodyDiv w:val="1"/>
      <w:marLeft w:val="0"/>
      <w:marRight w:val="0"/>
      <w:marTop w:val="0"/>
      <w:marBottom w:val="0"/>
      <w:divBdr>
        <w:top w:val="none" w:sz="0" w:space="0" w:color="auto"/>
        <w:left w:val="none" w:sz="0" w:space="0" w:color="auto"/>
        <w:bottom w:val="none" w:sz="0" w:space="0" w:color="auto"/>
        <w:right w:val="none" w:sz="0" w:space="0" w:color="auto"/>
      </w:divBdr>
      <w:divsChild>
        <w:div w:id="1213419384">
          <w:marLeft w:val="640"/>
          <w:marRight w:val="0"/>
          <w:marTop w:val="0"/>
          <w:marBottom w:val="0"/>
          <w:divBdr>
            <w:top w:val="none" w:sz="0" w:space="0" w:color="auto"/>
            <w:left w:val="none" w:sz="0" w:space="0" w:color="auto"/>
            <w:bottom w:val="none" w:sz="0" w:space="0" w:color="auto"/>
            <w:right w:val="none" w:sz="0" w:space="0" w:color="auto"/>
          </w:divBdr>
        </w:div>
        <w:div w:id="1493519464">
          <w:marLeft w:val="640"/>
          <w:marRight w:val="0"/>
          <w:marTop w:val="0"/>
          <w:marBottom w:val="0"/>
          <w:divBdr>
            <w:top w:val="none" w:sz="0" w:space="0" w:color="auto"/>
            <w:left w:val="none" w:sz="0" w:space="0" w:color="auto"/>
            <w:bottom w:val="none" w:sz="0" w:space="0" w:color="auto"/>
            <w:right w:val="none" w:sz="0" w:space="0" w:color="auto"/>
          </w:divBdr>
        </w:div>
        <w:div w:id="1328440092">
          <w:marLeft w:val="640"/>
          <w:marRight w:val="0"/>
          <w:marTop w:val="0"/>
          <w:marBottom w:val="0"/>
          <w:divBdr>
            <w:top w:val="none" w:sz="0" w:space="0" w:color="auto"/>
            <w:left w:val="none" w:sz="0" w:space="0" w:color="auto"/>
            <w:bottom w:val="none" w:sz="0" w:space="0" w:color="auto"/>
            <w:right w:val="none" w:sz="0" w:space="0" w:color="auto"/>
          </w:divBdr>
        </w:div>
        <w:div w:id="1218206025">
          <w:marLeft w:val="640"/>
          <w:marRight w:val="0"/>
          <w:marTop w:val="0"/>
          <w:marBottom w:val="0"/>
          <w:divBdr>
            <w:top w:val="none" w:sz="0" w:space="0" w:color="auto"/>
            <w:left w:val="none" w:sz="0" w:space="0" w:color="auto"/>
            <w:bottom w:val="none" w:sz="0" w:space="0" w:color="auto"/>
            <w:right w:val="none" w:sz="0" w:space="0" w:color="auto"/>
          </w:divBdr>
        </w:div>
        <w:div w:id="2045052833">
          <w:marLeft w:val="640"/>
          <w:marRight w:val="0"/>
          <w:marTop w:val="0"/>
          <w:marBottom w:val="0"/>
          <w:divBdr>
            <w:top w:val="none" w:sz="0" w:space="0" w:color="auto"/>
            <w:left w:val="none" w:sz="0" w:space="0" w:color="auto"/>
            <w:bottom w:val="none" w:sz="0" w:space="0" w:color="auto"/>
            <w:right w:val="none" w:sz="0" w:space="0" w:color="auto"/>
          </w:divBdr>
        </w:div>
        <w:div w:id="1027829010">
          <w:marLeft w:val="640"/>
          <w:marRight w:val="0"/>
          <w:marTop w:val="0"/>
          <w:marBottom w:val="0"/>
          <w:divBdr>
            <w:top w:val="none" w:sz="0" w:space="0" w:color="auto"/>
            <w:left w:val="none" w:sz="0" w:space="0" w:color="auto"/>
            <w:bottom w:val="none" w:sz="0" w:space="0" w:color="auto"/>
            <w:right w:val="none" w:sz="0" w:space="0" w:color="auto"/>
          </w:divBdr>
        </w:div>
        <w:div w:id="2024475410">
          <w:marLeft w:val="640"/>
          <w:marRight w:val="0"/>
          <w:marTop w:val="0"/>
          <w:marBottom w:val="0"/>
          <w:divBdr>
            <w:top w:val="none" w:sz="0" w:space="0" w:color="auto"/>
            <w:left w:val="none" w:sz="0" w:space="0" w:color="auto"/>
            <w:bottom w:val="none" w:sz="0" w:space="0" w:color="auto"/>
            <w:right w:val="none" w:sz="0" w:space="0" w:color="auto"/>
          </w:divBdr>
        </w:div>
        <w:div w:id="1247570867">
          <w:marLeft w:val="640"/>
          <w:marRight w:val="0"/>
          <w:marTop w:val="0"/>
          <w:marBottom w:val="0"/>
          <w:divBdr>
            <w:top w:val="none" w:sz="0" w:space="0" w:color="auto"/>
            <w:left w:val="none" w:sz="0" w:space="0" w:color="auto"/>
            <w:bottom w:val="none" w:sz="0" w:space="0" w:color="auto"/>
            <w:right w:val="none" w:sz="0" w:space="0" w:color="auto"/>
          </w:divBdr>
        </w:div>
        <w:div w:id="1441990416">
          <w:marLeft w:val="640"/>
          <w:marRight w:val="0"/>
          <w:marTop w:val="0"/>
          <w:marBottom w:val="0"/>
          <w:divBdr>
            <w:top w:val="none" w:sz="0" w:space="0" w:color="auto"/>
            <w:left w:val="none" w:sz="0" w:space="0" w:color="auto"/>
            <w:bottom w:val="none" w:sz="0" w:space="0" w:color="auto"/>
            <w:right w:val="none" w:sz="0" w:space="0" w:color="auto"/>
          </w:divBdr>
        </w:div>
        <w:div w:id="137890637">
          <w:marLeft w:val="640"/>
          <w:marRight w:val="0"/>
          <w:marTop w:val="0"/>
          <w:marBottom w:val="0"/>
          <w:divBdr>
            <w:top w:val="none" w:sz="0" w:space="0" w:color="auto"/>
            <w:left w:val="none" w:sz="0" w:space="0" w:color="auto"/>
            <w:bottom w:val="none" w:sz="0" w:space="0" w:color="auto"/>
            <w:right w:val="none" w:sz="0" w:space="0" w:color="auto"/>
          </w:divBdr>
        </w:div>
        <w:div w:id="588931066">
          <w:marLeft w:val="640"/>
          <w:marRight w:val="0"/>
          <w:marTop w:val="0"/>
          <w:marBottom w:val="0"/>
          <w:divBdr>
            <w:top w:val="none" w:sz="0" w:space="0" w:color="auto"/>
            <w:left w:val="none" w:sz="0" w:space="0" w:color="auto"/>
            <w:bottom w:val="none" w:sz="0" w:space="0" w:color="auto"/>
            <w:right w:val="none" w:sz="0" w:space="0" w:color="auto"/>
          </w:divBdr>
        </w:div>
        <w:div w:id="672877552">
          <w:marLeft w:val="640"/>
          <w:marRight w:val="0"/>
          <w:marTop w:val="0"/>
          <w:marBottom w:val="0"/>
          <w:divBdr>
            <w:top w:val="none" w:sz="0" w:space="0" w:color="auto"/>
            <w:left w:val="none" w:sz="0" w:space="0" w:color="auto"/>
            <w:bottom w:val="none" w:sz="0" w:space="0" w:color="auto"/>
            <w:right w:val="none" w:sz="0" w:space="0" w:color="auto"/>
          </w:divBdr>
        </w:div>
        <w:div w:id="1123963686">
          <w:marLeft w:val="640"/>
          <w:marRight w:val="0"/>
          <w:marTop w:val="0"/>
          <w:marBottom w:val="0"/>
          <w:divBdr>
            <w:top w:val="none" w:sz="0" w:space="0" w:color="auto"/>
            <w:left w:val="none" w:sz="0" w:space="0" w:color="auto"/>
            <w:bottom w:val="none" w:sz="0" w:space="0" w:color="auto"/>
            <w:right w:val="none" w:sz="0" w:space="0" w:color="auto"/>
          </w:divBdr>
        </w:div>
        <w:div w:id="2028023135">
          <w:marLeft w:val="640"/>
          <w:marRight w:val="0"/>
          <w:marTop w:val="0"/>
          <w:marBottom w:val="0"/>
          <w:divBdr>
            <w:top w:val="none" w:sz="0" w:space="0" w:color="auto"/>
            <w:left w:val="none" w:sz="0" w:space="0" w:color="auto"/>
            <w:bottom w:val="none" w:sz="0" w:space="0" w:color="auto"/>
            <w:right w:val="none" w:sz="0" w:space="0" w:color="auto"/>
          </w:divBdr>
        </w:div>
        <w:div w:id="565260111">
          <w:marLeft w:val="640"/>
          <w:marRight w:val="0"/>
          <w:marTop w:val="0"/>
          <w:marBottom w:val="0"/>
          <w:divBdr>
            <w:top w:val="none" w:sz="0" w:space="0" w:color="auto"/>
            <w:left w:val="none" w:sz="0" w:space="0" w:color="auto"/>
            <w:bottom w:val="none" w:sz="0" w:space="0" w:color="auto"/>
            <w:right w:val="none" w:sz="0" w:space="0" w:color="auto"/>
          </w:divBdr>
        </w:div>
        <w:div w:id="56562965">
          <w:marLeft w:val="640"/>
          <w:marRight w:val="0"/>
          <w:marTop w:val="0"/>
          <w:marBottom w:val="0"/>
          <w:divBdr>
            <w:top w:val="none" w:sz="0" w:space="0" w:color="auto"/>
            <w:left w:val="none" w:sz="0" w:space="0" w:color="auto"/>
            <w:bottom w:val="none" w:sz="0" w:space="0" w:color="auto"/>
            <w:right w:val="none" w:sz="0" w:space="0" w:color="auto"/>
          </w:divBdr>
        </w:div>
        <w:div w:id="1739278795">
          <w:marLeft w:val="640"/>
          <w:marRight w:val="0"/>
          <w:marTop w:val="0"/>
          <w:marBottom w:val="0"/>
          <w:divBdr>
            <w:top w:val="none" w:sz="0" w:space="0" w:color="auto"/>
            <w:left w:val="none" w:sz="0" w:space="0" w:color="auto"/>
            <w:bottom w:val="none" w:sz="0" w:space="0" w:color="auto"/>
            <w:right w:val="none" w:sz="0" w:space="0" w:color="auto"/>
          </w:divBdr>
        </w:div>
        <w:div w:id="75254050">
          <w:marLeft w:val="640"/>
          <w:marRight w:val="0"/>
          <w:marTop w:val="0"/>
          <w:marBottom w:val="0"/>
          <w:divBdr>
            <w:top w:val="none" w:sz="0" w:space="0" w:color="auto"/>
            <w:left w:val="none" w:sz="0" w:space="0" w:color="auto"/>
            <w:bottom w:val="none" w:sz="0" w:space="0" w:color="auto"/>
            <w:right w:val="none" w:sz="0" w:space="0" w:color="auto"/>
          </w:divBdr>
        </w:div>
        <w:div w:id="1274358725">
          <w:marLeft w:val="640"/>
          <w:marRight w:val="0"/>
          <w:marTop w:val="0"/>
          <w:marBottom w:val="0"/>
          <w:divBdr>
            <w:top w:val="none" w:sz="0" w:space="0" w:color="auto"/>
            <w:left w:val="none" w:sz="0" w:space="0" w:color="auto"/>
            <w:bottom w:val="none" w:sz="0" w:space="0" w:color="auto"/>
            <w:right w:val="none" w:sz="0" w:space="0" w:color="auto"/>
          </w:divBdr>
        </w:div>
        <w:div w:id="1278635740">
          <w:marLeft w:val="640"/>
          <w:marRight w:val="0"/>
          <w:marTop w:val="0"/>
          <w:marBottom w:val="0"/>
          <w:divBdr>
            <w:top w:val="none" w:sz="0" w:space="0" w:color="auto"/>
            <w:left w:val="none" w:sz="0" w:space="0" w:color="auto"/>
            <w:bottom w:val="none" w:sz="0" w:space="0" w:color="auto"/>
            <w:right w:val="none" w:sz="0" w:space="0" w:color="auto"/>
          </w:divBdr>
        </w:div>
        <w:div w:id="508133134">
          <w:marLeft w:val="640"/>
          <w:marRight w:val="0"/>
          <w:marTop w:val="0"/>
          <w:marBottom w:val="0"/>
          <w:divBdr>
            <w:top w:val="none" w:sz="0" w:space="0" w:color="auto"/>
            <w:left w:val="none" w:sz="0" w:space="0" w:color="auto"/>
            <w:bottom w:val="none" w:sz="0" w:space="0" w:color="auto"/>
            <w:right w:val="none" w:sz="0" w:space="0" w:color="auto"/>
          </w:divBdr>
        </w:div>
        <w:div w:id="1929075401">
          <w:marLeft w:val="640"/>
          <w:marRight w:val="0"/>
          <w:marTop w:val="0"/>
          <w:marBottom w:val="0"/>
          <w:divBdr>
            <w:top w:val="none" w:sz="0" w:space="0" w:color="auto"/>
            <w:left w:val="none" w:sz="0" w:space="0" w:color="auto"/>
            <w:bottom w:val="none" w:sz="0" w:space="0" w:color="auto"/>
            <w:right w:val="none" w:sz="0" w:space="0" w:color="auto"/>
          </w:divBdr>
        </w:div>
        <w:div w:id="1844586912">
          <w:marLeft w:val="640"/>
          <w:marRight w:val="0"/>
          <w:marTop w:val="0"/>
          <w:marBottom w:val="0"/>
          <w:divBdr>
            <w:top w:val="none" w:sz="0" w:space="0" w:color="auto"/>
            <w:left w:val="none" w:sz="0" w:space="0" w:color="auto"/>
            <w:bottom w:val="none" w:sz="0" w:space="0" w:color="auto"/>
            <w:right w:val="none" w:sz="0" w:space="0" w:color="auto"/>
          </w:divBdr>
        </w:div>
        <w:div w:id="1664161704">
          <w:marLeft w:val="640"/>
          <w:marRight w:val="0"/>
          <w:marTop w:val="0"/>
          <w:marBottom w:val="0"/>
          <w:divBdr>
            <w:top w:val="none" w:sz="0" w:space="0" w:color="auto"/>
            <w:left w:val="none" w:sz="0" w:space="0" w:color="auto"/>
            <w:bottom w:val="none" w:sz="0" w:space="0" w:color="auto"/>
            <w:right w:val="none" w:sz="0" w:space="0" w:color="auto"/>
          </w:divBdr>
        </w:div>
        <w:div w:id="143589564">
          <w:marLeft w:val="640"/>
          <w:marRight w:val="0"/>
          <w:marTop w:val="0"/>
          <w:marBottom w:val="0"/>
          <w:divBdr>
            <w:top w:val="none" w:sz="0" w:space="0" w:color="auto"/>
            <w:left w:val="none" w:sz="0" w:space="0" w:color="auto"/>
            <w:bottom w:val="none" w:sz="0" w:space="0" w:color="auto"/>
            <w:right w:val="none" w:sz="0" w:space="0" w:color="auto"/>
          </w:divBdr>
        </w:div>
        <w:div w:id="658465283">
          <w:marLeft w:val="640"/>
          <w:marRight w:val="0"/>
          <w:marTop w:val="0"/>
          <w:marBottom w:val="0"/>
          <w:divBdr>
            <w:top w:val="none" w:sz="0" w:space="0" w:color="auto"/>
            <w:left w:val="none" w:sz="0" w:space="0" w:color="auto"/>
            <w:bottom w:val="none" w:sz="0" w:space="0" w:color="auto"/>
            <w:right w:val="none" w:sz="0" w:space="0" w:color="auto"/>
          </w:divBdr>
        </w:div>
        <w:div w:id="933703993">
          <w:marLeft w:val="640"/>
          <w:marRight w:val="0"/>
          <w:marTop w:val="0"/>
          <w:marBottom w:val="0"/>
          <w:divBdr>
            <w:top w:val="none" w:sz="0" w:space="0" w:color="auto"/>
            <w:left w:val="none" w:sz="0" w:space="0" w:color="auto"/>
            <w:bottom w:val="none" w:sz="0" w:space="0" w:color="auto"/>
            <w:right w:val="none" w:sz="0" w:space="0" w:color="auto"/>
          </w:divBdr>
        </w:div>
        <w:div w:id="2134788324">
          <w:marLeft w:val="640"/>
          <w:marRight w:val="0"/>
          <w:marTop w:val="0"/>
          <w:marBottom w:val="0"/>
          <w:divBdr>
            <w:top w:val="none" w:sz="0" w:space="0" w:color="auto"/>
            <w:left w:val="none" w:sz="0" w:space="0" w:color="auto"/>
            <w:bottom w:val="none" w:sz="0" w:space="0" w:color="auto"/>
            <w:right w:val="none" w:sz="0" w:space="0" w:color="auto"/>
          </w:divBdr>
        </w:div>
        <w:div w:id="1803616774">
          <w:marLeft w:val="640"/>
          <w:marRight w:val="0"/>
          <w:marTop w:val="0"/>
          <w:marBottom w:val="0"/>
          <w:divBdr>
            <w:top w:val="none" w:sz="0" w:space="0" w:color="auto"/>
            <w:left w:val="none" w:sz="0" w:space="0" w:color="auto"/>
            <w:bottom w:val="none" w:sz="0" w:space="0" w:color="auto"/>
            <w:right w:val="none" w:sz="0" w:space="0" w:color="auto"/>
          </w:divBdr>
        </w:div>
        <w:div w:id="812600350">
          <w:marLeft w:val="640"/>
          <w:marRight w:val="0"/>
          <w:marTop w:val="0"/>
          <w:marBottom w:val="0"/>
          <w:divBdr>
            <w:top w:val="none" w:sz="0" w:space="0" w:color="auto"/>
            <w:left w:val="none" w:sz="0" w:space="0" w:color="auto"/>
            <w:bottom w:val="none" w:sz="0" w:space="0" w:color="auto"/>
            <w:right w:val="none" w:sz="0" w:space="0" w:color="auto"/>
          </w:divBdr>
        </w:div>
        <w:div w:id="1150168364">
          <w:marLeft w:val="640"/>
          <w:marRight w:val="0"/>
          <w:marTop w:val="0"/>
          <w:marBottom w:val="0"/>
          <w:divBdr>
            <w:top w:val="none" w:sz="0" w:space="0" w:color="auto"/>
            <w:left w:val="none" w:sz="0" w:space="0" w:color="auto"/>
            <w:bottom w:val="none" w:sz="0" w:space="0" w:color="auto"/>
            <w:right w:val="none" w:sz="0" w:space="0" w:color="auto"/>
          </w:divBdr>
        </w:div>
        <w:div w:id="187449547">
          <w:marLeft w:val="640"/>
          <w:marRight w:val="0"/>
          <w:marTop w:val="0"/>
          <w:marBottom w:val="0"/>
          <w:divBdr>
            <w:top w:val="none" w:sz="0" w:space="0" w:color="auto"/>
            <w:left w:val="none" w:sz="0" w:space="0" w:color="auto"/>
            <w:bottom w:val="none" w:sz="0" w:space="0" w:color="auto"/>
            <w:right w:val="none" w:sz="0" w:space="0" w:color="auto"/>
          </w:divBdr>
        </w:div>
        <w:div w:id="1199859792">
          <w:marLeft w:val="640"/>
          <w:marRight w:val="0"/>
          <w:marTop w:val="0"/>
          <w:marBottom w:val="0"/>
          <w:divBdr>
            <w:top w:val="none" w:sz="0" w:space="0" w:color="auto"/>
            <w:left w:val="none" w:sz="0" w:space="0" w:color="auto"/>
            <w:bottom w:val="none" w:sz="0" w:space="0" w:color="auto"/>
            <w:right w:val="none" w:sz="0" w:space="0" w:color="auto"/>
          </w:divBdr>
        </w:div>
        <w:div w:id="2115249821">
          <w:marLeft w:val="640"/>
          <w:marRight w:val="0"/>
          <w:marTop w:val="0"/>
          <w:marBottom w:val="0"/>
          <w:divBdr>
            <w:top w:val="none" w:sz="0" w:space="0" w:color="auto"/>
            <w:left w:val="none" w:sz="0" w:space="0" w:color="auto"/>
            <w:bottom w:val="none" w:sz="0" w:space="0" w:color="auto"/>
            <w:right w:val="none" w:sz="0" w:space="0" w:color="auto"/>
          </w:divBdr>
        </w:div>
        <w:div w:id="1536230001">
          <w:marLeft w:val="640"/>
          <w:marRight w:val="0"/>
          <w:marTop w:val="0"/>
          <w:marBottom w:val="0"/>
          <w:divBdr>
            <w:top w:val="none" w:sz="0" w:space="0" w:color="auto"/>
            <w:left w:val="none" w:sz="0" w:space="0" w:color="auto"/>
            <w:bottom w:val="none" w:sz="0" w:space="0" w:color="auto"/>
            <w:right w:val="none" w:sz="0" w:space="0" w:color="auto"/>
          </w:divBdr>
        </w:div>
        <w:div w:id="936210649">
          <w:marLeft w:val="640"/>
          <w:marRight w:val="0"/>
          <w:marTop w:val="0"/>
          <w:marBottom w:val="0"/>
          <w:divBdr>
            <w:top w:val="none" w:sz="0" w:space="0" w:color="auto"/>
            <w:left w:val="none" w:sz="0" w:space="0" w:color="auto"/>
            <w:bottom w:val="none" w:sz="0" w:space="0" w:color="auto"/>
            <w:right w:val="none" w:sz="0" w:space="0" w:color="auto"/>
          </w:divBdr>
        </w:div>
        <w:div w:id="1808546853">
          <w:marLeft w:val="640"/>
          <w:marRight w:val="0"/>
          <w:marTop w:val="0"/>
          <w:marBottom w:val="0"/>
          <w:divBdr>
            <w:top w:val="none" w:sz="0" w:space="0" w:color="auto"/>
            <w:left w:val="none" w:sz="0" w:space="0" w:color="auto"/>
            <w:bottom w:val="none" w:sz="0" w:space="0" w:color="auto"/>
            <w:right w:val="none" w:sz="0" w:space="0" w:color="auto"/>
          </w:divBdr>
        </w:div>
        <w:div w:id="9189039">
          <w:marLeft w:val="640"/>
          <w:marRight w:val="0"/>
          <w:marTop w:val="0"/>
          <w:marBottom w:val="0"/>
          <w:divBdr>
            <w:top w:val="none" w:sz="0" w:space="0" w:color="auto"/>
            <w:left w:val="none" w:sz="0" w:space="0" w:color="auto"/>
            <w:bottom w:val="none" w:sz="0" w:space="0" w:color="auto"/>
            <w:right w:val="none" w:sz="0" w:space="0" w:color="auto"/>
          </w:divBdr>
        </w:div>
        <w:div w:id="1605921270">
          <w:marLeft w:val="640"/>
          <w:marRight w:val="0"/>
          <w:marTop w:val="0"/>
          <w:marBottom w:val="0"/>
          <w:divBdr>
            <w:top w:val="none" w:sz="0" w:space="0" w:color="auto"/>
            <w:left w:val="none" w:sz="0" w:space="0" w:color="auto"/>
            <w:bottom w:val="none" w:sz="0" w:space="0" w:color="auto"/>
            <w:right w:val="none" w:sz="0" w:space="0" w:color="auto"/>
          </w:divBdr>
        </w:div>
        <w:div w:id="594870757">
          <w:marLeft w:val="640"/>
          <w:marRight w:val="0"/>
          <w:marTop w:val="0"/>
          <w:marBottom w:val="0"/>
          <w:divBdr>
            <w:top w:val="none" w:sz="0" w:space="0" w:color="auto"/>
            <w:left w:val="none" w:sz="0" w:space="0" w:color="auto"/>
            <w:bottom w:val="none" w:sz="0" w:space="0" w:color="auto"/>
            <w:right w:val="none" w:sz="0" w:space="0" w:color="auto"/>
          </w:divBdr>
        </w:div>
        <w:div w:id="1118836699">
          <w:marLeft w:val="640"/>
          <w:marRight w:val="0"/>
          <w:marTop w:val="0"/>
          <w:marBottom w:val="0"/>
          <w:divBdr>
            <w:top w:val="none" w:sz="0" w:space="0" w:color="auto"/>
            <w:left w:val="none" w:sz="0" w:space="0" w:color="auto"/>
            <w:bottom w:val="none" w:sz="0" w:space="0" w:color="auto"/>
            <w:right w:val="none" w:sz="0" w:space="0" w:color="auto"/>
          </w:divBdr>
        </w:div>
        <w:div w:id="808399810">
          <w:marLeft w:val="640"/>
          <w:marRight w:val="0"/>
          <w:marTop w:val="0"/>
          <w:marBottom w:val="0"/>
          <w:divBdr>
            <w:top w:val="none" w:sz="0" w:space="0" w:color="auto"/>
            <w:left w:val="none" w:sz="0" w:space="0" w:color="auto"/>
            <w:bottom w:val="none" w:sz="0" w:space="0" w:color="auto"/>
            <w:right w:val="none" w:sz="0" w:space="0" w:color="auto"/>
          </w:divBdr>
        </w:div>
        <w:div w:id="606816728">
          <w:marLeft w:val="640"/>
          <w:marRight w:val="0"/>
          <w:marTop w:val="0"/>
          <w:marBottom w:val="0"/>
          <w:divBdr>
            <w:top w:val="none" w:sz="0" w:space="0" w:color="auto"/>
            <w:left w:val="none" w:sz="0" w:space="0" w:color="auto"/>
            <w:bottom w:val="none" w:sz="0" w:space="0" w:color="auto"/>
            <w:right w:val="none" w:sz="0" w:space="0" w:color="auto"/>
          </w:divBdr>
        </w:div>
        <w:div w:id="283314496">
          <w:marLeft w:val="640"/>
          <w:marRight w:val="0"/>
          <w:marTop w:val="0"/>
          <w:marBottom w:val="0"/>
          <w:divBdr>
            <w:top w:val="none" w:sz="0" w:space="0" w:color="auto"/>
            <w:left w:val="none" w:sz="0" w:space="0" w:color="auto"/>
            <w:bottom w:val="none" w:sz="0" w:space="0" w:color="auto"/>
            <w:right w:val="none" w:sz="0" w:space="0" w:color="auto"/>
          </w:divBdr>
        </w:div>
        <w:div w:id="1888880152">
          <w:marLeft w:val="640"/>
          <w:marRight w:val="0"/>
          <w:marTop w:val="0"/>
          <w:marBottom w:val="0"/>
          <w:divBdr>
            <w:top w:val="none" w:sz="0" w:space="0" w:color="auto"/>
            <w:left w:val="none" w:sz="0" w:space="0" w:color="auto"/>
            <w:bottom w:val="none" w:sz="0" w:space="0" w:color="auto"/>
            <w:right w:val="none" w:sz="0" w:space="0" w:color="auto"/>
          </w:divBdr>
        </w:div>
        <w:div w:id="1282878924">
          <w:marLeft w:val="640"/>
          <w:marRight w:val="0"/>
          <w:marTop w:val="0"/>
          <w:marBottom w:val="0"/>
          <w:divBdr>
            <w:top w:val="none" w:sz="0" w:space="0" w:color="auto"/>
            <w:left w:val="none" w:sz="0" w:space="0" w:color="auto"/>
            <w:bottom w:val="none" w:sz="0" w:space="0" w:color="auto"/>
            <w:right w:val="none" w:sz="0" w:space="0" w:color="auto"/>
          </w:divBdr>
        </w:div>
        <w:div w:id="221405401">
          <w:marLeft w:val="640"/>
          <w:marRight w:val="0"/>
          <w:marTop w:val="0"/>
          <w:marBottom w:val="0"/>
          <w:divBdr>
            <w:top w:val="none" w:sz="0" w:space="0" w:color="auto"/>
            <w:left w:val="none" w:sz="0" w:space="0" w:color="auto"/>
            <w:bottom w:val="none" w:sz="0" w:space="0" w:color="auto"/>
            <w:right w:val="none" w:sz="0" w:space="0" w:color="auto"/>
          </w:divBdr>
        </w:div>
        <w:div w:id="440074306">
          <w:marLeft w:val="640"/>
          <w:marRight w:val="0"/>
          <w:marTop w:val="0"/>
          <w:marBottom w:val="0"/>
          <w:divBdr>
            <w:top w:val="none" w:sz="0" w:space="0" w:color="auto"/>
            <w:left w:val="none" w:sz="0" w:space="0" w:color="auto"/>
            <w:bottom w:val="none" w:sz="0" w:space="0" w:color="auto"/>
            <w:right w:val="none" w:sz="0" w:space="0" w:color="auto"/>
          </w:divBdr>
        </w:div>
        <w:div w:id="1825390272">
          <w:marLeft w:val="640"/>
          <w:marRight w:val="0"/>
          <w:marTop w:val="0"/>
          <w:marBottom w:val="0"/>
          <w:divBdr>
            <w:top w:val="none" w:sz="0" w:space="0" w:color="auto"/>
            <w:left w:val="none" w:sz="0" w:space="0" w:color="auto"/>
            <w:bottom w:val="none" w:sz="0" w:space="0" w:color="auto"/>
            <w:right w:val="none" w:sz="0" w:space="0" w:color="auto"/>
          </w:divBdr>
        </w:div>
        <w:div w:id="1552380160">
          <w:marLeft w:val="640"/>
          <w:marRight w:val="0"/>
          <w:marTop w:val="0"/>
          <w:marBottom w:val="0"/>
          <w:divBdr>
            <w:top w:val="none" w:sz="0" w:space="0" w:color="auto"/>
            <w:left w:val="none" w:sz="0" w:space="0" w:color="auto"/>
            <w:bottom w:val="none" w:sz="0" w:space="0" w:color="auto"/>
            <w:right w:val="none" w:sz="0" w:space="0" w:color="auto"/>
          </w:divBdr>
        </w:div>
        <w:div w:id="910122399">
          <w:marLeft w:val="640"/>
          <w:marRight w:val="0"/>
          <w:marTop w:val="0"/>
          <w:marBottom w:val="0"/>
          <w:divBdr>
            <w:top w:val="none" w:sz="0" w:space="0" w:color="auto"/>
            <w:left w:val="none" w:sz="0" w:space="0" w:color="auto"/>
            <w:bottom w:val="none" w:sz="0" w:space="0" w:color="auto"/>
            <w:right w:val="none" w:sz="0" w:space="0" w:color="auto"/>
          </w:divBdr>
        </w:div>
        <w:div w:id="1110665621">
          <w:marLeft w:val="640"/>
          <w:marRight w:val="0"/>
          <w:marTop w:val="0"/>
          <w:marBottom w:val="0"/>
          <w:divBdr>
            <w:top w:val="none" w:sz="0" w:space="0" w:color="auto"/>
            <w:left w:val="none" w:sz="0" w:space="0" w:color="auto"/>
            <w:bottom w:val="none" w:sz="0" w:space="0" w:color="auto"/>
            <w:right w:val="none" w:sz="0" w:space="0" w:color="auto"/>
          </w:divBdr>
        </w:div>
        <w:div w:id="600184602">
          <w:marLeft w:val="640"/>
          <w:marRight w:val="0"/>
          <w:marTop w:val="0"/>
          <w:marBottom w:val="0"/>
          <w:divBdr>
            <w:top w:val="none" w:sz="0" w:space="0" w:color="auto"/>
            <w:left w:val="none" w:sz="0" w:space="0" w:color="auto"/>
            <w:bottom w:val="none" w:sz="0" w:space="0" w:color="auto"/>
            <w:right w:val="none" w:sz="0" w:space="0" w:color="auto"/>
          </w:divBdr>
        </w:div>
        <w:div w:id="1171022619">
          <w:marLeft w:val="640"/>
          <w:marRight w:val="0"/>
          <w:marTop w:val="0"/>
          <w:marBottom w:val="0"/>
          <w:divBdr>
            <w:top w:val="none" w:sz="0" w:space="0" w:color="auto"/>
            <w:left w:val="none" w:sz="0" w:space="0" w:color="auto"/>
            <w:bottom w:val="none" w:sz="0" w:space="0" w:color="auto"/>
            <w:right w:val="none" w:sz="0" w:space="0" w:color="auto"/>
          </w:divBdr>
        </w:div>
        <w:div w:id="970477738">
          <w:marLeft w:val="640"/>
          <w:marRight w:val="0"/>
          <w:marTop w:val="0"/>
          <w:marBottom w:val="0"/>
          <w:divBdr>
            <w:top w:val="none" w:sz="0" w:space="0" w:color="auto"/>
            <w:left w:val="none" w:sz="0" w:space="0" w:color="auto"/>
            <w:bottom w:val="none" w:sz="0" w:space="0" w:color="auto"/>
            <w:right w:val="none" w:sz="0" w:space="0" w:color="auto"/>
          </w:divBdr>
        </w:div>
        <w:div w:id="405960646">
          <w:marLeft w:val="640"/>
          <w:marRight w:val="0"/>
          <w:marTop w:val="0"/>
          <w:marBottom w:val="0"/>
          <w:divBdr>
            <w:top w:val="none" w:sz="0" w:space="0" w:color="auto"/>
            <w:left w:val="none" w:sz="0" w:space="0" w:color="auto"/>
            <w:bottom w:val="none" w:sz="0" w:space="0" w:color="auto"/>
            <w:right w:val="none" w:sz="0" w:space="0" w:color="auto"/>
          </w:divBdr>
        </w:div>
        <w:div w:id="349767903">
          <w:marLeft w:val="640"/>
          <w:marRight w:val="0"/>
          <w:marTop w:val="0"/>
          <w:marBottom w:val="0"/>
          <w:divBdr>
            <w:top w:val="none" w:sz="0" w:space="0" w:color="auto"/>
            <w:left w:val="none" w:sz="0" w:space="0" w:color="auto"/>
            <w:bottom w:val="none" w:sz="0" w:space="0" w:color="auto"/>
            <w:right w:val="none" w:sz="0" w:space="0" w:color="auto"/>
          </w:divBdr>
        </w:div>
        <w:div w:id="1535652275">
          <w:marLeft w:val="640"/>
          <w:marRight w:val="0"/>
          <w:marTop w:val="0"/>
          <w:marBottom w:val="0"/>
          <w:divBdr>
            <w:top w:val="none" w:sz="0" w:space="0" w:color="auto"/>
            <w:left w:val="none" w:sz="0" w:space="0" w:color="auto"/>
            <w:bottom w:val="none" w:sz="0" w:space="0" w:color="auto"/>
            <w:right w:val="none" w:sz="0" w:space="0" w:color="auto"/>
          </w:divBdr>
        </w:div>
        <w:div w:id="758908085">
          <w:marLeft w:val="640"/>
          <w:marRight w:val="0"/>
          <w:marTop w:val="0"/>
          <w:marBottom w:val="0"/>
          <w:divBdr>
            <w:top w:val="none" w:sz="0" w:space="0" w:color="auto"/>
            <w:left w:val="none" w:sz="0" w:space="0" w:color="auto"/>
            <w:bottom w:val="none" w:sz="0" w:space="0" w:color="auto"/>
            <w:right w:val="none" w:sz="0" w:space="0" w:color="auto"/>
          </w:divBdr>
        </w:div>
        <w:div w:id="184712827">
          <w:marLeft w:val="640"/>
          <w:marRight w:val="0"/>
          <w:marTop w:val="0"/>
          <w:marBottom w:val="0"/>
          <w:divBdr>
            <w:top w:val="none" w:sz="0" w:space="0" w:color="auto"/>
            <w:left w:val="none" w:sz="0" w:space="0" w:color="auto"/>
            <w:bottom w:val="none" w:sz="0" w:space="0" w:color="auto"/>
            <w:right w:val="none" w:sz="0" w:space="0" w:color="auto"/>
          </w:divBdr>
        </w:div>
        <w:div w:id="1783303489">
          <w:marLeft w:val="640"/>
          <w:marRight w:val="0"/>
          <w:marTop w:val="0"/>
          <w:marBottom w:val="0"/>
          <w:divBdr>
            <w:top w:val="none" w:sz="0" w:space="0" w:color="auto"/>
            <w:left w:val="none" w:sz="0" w:space="0" w:color="auto"/>
            <w:bottom w:val="none" w:sz="0" w:space="0" w:color="auto"/>
            <w:right w:val="none" w:sz="0" w:space="0" w:color="auto"/>
          </w:divBdr>
        </w:div>
        <w:div w:id="1898782366">
          <w:marLeft w:val="640"/>
          <w:marRight w:val="0"/>
          <w:marTop w:val="0"/>
          <w:marBottom w:val="0"/>
          <w:divBdr>
            <w:top w:val="none" w:sz="0" w:space="0" w:color="auto"/>
            <w:left w:val="none" w:sz="0" w:space="0" w:color="auto"/>
            <w:bottom w:val="none" w:sz="0" w:space="0" w:color="auto"/>
            <w:right w:val="none" w:sz="0" w:space="0" w:color="auto"/>
          </w:divBdr>
        </w:div>
        <w:div w:id="658003721">
          <w:marLeft w:val="640"/>
          <w:marRight w:val="0"/>
          <w:marTop w:val="0"/>
          <w:marBottom w:val="0"/>
          <w:divBdr>
            <w:top w:val="none" w:sz="0" w:space="0" w:color="auto"/>
            <w:left w:val="none" w:sz="0" w:space="0" w:color="auto"/>
            <w:bottom w:val="none" w:sz="0" w:space="0" w:color="auto"/>
            <w:right w:val="none" w:sz="0" w:space="0" w:color="auto"/>
          </w:divBdr>
        </w:div>
        <w:div w:id="689333539">
          <w:marLeft w:val="640"/>
          <w:marRight w:val="0"/>
          <w:marTop w:val="0"/>
          <w:marBottom w:val="0"/>
          <w:divBdr>
            <w:top w:val="none" w:sz="0" w:space="0" w:color="auto"/>
            <w:left w:val="none" w:sz="0" w:space="0" w:color="auto"/>
            <w:bottom w:val="none" w:sz="0" w:space="0" w:color="auto"/>
            <w:right w:val="none" w:sz="0" w:space="0" w:color="auto"/>
          </w:divBdr>
        </w:div>
        <w:div w:id="63994532">
          <w:marLeft w:val="640"/>
          <w:marRight w:val="0"/>
          <w:marTop w:val="0"/>
          <w:marBottom w:val="0"/>
          <w:divBdr>
            <w:top w:val="none" w:sz="0" w:space="0" w:color="auto"/>
            <w:left w:val="none" w:sz="0" w:space="0" w:color="auto"/>
            <w:bottom w:val="none" w:sz="0" w:space="0" w:color="auto"/>
            <w:right w:val="none" w:sz="0" w:space="0" w:color="auto"/>
          </w:divBdr>
        </w:div>
        <w:div w:id="221986962">
          <w:marLeft w:val="640"/>
          <w:marRight w:val="0"/>
          <w:marTop w:val="0"/>
          <w:marBottom w:val="0"/>
          <w:divBdr>
            <w:top w:val="none" w:sz="0" w:space="0" w:color="auto"/>
            <w:left w:val="none" w:sz="0" w:space="0" w:color="auto"/>
            <w:bottom w:val="none" w:sz="0" w:space="0" w:color="auto"/>
            <w:right w:val="none" w:sz="0" w:space="0" w:color="auto"/>
          </w:divBdr>
        </w:div>
        <w:div w:id="1074812027">
          <w:marLeft w:val="640"/>
          <w:marRight w:val="0"/>
          <w:marTop w:val="0"/>
          <w:marBottom w:val="0"/>
          <w:divBdr>
            <w:top w:val="none" w:sz="0" w:space="0" w:color="auto"/>
            <w:left w:val="none" w:sz="0" w:space="0" w:color="auto"/>
            <w:bottom w:val="none" w:sz="0" w:space="0" w:color="auto"/>
            <w:right w:val="none" w:sz="0" w:space="0" w:color="auto"/>
          </w:divBdr>
        </w:div>
        <w:div w:id="242029914">
          <w:marLeft w:val="640"/>
          <w:marRight w:val="0"/>
          <w:marTop w:val="0"/>
          <w:marBottom w:val="0"/>
          <w:divBdr>
            <w:top w:val="none" w:sz="0" w:space="0" w:color="auto"/>
            <w:left w:val="none" w:sz="0" w:space="0" w:color="auto"/>
            <w:bottom w:val="none" w:sz="0" w:space="0" w:color="auto"/>
            <w:right w:val="none" w:sz="0" w:space="0" w:color="auto"/>
          </w:divBdr>
        </w:div>
        <w:div w:id="839541287">
          <w:marLeft w:val="640"/>
          <w:marRight w:val="0"/>
          <w:marTop w:val="0"/>
          <w:marBottom w:val="0"/>
          <w:divBdr>
            <w:top w:val="none" w:sz="0" w:space="0" w:color="auto"/>
            <w:left w:val="none" w:sz="0" w:space="0" w:color="auto"/>
            <w:bottom w:val="none" w:sz="0" w:space="0" w:color="auto"/>
            <w:right w:val="none" w:sz="0" w:space="0" w:color="auto"/>
          </w:divBdr>
        </w:div>
        <w:div w:id="186994092">
          <w:marLeft w:val="640"/>
          <w:marRight w:val="0"/>
          <w:marTop w:val="0"/>
          <w:marBottom w:val="0"/>
          <w:divBdr>
            <w:top w:val="none" w:sz="0" w:space="0" w:color="auto"/>
            <w:left w:val="none" w:sz="0" w:space="0" w:color="auto"/>
            <w:bottom w:val="none" w:sz="0" w:space="0" w:color="auto"/>
            <w:right w:val="none" w:sz="0" w:space="0" w:color="auto"/>
          </w:divBdr>
        </w:div>
        <w:div w:id="1637032187">
          <w:marLeft w:val="640"/>
          <w:marRight w:val="0"/>
          <w:marTop w:val="0"/>
          <w:marBottom w:val="0"/>
          <w:divBdr>
            <w:top w:val="none" w:sz="0" w:space="0" w:color="auto"/>
            <w:left w:val="none" w:sz="0" w:space="0" w:color="auto"/>
            <w:bottom w:val="none" w:sz="0" w:space="0" w:color="auto"/>
            <w:right w:val="none" w:sz="0" w:space="0" w:color="auto"/>
          </w:divBdr>
        </w:div>
        <w:div w:id="1510018744">
          <w:marLeft w:val="640"/>
          <w:marRight w:val="0"/>
          <w:marTop w:val="0"/>
          <w:marBottom w:val="0"/>
          <w:divBdr>
            <w:top w:val="none" w:sz="0" w:space="0" w:color="auto"/>
            <w:left w:val="none" w:sz="0" w:space="0" w:color="auto"/>
            <w:bottom w:val="none" w:sz="0" w:space="0" w:color="auto"/>
            <w:right w:val="none" w:sz="0" w:space="0" w:color="auto"/>
          </w:divBdr>
        </w:div>
        <w:div w:id="1064135403">
          <w:marLeft w:val="640"/>
          <w:marRight w:val="0"/>
          <w:marTop w:val="0"/>
          <w:marBottom w:val="0"/>
          <w:divBdr>
            <w:top w:val="none" w:sz="0" w:space="0" w:color="auto"/>
            <w:left w:val="none" w:sz="0" w:space="0" w:color="auto"/>
            <w:bottom w:val="none" w:sz="0" w:space="0" w:color="auto"/>
            <w:right w:val="none" w:sz="0" w:space="0" w:color="auto"/>
          </w:divBdr>
        </w:div>
        <w:div w:id="1564029045">
          <w:marLeft w:val="640"/>
          <w:marRight w:val="0"/>
          <w:marTop w:val="0"/>
          <w:marBottom w:val="0"/>
          <w:divBdr>
            <w:top w:val="none" w:sz="0" w:space="0" w:color="auto"/>
            <w:left w:val="none" w:sz="0" w:space="0" w:color="auto"/>
            <w:bottom w:val="none" w:sz="0" w:space="0" w:color="auto"/>
            <w:right w:val="none" w:sz="0" w:space="0" w:color="auto"/>
          </w:divBdr>
        </w:div>
        <w:div w:id="240912176">
          <w:marLeft w:val="640"/>
          <w:marRight w:val="0"/>
          <w:marTop w:val="0"/>
          <w:marBottom w:val="0"/>
          <w:divBdr>
            <w:top w:val="none" w:sz="0" w:space="0" w:color="auto"/>
            <w:left w:val="none" w:sz="0" w:space="0" w:color="auto"/>
            <w:bottom w:val="none" w:sz="0" w:space="0" w:color="auto"/>
            <w:right w:val="none" w:sz="0" w:space="0" w:color="auto"/>
          </w:divBdr>
        </w:div>
        <w:div w:id="978455638">
          <w:marLeft w:val="640"/>
          <w:marRight w:val="0"/>
          <w:marTop w:val="0"/>
          <w:marBottom w:val="0"/>
          <w:divBdr>
            <w:top w:val="none" w:sz="0" w:space="0" w:color="auto"/>
            <w:left w:val="none" w:sz="0" w:space="0" w:color="auto"/>
            <w:bottom w:val="none" w:sz="0" w:space="0" w:color="auto"/>
            <w:right w:val="none" w:sz="0" w:space="0" w:color="auto"/>
          </w:divBdr>
        </w:div>
        <w:div w:id="1532719135">
          <w:marLeft w:val="640"/>
          <w:marRight w:val="0"/>
          <w:marTop w:val="0"/>
          <w:marBottom w:val="0"/>
          <w:divBdr>
            <w:top w:val="none" w:sz="0" w:space="0" w:color="auto"/>
            <w:left w:val="none" w:sz="0" w:space="0" w:color="auto"/>
            <w:bottom w:val="none" w:sz="0" w:space="0" w:color="auto"/>
            <w:right w:val="none" w:sz="0" w:space="0" w:color="auto"/>
          </w:divBdr>
        </w:div>
        <w:div w:id="182091320">
          <w:marLeft w:val="640"/>
          <w:marRight w:val="0"/>
          <w:marTop w:val="0"/>
          <w:marBottom w:val="0"/>
          <w:divBdr>
            <w:top w:val="none" w:sz="0" w:space="0" w:color="auto"/>
            <w:left w:val="none" w:sz="0" w:space="0" w:color="auto"/>
            <w:bottom w:val="none" w:sz="0" w:space="0" w:color="auto"/>
            <w:right w:val="none" w:sz="0" w:space="0" w:color="auto"/>
          </w:divBdr>
        </w:div>
        <w:div w:id="1220283314">
          <w:marLeft w:val="640"/>
          <w:marRight w:val="0"/>
          <w:marTop w:val="0"/>
          <w:marBottom w:val="0"/>
          <w:divBdr>
            <w:top w:val="none" w:sz="0" w:space="0" w:color="auto"/>
            <w:left w:val="none" w:sz="0" w:space="0" w:color="auto"/>
            <w:bottom w:val="none" w:sz="0" w:space="0" w:color="auto"/>
            <w:right w:val="none" w:sz="0" w:space="0" w:color="auto"/>
          </w:divBdr>
        </w:div>
        <w:div w:id="695426468">
          <w:marLeft w:val="640"/>
          <w:marRight w:val="0"/>
          <w:marTop w:val="0"/>
          <w:marBottom w:val="0"/>
          <w:divBdr>
            <w:top w:val="none" w:sz="0" w:space="0" w:color="auto"/>
            <w:left w:val="none" w:sz="0" w:space="0" w:color="auto"/>
            <w:bottom w:val="none" w:sz="0" w:space="0" w:color="auto"/>
            <w:right w:val="none" w:sz="0" w:space="0" w:color="auto"/>
          </w:divBdr>
        </w:div>
        <w:div w:id="99885866">
          <w:marLeft w:val="640"/>
          <w:marRight w:val="0"/>
          <w:marTop w:val="0"/>
          <w:marBottom w:val="0"/>
          <w:divBdr>
            <w:top w:val="none" w:sz="0" w:space="0" w:color="auto"/>
            <w:left w:val="none" w:sz="0" w:space="0" w:color="auto"/>
            <w:bottom w:val="none" w:sz="0" w:space="0" w:color="auto"/>
            <w:right w:val="none" w:sz="0" w:space="0" w:color="auto"/>
          </w:divBdr>
        </w:div>
        <w:div w:id="190647650">
          <w:marLeft w:val="640"/>
          <w:marRight w:val="0"/>
          <w:marTop w:val="0"/>
          <w:marBottom w:val="0"/>
          <w:divBdr>
            <w:top w:val="none" w:sz="0" w:space="0" w:color="auto"/>
            <w:left w:val="none" w:sz="0" w:space="0" w:color="auto"/>
            <w:bottom w:val="none" w:sz="0" w:space="0" w:color="auto"/>
            <w:right w:val="none" w:sz="0" w:space="0" w:color="auto"/>
          </w:divBdr>
        </w:div>
        <w:div w:id="1758747766">
          <w:marLeft w:val="640"/>
          <w:marRight w:val="0"/>
          <w:marTop w:val="0"/>
          <w:marBottom w:val="0"/>
          <w:divBdr>
            <w:top w:val="none" w:sz="0" w:space="0" w:color="auto"/>
            <w:left w:val="none" w:sz="0" w:space="0" w:color="auto"/>
            <w:bottom w:val="none" w:sz="0" w:space="0" w:color="auto"/>
            <w:right w:val="none" w:sz="0" w:space="0" w:color="auto"/>
          </w:divBdr>
        </w:div>
        <w:div w:id="930552812">
          <w:marLeft w:val="640"/>
          <w:marRight w:val="0"/>
          <w:marTop w:val="0"/>
          <w:marBottom w:val="0"/>
          <w:divBdr>
            <w:top w:val="none" w:sz="0" w:space="0" w:color="auto"/>
            <w:left w:val="none" w:sz="0" w:space="0" w:color="auto"/>
            <w:bottom w:val="none" w:sz="0" w:space="0" w:color="auto"/>
            <w:right w:val="none" w:sz="0" w:space="0" w:color="auto"/>
          </w:divBdr>
        </w:div>
        <w:div w:id="1239973421">
          <w:marLeft w:val="640"/>
          <w:marRight w:val="0"/>
          <w:marTop w:val="0"/>
          <w:marBottom w:val="0"/>
          <w:divBdr>
            <w:top w:val="none" w:sz="0" w:space="0" w:color="auto"/>
            <w:left w:val="none" w:sz="0" w:space="0" w:color="auto"/>
            <w:bottom w:val="none" w:sz="0" w:space="0" w:color="auto"/>
            <w:right w:val="none" w:sz="0" w:space="0" w:color="auto"/>
          </w:divBdr>
        </w:div>
        <w:div w:id="597300611">
          <w:marLeft w:val="640"/>
          <w:marRight w:val="0"/>
          <w:marTop w:val="0"/>
          <w:marBottom w:val="0"/>
          <w:divBdr>
            <w:top w:val="none" w:sz="0" w:space="0" w:color="auto"/>
            <w:left w:val="none" w:sz="0" w:space="0" w:color="auto"/>
            <w:bottom w:val="none" w:sz="0" w:space="0" w:color="auto"/>
            <w:right w:val="none" w:sz="0" w:space="0" w:color="auto"/>
          </w:divBdr>
        </w:div>
        <w:div w:id="1525750190">
          <w:marLeft w:val="640"/>
          <w:marRight w:val="0"/>
          <w:marTop w:val="0"/>
          <w:marBottom w:val="0"/>
          <w:divBdr>
            <w:top w:val="none" w:sz="0" w:space="0" w:color="auto"/>
            <w:left w:val="none" w:sz="0" w:space="0" w:color="auto"/>
            <w:bottom w:val="none" w:sz="0" w:space="0" w:color="auto"/>
            <w:right w:val="none" w:sz="0" w:space="0" w:color="auto"/>
          </w:divBdr>
        </w:div>
        <w:div w:id="666783392">
          <w:marLeft w:val="640"/>
          <w:marRight w:val="0"/>
          <w:marTop w:val="0"/>
          <w:marBottom w:val="0"/>
          <w:divBdr>
            <w:top w:val="none" w:sz="0" w:space="0" w:color="auto"/>
            <w:left w:val="none" w:sz="0" w:space="0" w:color="auto"/>
            <w:bottom w:val="none" w:sz="0" w:space="0" w:color="auto"/>
            <w:right w:val="none" w:sz="0" w:space="0" w:color="auto"/>
          </w:divBdr>
        </w:div>
        <w:div w:id="2071689634">
          <w:marLeft w:val="640"/>
          <w:marRight w:val="0"/>
          <w:marTop w:val="0"/>
          <w:marBottom w:val="0"/>
          <w:divBdr>
            <w:top w:val="none" w:sz="0" w:space="0" w:color="auto"/>
            <w:left w:val="none" w:sz="0" w:space="0" w:color="auto"/>
            <w:bottom w:val="none" w:sz="0" w:space="0" w:color="auto"/>
            <w:right w:val="none" w:sz="0" w:space="0" w:color="auto"/>
          </w:divBdr>
        </w:div>
        <w:div w:id="1466662491">
          <w:marLeft w:val="640"/>
          <w:marRight w:val="0"/>
          <w:marTop w:val="0"/>
          <w:marBottom w:val="0"/>
          <w:divBdr>
            <w:top w:val="none" w:sz="0" w:space="0" w:color="auto"/>
            <w:left w:val="none" w:sz="0" w:space="0" w:color="auto"/>
            <w:bottom w:val="none" w:sz="0" w:space="0" w:color="auto"/>
            <w:right w:val="none" w:sz="0" w:space="0" w:color="auto"/>
          </w:divBdr>
        </w:div>
        <w:div w:id="183402296">
          <w:marLeft w:val="640"/>
          <w:marRight w:val="0"/>
          <w:marTop w:val="0"/>
          <w:marBottom w:val="0"/>
          <w:divBdr>
            <w:top w:val="none" w:sz="0" w:space="0" w:color="auto"/>
            <w:left w:val="none" w:sz="0" w:space="0" w:color="auto"/>
            <w:bottom w:val="none" w:sz="0" w:space="0" w:color="auto"/>
            <w:right w:val="none" w:sz="0" w:space="0" w:color="auto"/>
          </w:divBdr>
        </w:div>
        <w:div w:id="791628602">
          <w:marLeft w:val="640"/>
          <w:marRight w:val="0"/>
          <w:marTop w:val="0"/>
          <w:marBottom w:val="0"/>
          <w:divBdr>
            <w:top w:val="none" w:sz="0" w:space="0" w:color="auto"/>
            <w:left w:val="none" w:sz="0" w:space="0" w:color="auto"/>
            <w:bottom w:val="none" w:sz="0" w:space="0" w:color="auto"/>
            <w:right w:val="none" w:sz="0" w:space="0" w:color="auto"/>
          </w:divBdr>
        </w:div>
        <w:div w:id="196504729">
          <w:marLeft w:val="640"/>
          <w:marRight w:val="0"/>
          <w:marTop w:val="0"/>
          <w:marBottom w:val="0"/>
          <w:divBdr>
            <w:top w:val="none" w:sz="0" w:space="0" w:color="auto"/>
            <w:left w:val="none" w:sz="0" w:space="0" w:color="auto"/>
            <w:bottom w:val="none" w:sz="0" w:space="0" w:color="auto"/>
            <w:right w:val="none" w:sz="0" w:space="0" w:color="auto"/>
          </w:divBdr>
        </w:div>
        <w:div w:id="1185751593">
          <w:marLeft w:val="640"/>
          <w:marRight w:val="0"/>
          <w:marTop w:val="0"/>
          <w:marBottom w:val="0"/>
          <w:divBdr>
            <w:top w:val="none" w:sz="0" w:space="0" w:color="auto"/>
            <w:left w:val="none" w:sz="0" w:space="0" w:color="auto"/>
            <w:bottom w:val="none" w:sz="0" w:space="0" w:color="auto"/>
            <w:right w:val="none" w:sz="0" w:space="0" w:color="auto"/>
          </w:divBdr>
        </w:div>
        <w:div w:id="2132891890">
          <w:marLeft w:val="640"/>
          <w:marRight w:val="0"/>
          <w:marTop w:val="0"/>
          <w:marBottom w:val="0"/>
          <w:divBdr>
            <w:top w:val="none" w:sz="0" w:space="0" w:color="auto"/>
            <w:left w:val="none" w:sz="0" w:space="0" w:color="auto"/>
            <w:bottom w:val="none" w:sz="0" w:space="0" w:color="auto"/>
            <w:right w:val="none" w:sz="0" w:space="0" w:color="auto"/>
          </w:divBdr>
        </w:div>
        <w:div w:id="1365867866">
          <w:marLeft w:val="640"/>
          <w:marRight w:val="0"/>
          <w:marTop w:val="0"/>
          <w:marBottom w:val="0"/>
          <w:divBdr>
            <w:top w:val="none" w:sz="0" w:space="0" w:color="auto"/>
            <w:left w:val="none" w:sz="0" w:space="0" w:color="auto"/>
            <w:bottom w:val="none" w:sz="0" w:space="0" w:color="auto"/>
            <w:right w:val="none" w:sz="0" w:space="0" w:color="auto"/>
          </w:divBdr>
        </w:div>
        <w:div w:id="113334723">
          <w:marLeft w:val="640"/>
          <w:marRight w:val="0"/>
          <w:marTop w:val="0"/>
          <w:marBottom w:val="0"/>
          <w:divBdr>
            <w:top w:val="none" w:sz="0" w:space="0" w:color="auto"/>
            <w:left w:val="none" w:sz="0" w:space="0" w:color="auto"/>
            <w:bottom w:val="none" w:sz="0" w:space="0" w:color="auto"/>
            <w:right w:val="none" w:sz="0" w:space="0" w:color="auto"/>
          </w:divBdr>
        </w:div>
        <w:div w:id="612519705">
          <w:marLeft w:val="640"/>
          <w:marRight w:val="0"/>
          <w:marTop w:val="0"/>
          <w:marBottom w:val="0"/>
          <w:divBdr>
            <w:top w:val="none" w:sz="0" w:space="0" w:color="auto"/>
            <w:left w:val="none" w:sz="0" w:space="0" w:color="auto"/>
            <w:bottom w:val="none" w:sz="0" w:space="0" w:color="auto"/>
            <w:right w:val="none" w:sz="0" w:space="0" w:color="auto"/>
          </w:divBdr>
        </w:div>
        <w:div w:id="315575255">
          <w:marLeft w:val="640"/>
          <w:marRight w:val="0"/>
          <w:marTop w:val="0"/>
          <w:marBottom w:val="0"/>
          <w:divBdr>
            <w:top w:val="none" w:sz="0" w:space="0" w:color="auto"/>
            <w:left w:val="none" w:sz="0" w:space="0" w:color="auto"/>
            <w:bottom w:val="none" w:sz="0" w:space="0" w:color="auto"/>
            <w:right w:val="none" w:sz="0" w:space="0" w:color="auto"/>
          </w:divBdr>
        </w:div>
        <w:div w:id="50665139">
          <w:marLeft w:val="640"/>
          <w:marRight w:val="0"/>
          <w:marTop w:val="0"/>
          <w:marBottom w:val="0"/>
          <w:divBdr>
            <w:top w:val="none" w:sz="0" w:space="0" w:color="auto"/>
            <w:left w:val="none" w:sz="0" w:space="0" w:color="auto"/>
            <w:bottom w:val="none" w:sz="0" w:space="0" w:color="auto"/>
            <w:right w:val="none" w:sz="0" w:space="0" w:color="auto"/>
          </w:divBdr>
        </w:div>
        <w:div w:id="1370908337">
          <w:marLeft w:val="640"/>
          <w:marRight w:val="0"/>
          <w:marTop w:val="0"/>
          <w:marBottom w:val="0"/>
          <w:divBdr>
            <w:top w:val="none" w:sz="0" w:space="0" w:color="auto"/>
            <w:left w:val="none" w:sz="0" w:space="0" w:color="auto"/>
            <w:bottom w:val="none" w:sz="0" w:space="0" w:color="auto"/>
            <w:right w:val="none" w:sz="0" w:space="0" w:color="auto"/>
          </w:divBdr>
        </w:div>
        <w:div w:id="757598009">
          <w:marLeft w:val="640"/>
          <w:marRight w:val="0"/>
          <w:marTop w:val="0"/>
          <w:marBottom w:val="0"/>
          <w:divBdr>
            <w:top w:val="none" w:sz="0" w:space="0" w:color="auto"/>
            <w:left w:val="none" w:sz="0" w:space="0" w:color="auto"/>
            <w:bottom w:val="none" w:sz="0" w:space="0" w:color="auto"/>
            <w:right w:val="none" w:sz="0" w:space="0" w:color="auto"/>
          </w:divBdr>
        </w:div>
        <w:div w:id="459958993">
          <w:marLeft w:val="640"/>
          <w:marRight w:val="0"/>
          <w:marTop w:val="0"/>
          <w:marBottom w:val="0"/>
          <w:divBdr>
            <w:top w:val="none" w:sz="0" w:space="0" w:color="auto"/>
            <w:left w:val="none" w:sz="0" w:space="0" w:color="auto"/>
            <w:bottom w:val="none" w:sz="0" w:space="0" w:color="auto"/>
            <w:right w:val="none" w:sz="0" w:space="0" w:color="auto"/>
          </w:divBdr>
        </w:div>
        <w:div w:id="94055552">
          <w:marLeft w:val="640"/>
          <w:marRight w:val="0"/>
          <w:marTop w:val="0"/>
          <w:marBottom w:val="0"/>
          <w:divBdr>
            <w:top w:val="none" w:sz="0" w:space="0" w:color="auto"/>
            <w:left w:val="none" w:sz="0" w:space="0" w:color="auto"/>
            <w:bottom w:val="none" w:sz="0" w:space="0" w:color="auto"/>
            <w:right w:val="none" w:sz="0" w:space="0" w:color="auto"/>
          </w:divBdr>
        </w:div>
        <w:div w:id="1099912964">
          <w:marLeft w:val="640"/>
          <w:marRight w:val="0"/>
          <w:marTop w:val="0"/>
          <w:marBottom w:val="0"/>
          <w:divBdr>
            <w:top w:val="none" w:sz="0" w:space="0" w:color="auto"/>
            <w:left w:val="none" w:sz="0" w:space="0" w:color="auto"/>
            <w:bottom w:val="none" w:sz="0" w:space="0" w:color="auto"/>
            <w:right w:val="none" w:sz="0" w:space="0" w:color="auto"/>
          </w:divBdr>
        </w:div>
        <w:div w:id="1172835664">
          <w:marLeft w:val="640"/>
          <w:marRight w:val="0"/>
          <w:marTop w:val="0"/>
          <w:marBottom w:val="0"/>
          <w:divBdr>
            <w:top w:val="none" w:sz="0" w:space="0" w:color="auto"/>
            <w:left w:val="none" w:sz="0" w:space="0" w:color="auto"/>
            <w:bottom w:val="none" w:sz="0" w:space="0" w:color="auto"/>
            <w:right w:val="none" w:sz="0" w:space="0" w:color="auto"/>
          </w:divBdr>
        </w:div>
        <w:div w:id="848911341">
          <w:marLeft w:val="640"/>
          <w:marRight w:val="0"/>
          <w:marTop w:val="0"/>
          <w:marBottom w:val="0"/>
          <w:divBdr>
            <w:top w:val="none" w:sz="0" w:space="0" w:color="auto"/>
            <w:left w:val="none" w:sz="0" w:space="0" w:color="auto"/>
            <w:bottom w:val="none" w:sz="0" w:space="0" w:color="auto"/>
            <w:right w:val="none" w:sz="0" w:space="0" w:color="auto"/>
          </w:divBdr>
        </w:div>
        <w:div w:id="842088626">
          <w:marLeft w:val="640"/>
          <w:marRight w:val="0"/>
          <w:marTop w:val="0"/>
          <w:marBottom w:val="0"/>
          <w:divBdr>
            <w:top w:val="none" w:sz="0" w:space="0" w:color="auto"/>
            <w:left w:val="none" w:sz="0" w:space="0" w:color="auto"/>
            <w:bottom w:val="none" w:sz="0" w:space="0" w:color="auto"/>
            <w:right w:val="none" w:sz="0" w:space="0" w:color="auto"/>
          </w:divBdr>
        </w:div>
        <w:div w:id="271086380">
          <w:marLeft w:val="640"/>
          <w:marRight w:val="0"/>
          <w:marTop w:val="0"/>
          <w:marBottom w:val="0"/>
          <w:divBdr>
            <w:top w:val="none" w:sz="0" w:space="0" w:color="auto"/>
            <w:left w:val="none" w:sz="0" w:space="0" w:color="auto"/>
            <w:bottom w:val="none" w:sz="0" w:space="0" w:color="auto"/>
            <w:right w:val="none" w:sz="0" w:space="0" w:color="auto"/>
          </w:divBdr>
        </w:div>
        <w:div w:id="337851789">
          <w:marLeft w:val="640"/>
          <w:marRight w:val="0"/>
          <w:marTop w:val="0"/>
          <w:marBottom w:val="0"/>
          <w:divBdr>
            <w:top w:val="none" w:sz="0" w:space="0" w:color="auto"/>
            <w:left w:val="none" w:sz="0" w:space="0" w:color="auto"/>
            <w:bottom w:val="none" w:sz="0" w:space="0" w:color="auto"/>
            <w:right w:val="none" w:sz="0" w:space="0" w:color="auto"/>
          </w:divBdr>
        </w:div>
        <w:div w:id="1823429801">
          <w:marLeft w:val="640"/>
          <w:marRight w:val="0"/>
          <w:marTop w:val="0"/>
          <w:marBottom w:val="0"/>
          <w:divBdr>
            <w:top w:val="none" w:sz="0" w:space="0" w:color="auto"/>
            <w:left w:val="none" w:sz="0" w:space="0" w:color="auto"/>
            <w:bottom w:val="none" w:sz="0" w:space="0" w:color="auto"/>
            <w:right w:val="none" w:sz="0" w:space="0" w:color="auto"/>
          </w:divBdr>
        </w:div>
        <w:div w:id="80806550">
          <w:marLeft w:val="640"/>
          <w:marRight w:val="0"/>
          <w:marTop w:val="0"/>
          <w:marBottom w:val="0"/>
          <w:divBdr>
            <w:top w:val="none" w:sz="0" w:space="0" w:color="auto"/>
            <w:left w:val="none" w:sz="0" w:space="0" w:color="auto"/>
            <w:bottom w:val="none" w:sz="0" w:space="0" w:color="auto"/>
            <w:right w:val="none" w:sz="0" w:space="0" w:color="auto"/>
          </w:divBdr>
        </w:div>
        <w:div w:id="1331134282">
          <w:marLeft w:val="640"/>
          <w:marRight w:val="0"/>
          <w:marTop w:val="0"/>
          <w:marBottom w:val="0"/>
          <w:divBdr>
            <w:top w:val="none" w:sz="0" w:space="0" w:color="auto"/>
            <w:left w:val="none" w:sz="0" w:space="0" w:color="auto"/>
            <w:bottom w:val="none" w:sz="0" w:space="0" w:color="auto"/>
            <w:right w:val="none" w:sz="0" w:space="0" w:color="auto"/>
          </w:divBdr>
        </w:div>
        <w:div w:id="1799105696">
          <w:marLeft w:val="640"/>
          <w:marRight w:val="0"/>
          <w:marTop w:val="0"/>
          <w:marBottom w:val="0"/>
          <w:divBdr>
            <w:top w:val="none" w:sz="0" w:space="0" w:color="auto"/>
            <w:left w:val="none" w:sz="0" w:space="0" w:color="auto"/>
            <w:bottom w:val="none" w:sz="0" w:space="0" w:color="auto"/>
            <w:right w:val="none" w:sz="0" w:space="0" w:color="auto"/>
          </w:divBdr>
        </w:div>
        <w:div w:id="227764473">
          <w:marLeft w:val="640"/>
          <w:marRight w:val="0"/>
          <w:marTop w:val="0"/>
          <w:marBottom w:val="0"/>
          <w:divBdr>
            <w:top w:val="none" w:sz="0" w:space="0" w:color="auto"/>
            <w:left w:val="none" w:sz="0" w:space="0" w:color="auto"/>
            <w:bottom w:val="none" w:sz="0" w:space="0" w:color="auto"/>
            <w:right w:val="none" w:sz="0" w:space="0" w:color="auto"/>
          </w:divBdr>
        </w:div>
        <w:div w:id="1103723156">
          <w:marLeft w:val="640"/>
          <w:marRight w:val="0"/>
          <w:marTop w:val="0"/>
          <w:marBottom w:val="0"/>
          <w:divBdr>
            <w:top w:val="none" w:sz="0" w:space="0" w:color="auto"/>
            <w:left w:val="none" w:sz="0" w:space="0" w:color="auto"/>
            <w:bottom w:val="none" w:sz="0" w:space="0" w:color="auto"/>
            <w:right w:val="none" w:sz="0" w:space="0" w:color="auto"/>
          </w:divBdr>
        </w:div>
        <w:div w:id="612329299">
          <w:marLeft w:val="640"/>
          <w:marRight w:val="0"/>
          <w:marTop w:val="0"/>
          <w:marBottom w:val="0"/>
          <w:divBdr>
            <w:top w:val="none" w:sz="0" w:space="0" w:color="auto"/>
            <w:left w:val="none" w:sz="0" w:space="0" w:color="auto"/>
            <w:bottom w:val="none" w:sz="0" w:space="0" w:color="auto"/>
            <w:right w:val="none" w:sz="0" w:space="0" w:color="auto"/>
          </w:divBdr>
        </w:div>
        <w:div w:id="1938709295">
          <w:marLeft w:val="640"/>
          <w:marRight w:val="0"/>
          <w:marTop w:val="0"/>
          <w:marBottom w:val="0"/>
          <w:divBdr>
            <w:top w:val="none" w:sz="0" w:space="0" w:color="auto"/>
            <w:left w:val="none" w:sz="0" w:space="0" w:color="auto"/>
            <w:bottom w:val="none" w:sz="0" w:space="0" w:color="auto"/>
            <w:right w:val="none" w:sz="0" w:space="0" w:color="auto"/>
          </w:divBdr>
        </w:div>
        <w:div w:id="1041520483">
          <w:marLeft w:val="640"/>
          <w:marRight w:val="0"/>
          <w:marTop w:val="0"/>
          <w:marBottom w:val="0"/>
          <w:divBdr>
            <w:top w:val="none" w:sz="0" w:space="0" w:color="auto"/>
            <w:left w:val="none" w:sz="0" w:space="0" w:color="auto"/>
            <w:bottom w:val="none" w:sz="0" w:space="0" w:color="auto"/>
            <w:right w:val="none" w:sz="0" w:space="0" w:color="auto"/>
          </w:divBdr>
        </w:div>
        <w:div w:id="461504633">
          <w:marLeft w:val="640"/>
          <w:marRight w:val="0"/>
          <w:marTop w:val="0"/>
          <w:marBottom w:val="0"/>
          <w:divBdr>
            <w:top w:val="none" w:sz="0" w:space="0" w:color="auto"/>
            <w:left w:val="none" w:sz="0" w:space="0" w:color="auto"/>
            <w:bottom w:val="none" w:sz="0" w:space="0" w:color="auto"/>
            <w:right w:val="none" w:sz="0" w:space="0" w:color="auto"/>
          </w:divBdr>
        </w:div>
        <w:div w:id="439180217">
          <w:marLeft w:val="640"/>
          <w:marRight w:val="0"/>
          <w:marTop w:val="0"/>
          <w:marBottom w:val="0"/>
          <w:divBdr>
            <w:top w:val="none" w:sz="0" w:space="0" w:color="auto"/>
            <w:left w:val="none" w:sz="0" w:space="0" w:color="auto"/>
            <w:bottom w:val="none" w:sz="0" w:space="0" w:color="auto"/>
            <w:right w:val="none" w:sz="0" w:space="0" w:color="auto"/>
          </w:divBdr>
        </w:div>
        <w:div w:id="1876697271">
          <w:marLeft w:val="640"/>
          <w:marRight w:val="0"/>
          <w:marTop w:val="0"/>
          <w:marBottom w:val="0"/>
          <w:divBdr>
            <w:top w:val="none" w:sz="0" w:space="0" w:color="auto"/>
            <w:left w:val="none" w:sz="0" w:space="0" w:color="auto"/>
            <w:bottom w:val="none" w:sz="0" w:space="0" w:color="auto"/>
            <w:right w:val="none" w:sz="0" w:space="0" w:color="auto"/>
          </w:divBdr>
        </w:div>
        <w:div w:id="484132527">
          <w:marLeft w:val="640"/>
          <w:marRight w:val="0"/>
          <w:marTop w:val="0"/>
          <w:marBottom w:val="0"/>
          <w:divBdr>
            <w:top w:val="none" w:sz="0" w:space="0" w:color="auto"/>
            <w:left w:val="none" w:sz="0" w:space="0" w:color="auto"/>
            <w:bottom w:val="none" w:sz="0" w:space="0" w:color="auto"/>
            <w:right w:val="none" w:sz="0" w:space="0" w:color="auto"/>
          </w:divBdr>
        </w:div>
        <w:div w:id="1236863813">
          <w:marLeft w:val="640"/>
          <w:marRight w:val="0"/>
          <w:marTop w:val="0"/>
          <w:marBottom w:val="0"/>
          <w:divBdr>
            <w:top w:val="none" w:sz="0" w:space="0" w:color="auto"/>
            <w:left w:val="none" w:sz="0" w:space="0" w:color="auto"/>
            <w:bottom w:val="none" w:sz="0" w:space="0" w:color="auto"/>
            <w:right w:val="none" w:sz="0" w:space="0" w:color="auto"/>
          </w:divBdr>
        </w:div>
        <w:div w:id="1562640758">
          <w:marLeft w:val="640"/>
          <w:marRight w:val="0"/>
          <w:marTop w:val="0"/>
          <w:marBottom w:val="0"/>
          <w:divBdr>
            <w:top w:val="none" w:sz="0" w:space="0" w:color="auto"/>
            <w:left w:val="none" w:sz="0" w:space="0" w:color="auto"/>
            <w:bottom w:val="none" w:sz="0" w:space="0" w:color="auto"/>
            <w:right w:val="none" w:sz="0" w:space="0" w:color="auto"/>
          </w:divBdr>
        </w:div>
        <w:div w:id="536089601">
          <w:marLeft w:val="640"/>
          <w:marRight w:val="0"/>
          <w:marTop w:val="0"/>
          <w:marBottom w:val="0"/>
          <w:divBdr>
            <w:top w:val="none" w:sz="0" w:space="0" w:color="auto"/>
            <w:left w:val="none" w:sz="0" w:space="0" w:color="auto"/>
            <w:bottom w:val="none" w:sz="0" w:space="0" w:color="auto"/>
            <w:right w:val="none" w:sz="0" w:space="0" w:color="auto"/>
          </w:divBdr>
        </w:div>
        <w:div w:id="176962442">
          <w:marLeft w:val="640"/>
          <w:marRight w:val="0"/>
          <w:marTop w:val="0"/>
          <w:marBottom w:val="0"/>
          <w:divBdr>
            <w:top w:val="none" w:sz="0" w:space="0" w:color="auto"/>
            <w:left w:val="none" w:sz="0" w:space="0" w:color="auto"/>
            <w:bottom w:val="none" w:sz="0" w:space="0" w:color="auto"/>
            <w:right w:val="none" w:sz="0" w:space="0" w:color="auto"/>
          </w:divBdr>
        </w:div>
        <w:div w:id="1138375916">
          <w:marLeft w:val="640"/>
          <w:marRight w:val="0"/>
          <w:marTop w:val="0"/>
          <w:marBottom w:val="0"/>
          <w:divBdr>
            <w:top w:val="none" w:sz="0" w:space="0" w:color="auto"/>
            <w:left w:val="none" w:sz="0" w:space="0" w:color="auto"/>
            <w:bottom w:val="none" w:sz="0" w:space="0" w:color="auto"/>
            <w:right w:val="none" w:sz="0" w:space="0" w:color="auto"/>
          </w:divBdr>
        </w:div>
        <w:div w:id="962463984">
          <w:marLeft w:val="640"/>
          <w:marRight w:val="0"/>
          <w:marTop w:val="0"/>
          <w:marBottom w:val="0"/>
          <w:divBdr>
            <w:top w:val="none" w:sz="0" w:space="0" w:color="auto"/>
            <w:left w:val="none" w:sz="0" w:space="0" w:color="auto"/>
            <w:bottom w:val="none" w:sz="0" w:space="0" w:color="auto"/>
            <w:right w:val="none" w:sz="0" w:space="0" w:color="auto"/>
          </w:divBdr>
        </w:div>
        <w:div w:id="1493644398">
          <w:marLeft w:val="640"/>
          <w:marRight w:val="0"/>
          <w:marTop w:val="0"/>
          <w:marBottom w:val="0"/>
          <w:divBdr>
            <w:top w:val="none" w:sz="0" w:space="0" w:color="auto"/>
            <w:left w:val="none" w:sz="0" w:space="0" w:color="auto"/>
            <w:bottom w:val="none" w:sz="0" w:space="0" w:color="auto"/>
            <w:right w:val="none" w:sz="0" w:space="0" w:color="auto"/>
          </w:divBdr>
        </w:div>
        <w:div w:id="85537064">
          <w:marLeft w:val="640"/>
          <w:marRight w:val="0"/>
          <w:marTop w:val="0"/>
          <w:marBottom w:val="0"/>
          <w:divBdr>
            <w:top w:val="none" w:sz="0" w:space="0" w:color="auto"/>
            <w:left w:val="none" w:sz="0" w:space="0" w:color="auto"/>
            <w:bottom w:val="none" w:sz="0" w:space="0" w:color="auto"/>
            <w:right w:val="none" w:sz="0" w:space="0" w:color="auto"/>
          </w:divBdr>
        </w:div>
        <w:div w:id="1928153669">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37227850">
      <w:bodyDiv w:val="1"/>
      <w:marLeft w:val="0"/>
      <w:marRight w:val="0"/>
      <w:marTop w:val="0"/>
      <w:marBottom w:val="0"/>
      <w:divBdr>
        <w:top w:val="none" w:sz="0" w:space="0" w:color="auto"/>
        <w:left w:val="none" w:sz="0" w:space="0" w:color="auto"/>
        <w:bottom w:val="none" w:sz="0" w:space="0" w:color="auto"/>
        <w:right w:val="none" w:sz="0" w:space="0" w:color="auto"/>
      </w:divBdr>
      <w:divsChild>
        <w:div w:id="1541893534">
          <w:marLeft w:val="640"/>
          <w:marRight w:val="0"/>
          <w:marTop w:val="0"/>
          <w:marBottom w:val="0"/>
          <w:divBdr>
            <w:top w:val="none" w:sz="0" w:space="0" w:color="auto"/>
            <w:left w:val="none" w:sz="0" w:space="0" w:color="auto"/>
            <w:bottom w:val="none" w:sz="0" w:space="0" w:color="auto"/>
            <w:right w:val="none" w:sz="0" w:space="0" w:color="auto"/>
          </w:divBdr>
        </w:div>
        <w:div w:id="1692221396">
          <w:marLeft w:val="640"/>
          <w:marRight w:val="0"/>
          <w:marTop w:val="0"/>
          <w:marBottom w:val="0"/>
          <w:divBdr>
            <w:top w:val="none" w:sz="0" w:space="0" w:color="auto"/>
            <w:left w:val="none" w:sz="0" w:space="0" w:color="auto"/>
            <w:bottom w:val="none" w:sz="0" w:space="0" w:color="auto"/>
            <w:right w:val="none" w:sz="0" w:space="0" w:color="auto"/>
          </w:divBdr>
        </w:div>
        <w:div w:id="1412699430">
          <w:marLeft w:val="640"/>
          <w:marRight w:val="0"/>
          <w:marTop w:val="0"/>
          <w:marBottom w:val="0"/>
          <w:divBdr>
            <w:top w:val="none" w:sz="0" w:space="0" w:color="auto"/>
            <w:left w:val="none" w:sz="0" w:space="0" w:color="auto"/>
            <w:bottom w:val="none" w:sz="0" w:space="0" w:color="auto"/>
            <w:right w:val="none" w:sz="0" w:space="0" w:color="auto"/>
          </w:divBdr>
        </w:div>
        <w:div w:id="1748108057">
          <w:marLeft w:val="640"/>
          <w:marRight w:val="0"/>
          <w:marTop w:val="0"/>
          <w:marBottom w:val="0"/>
          <w:divBdr>
            <w:top w:val="none" w:sz="0" w:space="0" w:color="auto"/>
            <w:left w:val="none" w:sz="0" w:space="0" w:color="auto"/>
            <w:bottom w:val="none" w:sz="0" w:space="0" w:color="auto"/>
            <w:right w:val="none" w:sz="0" w:space="0" w:color="auto"/>
          </w:divBdr>
        </w:div>
        <w:div w:id="1853375549">
          <w:marLeft w:val="640"/>
          <w:marRight w:val="0"/>
          <w:marTop w:val="0"/>
          <w:marBottom w:val="0"/>
          <w:divBdr>
            <w:top w:val="none" w:sz="0" w:space="0" w:color="auto"/>
            <w:left w:val="none" w:sz="0" w:space="0" w:color="auto"/>
            <w:bottom w:val="none" w:sz="0" w:space="0" w:color="auto"/>
            <w:right w:val="none" w:sz="0" w:space="0" w:color="auto"/>
          </w:divBdr>
        </w:div>
        <w:div w:id="1846284296">
          <w:marLeft w:val="640"/>
          <w:marRight w:val="0"/>
          <w:marTop w:val="0"/>
          <w:marBottom w:val="0"/>
          <w:divBdr>
            <w:top w:val="none" w:sz="0" w:space="0" w:color="auto"/>
            <w:left w:val="none" w:sz="0" w:space="0" w:color="auto"/>
            <w:bottom w:val="none" w:sz="0" w:space="0" w:color="auto"/>
            <w:right w:val="none" w:sz="0" w:space="0" w:color="auto"/>
          </w:divBdr>
        </w:div>
        <w:div w:id="567692277">
          <w:marLeft w:val="640"/>
          <w:marRight w:val="0"/>
          <w:marTop w:val="0"/>
          <w:marBottom w:val="0"/>
          <w:divBdr>
            <w:top w:val="none" w:sz="0" w:space="0" w:color="auto"/>
            <w:left w:val="none" w:sz="0" w:space="0" w:color="auto"/>
            <w:bottom w:val="none" w:sz="0" w:space="0" w:color="auto"/>
            <w:right w:val="none" w:sz="0" w:space="0" w:color="auto"/>
          </w:divBdr>
        </w:div>
        <w:div w:id="68892728">
          <w:marLeft w:val="640"/>
          <w:marRight w:val="0"/>
          <w:marTop w:val="0"/>
          <w:marBottom w:val="0"/>
          <w:divBdr>
            <w:top w:val="none" w:sz="0" w:space="0" w:color="auto"/>
            <w:left w:val="none" w:sz="0" w:space="0" w:color="auto"/>
            <w:bottom w:val="none" w:sz="0" w:space="0" w:color="auto"/>
            <w:right w:val="none" w:sz="0" w:space="0" w:color="auto"/>
          </w:divBdr>
        </w:div>
        <w:div w:id="1605459759">
          <w:marLeft w:val="640"/>
          <w:marRight w:val="0"/>
          <w:marTop w:val="0"/>
          <w:marBottom w:val="0"/>
          <w:divBdr>
            <w:top w:val="none" w:sz="0" w:space="0" w:color="auto"/>
            <w:left w:val="none" w:sz="0" w:space="0" w:color="auto"/>
            <w:bottom w:val="none" w:sz="0" w:space="0" w:color="auto"/>
            <w:right w:val="none" w:sz="0" w:space="0" w:color="auto"/>
          </w:divBdr>
        </w:div>
        <w:div w:id="658969664">
          <w:marLeft w:val="640"/>
          <w:marRight w:val="0"/>
          <w:marTop w:val="0"/>
          <w:marBottom w:val="0"/>
          <w:divBdr>
            <w:top w:val="none" w:sz="0" w:space="0" w:color="auto"/>
            <w:left w:val="none" w:sz="0" w:space="0" w:color="auto"/>
            <w:bottom w:val="none" w:sz="0" w:space="0" w:color="auto"/>
            <w:right w:val="none" w:sz="0" w:space="0" w:color="auto"/>
          </w:divBdr>
        </w:div>
        <w:div w:id="1888645808">
          <w:marLeft w:val="640"/>
          <w:marRight w:val="0"/>
          <w:marTop w:val="0"/>
          <w:marBottom w:val="0"/>
          <w:divBdr>
            <w:top w:val="none" w:sz="0" w:space="0" w:color="auto"/>
            <w:left w:val="none" w:sz="0" w:space="0" w:color="auto"/>
            <w:bottom w:val="none" w:sz="0" w:space="0" w:color="auto"/>
            <w:right w:val="none" w:sz="0" w:space="0" w:color="auto"/>
          </w:divBdr>
        </w:div>
        <w:div w:id="1676104062">
          <w:marLeft w:val="640"/>
          <w:marRight w:val="0"/>
          <w:marTop w:val="0"/>
          <w:marBottom w:val="0"/>
          <w:divBdr>
            <w:top w:val="none" w:sz="0" w:space="0" w:color="auto"/>
            <w:left w:val="none" w:sz="0" w:space="0" w:color="auto"/>
            <w:bottom w:val="none" w:sz="0" w:space="0" w:color="auto"/>
            <w:right w:val="none" w:sz="0" w:space="0" w:color="auto"/>
          </w:divBdr>
        </w:div>
        <w:div w:id="1731348206">
          <w:marLeft w:val="640"/>
          <w:marRight w:val="0"/>
          <w:marTop w:val="0"/>
          <w:marBottom w:val="0"/>
          <w:divBdr>
            <w:top w:val="none" w:sz="0" w:space="0" w:color="auto"/>
            <w:left w:val="none" w:sz="0" w:space="0" w:color="auto"/>
            <w:bottom w:val="none" w:sz="0" w:space="0" w:color="auto"/>
            <w:right w:val="none" w:sz="0" w:space="0" w:color="auto"/>
          </w:divBdr>
        </w:div>
        <w:div w:id="1077287347">
          <w:marLeft w:val="640"/>
          <w:marRight w:val="0"/>
          <w:marTop w:val="0"/>
          <w:marBottom w:val="0"/>
          <w:divBdr>
            <w:top w:val="none" w:sz="0" w:space="0" w:color="auto"/>
            <w:left w:val="none" w:sz="0" w:space="0" w:color="auto"/>
            <w:bottom w:val="none" w:sz="0" w:space="0" w:color="auto"/>
            <w:right w:val="none" w:sz="0" w:space="0" w:color="auto"/>
          </w:divBdr>
        </w:div>
        <w:div w:id="1890874903">
          <w:marLeft w:val="640"/>
          <w:marRight w:val="0"/>
          <w:marTop w:val="0"/>
          <w:marBottom w:val="0"/>
          <w:divBdr>
            <w:top w:val="none" w:sz="0" w:space="0" w:color="auto"/>
            <w:left w:val="none" w:sz="0" w:space="0" w:color="auto"/>
            <w:bottom w:val="none" w:sz="0" w:space="0" w:color="auto"/>
            <w:right w:val="none" w:sz="0" w:space="0" w:color="auto"/>
          </w:divBdr>
        </w:div>
        <w:div w:id="1857310729">
          <w:marLeft w:val="640"/>
          <w:marRight w:val="0"/>
          <w:marTop w:val="0"/>
          <w:marBottom w:val="0"/>
          <w:divBdr>
            <w:top w:val="none" w:sz="0" w:space="0" w:color="auto"/>
            <w:left w:val="none" w:sz="0" w:space="0" w:color="auto"/>
            <w:bottom w:val="none" w:sz="0" w:space="0" w:color="auto"/>
            <w:right w:val="none" w:sz="0" w:space="0" w:color="auto"/>
          </w:divBdr>
        </w:div>
        <w:div w:id="67381813">
          <w:marLeft w:val="640"/>
          <w:marRight w:val="0"/>
          <w:marTop w:val="0"/>
          <w:marBottom w:val="0"/>
          <w:divBdr>
            <w:top w:val="none" w:sz="0" w:space="0" w:color="auto"/>
            <w:left w:val="none" w:sz="0" w:space="0" w:color="auto"/>
            <w:bottom w:val="none" w:sz="0" w:space="0" w:color="auto"/>
            <w:right w:val="none" w:sz="0" w:space="0" w:color="auto"/>
          </w:divBdr>
        </w:div>
        <w:div w:id="936522592">
          <w:marLeft w:val="640"/>
          <w:marRight w:val="0"/>
          <w:marTop w:val="0"/>
          <w:marBottom w:val="0"/>
          <w:divBdr>
            <w:top w:val="none" w:sz="0" w:space="0" w:color="auto"/>
            <w:left w:val="none" w:sz="0" w:space="0" w:color="auto"/>
            <w:bottom w:val="none" w:sz="0" w:space="0" w:color="auto"/>
            <w:right w:val="none" w:sz="0" w:space="0" w:color="auto"/>
          </w:divBdr>
        </w:div>
        <w:div w:id="2085683870">
          <w:marLeft w:val="640"/>
          <w:marRight w:val="0"/>
          <w:marTop w:val="0"/>
          <w:marBottom w:val="0"/>
          <w:divBdr>
            <w:top w:val="none" w:sz="0" w:space="0" w:color="auto"/>
            <w:left w:val="none" w:sz="0" w:space="0" w:color="auto"/>
            <w:bottom w:val="none" w:sz="0" w:space="0" w:color="auto"/>
            <w:right w:val="none" w:sz="0" w:space="0" w:color="auto"/>
          </w:divBdr>
        </w:div>
        <w:div w:id="2143956413">
          <w:marLeft w:val="640"/>
          <w:marRight w:val="0"/>
          <w:marTop w:val="0"/>
          <w:marBottom w:val="0"/>
          <w:divBdr>
            <w:top w:val="none" w:sz="0" w:space="0" w:color="auto"/>
            <w:left w:val="none" w:sz="0" w:space="0" w:color="auto"/>
            <w:bottom w:val="none" w:sz="0" w:space="0" w:color="auto"/>
            <w:right w:val="none" w:sz="0" w:space="0" w:color="auto"/>
          </w:divBdr>
        </w:div>
        <w:div w:id="936866631">
          <w:marLeft w:val="640"/>
          <w:marRight w:val="0"/>
          <w:marTop w:val="0"/>
          <w:marBottom w:val="0"/>
          <w:divBdr>
            <w:top w:val="none" w:sz="0" w:space="0" w:color="auto"/>
            <w:left w:val="none" w:sz="0" w:space="0" w:color="auto"/>
            <w:bottom w:val="none" w:sz="0" w:space="0" w:color="auto"/>
            <w:right w:val="none" w:sz="0" w:space="0" w:color="auto"/>
          </w:divBdr>
        </w:div>
        <w:div w:id="456415030">
          <w:marLeft w:val="640"/>
          <w:marRight w:val="0"/>
          <w:marTop w:val="0"/>
          <w:marBottom w:val="0"/>
          <w:divBdr>
            <w:top w:val="none" w:sz="0" w:space="0" w:color="auto"/>
            <w:left w:val="none" w:sz="0" w:space="0" w:color="auto"/>
            <w:bottom w:val="none" w:sz="0" w:space="0" w:color="auto"/>
            <w:right w:val="none" w:sz="0" w:space="0" w:color="auto"/>
          </w:divBdr>
        </w:div>
        <w:div w:id="1192955565">
          <w:marLeft w:val="640"/>
          <w:marRight w:val="0"/>
          <w:marTop w:val="0"/>
          <w:marBottom w:val="0"/>
          <w:divBdr>
            <w:top w:val="none" w:sz="0" w:space="0" w:color="auto"/>
            <w:left w:val="none" w:sz="0" w:space="0" w:color="auto"/>
            <w:bottom w:val="none" w:sz="0" w:space="0" w:color="auto"/>
            <w:right w:val="none" w:sz="0" w:space="0" w:color="auto"/>
          </w:divBdr>
        </w:div>
        <w:div w:id="252933338">
          <w:marLeft w:val="640"/>
          <w:marRight w:val="0"/>
          <w:marTop w:val="0"/>
          <w:marBottom w:val="0"/>
          <w:divBdr>
            <w:top w:val="none" w:sz="0" w:space="0" w:color="auto"/>
            <w:left w:val="none" w:sz="0" w:space="0" w:color="auto"/>
            <w:bottom w:val="none" w:sz="0" w:space="0" w:color="auto"/>
            <w:right w:val="none" w:sz="0" w:space="0" w:color="auto"/>
          </w:divBdr>
        </w:div>
        <w:div w:id="2113739119">
          <w:marLeft w:val="640"/>
          <w:marRight w:val="0"/>
          <w:marTop w:val="0"/>
          <w:marBottom w:val="0"/>
          <w:divBdr>
            <w:top w:val="none" w:sz="0" w:space="0" w:color="auto"/>
            <w:left w:val="none" w:sz="0" w:space="0" w:color="auto"/>
            <w:bottom w:val="none" w:sz="0" w:space="0" w:color="auto"/>
            <w:right w:val="none" w:sz="0" w:space="0" w:color="auto"/>
          </w:divBdr>
        </w:div>
        <w:div w:id="1126042551">
          <w:marLeft w:val="640"/>
          <w:marRight w:val="0"/>
          <w:marTop w:val="0"/>
          <w:marBottom w:val="0"/>
          <w:divBdr>
            <w:top w:val="none" w:sz="0" w:space="0" w:color="auto"/>
            <w:left w:val="none" w:sz="0" w:space="0" w:color="auto"/>
            <w:bottom w:val="none" w:sz="0" w:space="0" w:color="auto"/>
            <w:right w:val="none" w:sz="0" w:space="0" w:color="auto"/>
          </w:divBdr>
        </w:div>
        <w:div w:id="2029409934">
          <w:marLeft w:val="640"/>
          <w:marRight w:val="0"/>
          <w:marTop w:val="0"/>
          <w:marBottom w:val="0"/>
          <w:divBdr>
            <w:top w:val="none" w:sz="0" w:space="0" w:color="auto"/>
            <w:left w:val="none" w:sz="0" w:space="0" w:color="auto"/>
            <w:bottom w:val="none" w:sz="0" w:space="0" w:color="auto"/>
            <w:right w:val="none" w:sz="0" w:space="0" w:color="auto"/>
          </w:divBdr>
        </w:div>
        <w:div w:id="428546578">
          <w:marLeft w:val="640"/>
          <w:marRight w:val="0"/>
          <w:marTop w:val="0"/>
          <w:marBottom w:val="0"/>
          <w:divBdr>
            <w:top w:val="none" w:sz="0" w:space="0" w:color="auto"/>
            <w:left w:val="none" w:sz="0" w:space="0" w:color="auto"/>
            <w:bottom w:val="none" w:sz="0" w:space="0" w:color="auto"/>
            <w:right w:val="none" w:sz="0" w:space="0" w:color="auto"/>
          </w:divBdr>
        </w:div>
        <w:div w:id="1100295998">
          <w:marLeft w:val="640"/>
          <w:marRight w:val="0"/>
          <w:marTop w:val="0"/>
          <w:marBottom w:val="0"/>
          <w:divBdr>
            <w:top w:val="none" w:sz="0" w:space="0" w:color="auto"/>
            <w:left w:val="none" w:sz="0" w:space="0" w:color="auto"/>
            <w:bottom w:val="none" w:sz="0" w:space="0" w:color="auto"/>
            <w:right w:val="none" w:sz="0" w:space="0" w:color="auto"/>
          </w:divBdr>
        </w:div>
        <w:div w:id="1718968891">
          <w:marLeft w:val="640"/>
          <w:marRight w:val="0"/>
          <w:marTop w:val="0"/>
          <w:marBottom w:val="0"/>
          <w:divBdr>
            <w:top w:val="none" w:sz="0" w:space="0" w:color="auto"/>
            <w:left w:val="none" w:sz="0" w:space="0" w:color="auto"/>
            <w:bottom w:val="none" w:sz="0" w:space="0" w:color="auto"/>
            <w:right w:val="none" w:sz="0" w:space="0" w:color="auto"/>
          </w:divBdr>
        </w:div>
        <w:div w:id="266817704">
          <w:marLeft w:val="640"/>
          <w:marRight w:val="0"/>
          <w:marTop w:val="0"/>
          <w:marBottom w:val="0"/>
          <w:divBdr>
            <w:top w:val="none" w:sz="0" w:space="0" w:color="auto"/>
            <w:left w:val="none" w:sz="0" w:space="0" w:color="auto"/>
            <w:bottom w:val="none" w:sz="0" w:space="0" w:color="auto"/>
            <w:right w:val="none" w:sz="0" w:space="0" w:color="auto"/>
          </w:divBdr>
        </w:div>
        <w:div w:id="1456096439">
          <w:marLeft w:val="640"/>
          <w:marRight w:val="0"/>
          <w:marTop w:val="0"/>
          <w:marBottom w:val="0"/>
          <w:divBdr>
            <w:top w:val="none" w:sz="0" w:space="0" w:color="auto"/>
            <w:left w:val="none" w:sz="0" w:space="0" w:color="auto"/>
            <w:bottom w:val="none" w:sz="0" w:space="0" w:color="auto"/>
            <w:right w:val="none" w:sz="0" w:space="0" w:color="auto"/>
          </w:divBdr>
        </w:div>
        <w:div w:id="1124231881">
          <w:marLeft w:val="640"/>
          <w:marRight w:val="0"/>
          <w:marTop w:val="0"/>
          <w:marBottom w:val="0"/>
          <w:divBdr>
            <w:top w:val="none" w:sz="0" w:space="0" w:color="auto"/>
            <w:left w:val="none" w:sz="0" w:space="0" w:color="auto"/>
            <w:bottom w:val="none" w:sz="0" w:space="0" w:color="auto"/>
            <w:right w:val="none" w:sz="0" w:space="0" w:color="auto"/>
          </w:divBdr>
        </w:div>
        <w:div w:id="1540512698">
          <w:marLeft w:val="640"/>
          <w:marRight w:val="0"/>
          <w:marTop w:val="0"/>
          <w:marBottom w:val="0"/>
          <w:divBdr>
            <w:top w:val="none" w:sz="0" w:space="0" w:color="auto"/>
            <w:left w:val="none" w:sz="0" w:space="0" w:color="auto"/>
            <w:bottom w:val="none" w:sz="0" w:space="0" w:color="auto"/>
            <w:right w:val="none" w:sz="0" w:space="0" w:color="auto"/>
          </w:divBdr>
        </w:div>
        <w:div w:id="574127171">
          <w:marLeft w:val="640"/>
          <w:marRight w:val="0"/>
          <w:marTop w:val="0"/>
          <w:marBottom w:val="0"/>
          <w:divBdr>
            <w:top w:val="none" w:sz="0" w:space="0" w:color="auto"/>
            <w:left w:val="none" w:sz="0" w:space="0" w:color="auto"/>
            <w:bottom w:val="none" w:sz="0" w:space="0" w:color="auto"/>
            <w:right w:val="none" w:sz="0" w:space="0" w:color="auto"/>
          </w:divBdr>
        </w:div>
        <w:div w:id="877935562">
          <w:marLeft w:val="640"/>
          <w:marRight w:val="0"/>
          <w:marTop w:val="0"/>
          <w:marBottom w:val="0"/>
          <w:divBdr>
            <w:top w:val="none" w:sz="0" w:space="0" w:color="auto"/>
            <w:left w:val="none" w:sz="0" w:space="0" w:color="auto"/>
            <w:bottom w:val="none" w:sz="0" w:space="0" w:color="auto"/>
            <w:right w:val="none" w:sz="0" w:space="0" w:color="auto"/>
          </w:divBdr>
        </w:div>
        <w:div w:id="1538355571">
          <w:marLeft w:val="640"/>
          <w:marRight w:val="0"/>
          <w:marTop w:val="0"/>
          <w:marBottom w:val="0"/>
          <w:divBdr>
            <w:top w:val="none" w:sz="0" w:space="0" w:color="auto"/>
            <w:left w:val="none" w:sz="0" w:space="0" w:color="auto"/>
            <w:bottom w:val="none" w:sz="0" w:space="0" w:color="auto"/>
            <w:right w:val="none" w:sz="0" w:space="0" w:color="auto"/>
          </w:divBdr>
        </w:div>
        <w:div w:id="2083940120">
          <w:marLeft w:val="640"/>
          <w:marRight w:val="0"/>
          <w:marTop w:val="0"/>
          <w:marBottom w:val="0"/>
          <w:divBdr>
            <w:top w:val="none" w:sz="0" w:space="0" w:color="auto"/>
            <w:left w:val="none" w:sz="0" w:space="0" w:color="auto"/>
            <w:bottom w:val="none" w:sz="0" w:space="0" w:color="auto"/>
            <w:right w:val="none" w:sz="0" w:space="0" w:color="auto"/>
          </w:divBdr>
        </w:div>
        <w:div w:id="520313793">
          <w:marLeft w:val="640"/>
          <w:marRight w:val="0"/>
          <w:marTop w:val="0"/>
          <w:marBottom w:val="0"/>
          <w:divBdr>
            <w:top w:val="none" w:sz="0" w:space="0" w:color="auto"/>
            <w:left w:val="none" w:sz="0" w:space="0" w:color="auto"/>
            <w:bottom w:val="none" w:sz="0" w:space="0" w:color="auto"/>
            <w:right w:val="none" w:sz="0" w:space="0" w:color="auto"/>
          </w:divBdr>
        </w:div>
        <w:div w:id="773136927">
          <w:marLeft w:val="640"/>
          <w:marRight w:val="0"/>
          <w:marTop w:val="0"/>
          <w:marBottom w:val="0"/>
          <w:divBdr>
            <w:top w:val="none" w:sz="0" w:space="0" w:color="auto"/>
            <w:left w:val="none" w:sz="0" w:space="0" w:color="auto"/>
            <w:bottom w:val="none" w:sz="0" w:space="0" w:color="auto"/>
            <w:right w:val="none" w:sz="0" w:space="0" w:color="auto"/>
          </w:divBdr>
        </w:div>
        <w:div w:id="209223372">
          <w:marLeft w:val="640"/>
          <w:marRight w:val="0"/>
          <w:marTop w:val="0"/>
          <w:marBottom w:val="0"/>
          <w:divBdr>
            <w:top w:val="none" w:sz="0" w:space="0" w:color="auto"/>
            <w:left w:val="none" w:sz="0" w:space="0" w:color="auto"/>
            <w:bottom w:val="none" w:sz="0" w:space="0" w:color="auto"/>
            <w:right w:val="none" w:sz="0" w:space="0" w:color="auto"/>
          </w:divBdr>
        </w:div>
        <w:div w:id="1927809457">
          <w:marLeft w:val="640"/>
          <w:marRight w:val="0"/>
          <w:marTop w:val="0"/>
          <w:marBottom w:val="0"/>
          <w:divBdr>
            <w:top w:val="none" w:sz="0" w:space="0" w:color="auto"/>
            <w:left w:val="none" w:sz="0" w:space="0" w:color="auto"/>
            <w:bottom w:val="none" w:sz="0" w:space="0" w:color="auto"/>
            <w:right w:val="none" w:sz="0" w:space="0" w:color="auto"/>
          </w:divBdr>
        </w:div>
        <w:div w:id="1496604571">
          <w:marLeft w:val="640"/>
          <w:marRight w:val="0"/>
          <w:marTop w:val="0"/>
          <w:marBottom w:val="0"/>
          <w:divBdr>
            <w:top w:val="none" w:sz="0" w:space="0" w:color="auto"/>
            <w:left w:val="none" w:sz="0" w:space="0" w:color="auto"/>
            <w:bottom w:val="none" w:sz="0" w:space="0" w:color="auto"/>
            <w:right w:val="none" w:sz="0" w:space="0" w:color="auto"/>
          </w:divBdr>
        </w:div>
        <w:div w:id="1748529384">
          <w:marLeft w:val="640"/>
          <w:marRight w:val="0"/>
          <w:marTop w:val="0"/>
          <w:marBottom w:val="0"/>
          <w:divBdr>
            <w:top w:val="none" w:sz="0" w:space="0" w:color="auto"/>
            <w:left w:val="none" w:sz="0" w:space="0" w:color="auto"/>
            <w:bottom w:val="none" w:sz="0" w:space="0" w:color="auto"/>
            <w:right w:val="none" w:sz="0" w:space="0" w:color="auto"/>
          </w:divBdr>
        </w:div>
        <w:div w:id="710417210">
          <w:marLeft w:val="640"/>
          <w:marRight w:val="0"/>
          <w:marTop w:val="0"/>
          <w:marBottom w:val="0"/>
          <w:divBdr>
            <w:top w:val="none" w:sz="0" w:space="0" w:color="auto"/>
            <w:left w:val="none" w:sz="0" w:space="0" w:color="auto"/>
            <w:bottom w:val="none" w:sz="0" w:space="0" w:color="auto"/>
            <w:right w:val="none" w:sz="0" w:space="0" w:color="auto"/>
          </w:divBdr>
        </w:div>
        <w:div w:id="433330818">
          <w:marLeft w:val="640"/>
          <w:marRight w:val="0"/>
          <w:marTop w:val="0"/>
          <w:marBottom w:val="0"/>
          <w:divBdr>
            <w:top w:val="none" w:sz="0" w:space="0" w:color="auto"/>
            <w:left w:val="none" w:sz="0" w:space="0" w:color="auto"/>
            <w:bottom w:val="none" w:sz="0" w:space="0" w:color="auto"/>
            <w:right w:val="none" w:sz="0" w:space="0" w:color="auto"/>
          </w:divBdr>
        </w:div>
        <w:div w:id="2033914529">
          <w:marLeft w:val="640"/>
          <w:marRight w:val="0"/>
          <w:marTop w:val="0"/>
          <w:marBottom w:val="0"/>
          <w:divBdr>
            <w:top w:val="none" w:sz="0" w:space="0" w:color="auto"/>
            <w:left w:val="none" w:sz="0" w:space="0" w:color="auto"/>
            <w:bottom w:val="none" w:sz="0" w:space="0" w:color="auto"/>
            <w:right w:val="none" w:sz="0" w:space="0" w:color="auto"/>
          </w:divBdr>
        </w:div>
        <w:div w:id="735972874">
          <w:marLeft w:val="640"/>
          <w:marRight w:val="0"/>
          <w:marTop w:val="0"/>
          <w:marBottom w:val="0"/>
          <w:divBdr>
            <w:top w:val="none" w:sz="0" w:space="0" w:color="auto"/>
            <w:left w:val="none" w:sz="0" w:space="0" w:color="auto"/>
            <w:bottom w:val="none" w:sz="0" w:space="0" w:color="auto"/>
            <w:right w:val="none" w:sz="0" w:space="0" w:color="auto"/>
          </w:divBdr>
        </w:div>
        <w:div w:id="761342339">
          <w:marLeft w:val="640"/>
          <w:marRight w:val="0"/>
          <w:marTop w:val="0"/>
          <w:marBottom w:val="0"/>
          <w:divBdr>
            <w:top w:val="none" w:sz="0" w:space="0" w:color="auto"/>
            <w:left w:val="none" w:sz="0" w:space="0" w:color="auto"/>
            <w:bottom w:val="none" w:sz="0" w:space="0" w:color="auto"/>
            <w:right w:val="none" w:sz="0" w:space="0" w:color="auto"/>
          </w:divBdr>
        </w:div>
        <w:div w:id="767240205">
          <w:marLeft w:val="640"/>
          <w:marRight w:val="0"/>
          <w:marTop w:val="0"/>
          <w:marBottom w:val="0"/>
          <w:divBdr>
            <w:top w:val="none" w:sz="0" w:space="0" w:color="auto"/>
            <w:left w:val="none" w:sz="0" w:space="0" w:color="auto"/>
            <w:bottom w:val="none" w:sz="0" w:space="0" w:color="auto"/>
            <w:right w:val="none" w:sz="0" w:space="0" w:color="auto"/>
          </w:divBdr>
        </w:div>
        <w:div w:id="258956023">
          <w:marLeft w:val="640"/>
          <w:marRight w:val="0"/>
          <w:marTop w:val="0"/>
          <w:marBottom w:val="0"/>
          <w:divBdr>
            <w:top w:val="none" w:sz="0" w:space="0" w:color="auto"/>
            <w:left w:val="none" w:sz="0" w:space="0" w:color="auto"/>
            <w:bottom w:val="none" w:sz="0" w:space="0" w:color="auto"/>
            <w:right w:val="none" w:sz="0" w:space="0" w:color="auto"/>
          </w:divBdr>
        </w:div>
        <w:div w:id="1346975666">
          <w:marLeft w:val="640"/>
          <w:marRight w:val="0"/>
          <w:marTop w:val="0"/>
          <w:marBottom w:val="0"/>
          <w:divBdr>
            <w:top w:val="none" w:sz="0" w:space="0" w:color="auto"/>
            <w:left w:val="none" w:sz="0" w:space="0" w:color="auto"/>
            <w:bottom w:val="none" w:sz="0" w:space="0" w:color="auto"/>
            <w:right w:val="none" w:sz="0" w:space="0" w:color="auto"/>
          </w:divBdr>
        </w:div>
        <w:div w:id="1311596926">
          <w:marLeft w:val="640"/>
          <w:marRight w:val="0"/>
          <w:marTop w:val="0"/>
          <w:marBottom w:val="0"/>
          <w:divBdr>
            <w:top w:val="none" w:sz="0" w:space="0" w:color="auto"/>
            <w:left w:val="none" w:sz="0" w:space="0" w:color="auto"/>
            <w:bottom w:val="none" w:sz="0" w:space="0" w:color="auto"/>
            <w:right w:val="none" w:sz="0" w:space="0" w:color="auto"/>
          </w:divBdr>
        </w:div>
        <w:div w:id="834225473">
          <w:marLeft w:val="640"/>
          <w:marRight w:val="0"/>
          <w:marTop w:val="0"/>
          <w:marBottom w:val="0"/>
          <w:divBdr>
            <w:top w:val="none" w:sz="0" w:space="0" w:color="auto"/>
            <w:left w:val="none" w:sz="0" w:space="0" w:color="auto"/>
            <w:bottom w:val="none" w:sz="0" w:space="0" w:color="auto"/>
            <w:right w:val="none" w:sz="0" w:space="0" w:color="auto"/>
          </w:divBdr>
        </w:div>
        <w:div w:id="1745450599">
          <w:marLeft w:val="640"/>
          <w:marRight w:val="0"/>
          <w:marTop w:val="0"/>
          <w:marBottom w:val="0"/>
          <w:divBdr>
            <w:top w:val="none" w:sz="0" w:space="0" w:color="auto"/>
            <w:left w:val="none" w:sz="0" w:space="0" w:color="auto"/>
            <w:bottom w:val="none" w:sz="0" w:space="0" w:color="auto"/>
            <w:right w:val="none" w:sz="0" w:space="0" w:color="auto"/>
          </w:divBdr>
        </w:div>
        <w:div w:id="81294021">
          <w:marLeft w:val="640"/>
          <w:marRight w:val="0"/>
          <w:marTop w:val="0"/>
          <w:marBottom w:val="0"/>
          <w:divBdr>
            <w:top w:val="none" w:sz="0" w:space="0" w:color="auto"/>
            <w:left w:val="none" w:sz="0" w:space="0" w:color="auto"/>
            <w:bottom w:val="none" w:sz="0" w:space="0" w:color="auto"/>
            <w:right w:val="none" w:sz="0" w:space="0" w:color="auto"/>
          </w:divBdr>
        </w:div>
        <w:div w:id="497959302">
          <w:marLeft w:val="640"/>
          <w:marRight w:val="0"/>
          <w:marTop w:val="0"/>
          <w:marBottom w:val="0"/>
          <w:divBdr>
            <w:top w:val="none" w:sz="0" w:space="0" w:color="auto"/>
            <w:left w:val="none" w:sz="0" w:space="0" w:color="auto"/>
            <w:bottom w:val="none" w:sz="0" w:space="0" w:color="auto"/>
            <w:right w:val="none" w:sz="0" w:space="0" w:color="auto"/>
          </w:divBdr>
        </w:div>
        <w:div w:id="1396049171">
          <w:marLeft w:val="640"/>
          <w:marRight w:val="0"/>
          <w:marTop w:val="0"/>
          <w:marBottom w:val="0"/>
          <w:divBdr>
            <w:top w:val="none" w:sz="0" w:space="0" w:color="auto"/>
            <w:left w:val="none" w:sz="0" w:space="0" w:color="auto"/>
            <w:bottom w:val="none" w:sz="0" w:space="0" w:color="auto"/>
            <w:right w:val="none" w:sz="0" w:space="0" w:color="auto"/>
          </w:divBdr>
        </w:div>
        <w:div w:id="1065882399">
          <w:marLeft w:val="640"/>
          <w:marRight w:val="0"/>
          <w:marTop w:val="0"/>
          <w:marBottom w:val="0"/>
          <w:divBdr>
            <w:top w:val="none" w:sz="0" w:space="0" w:color="auto"/>
            <w:left w:val="none" w:sz="0" w:space="0" w:color="auto"/>
            <w:bottom w:val="none" w:sz="0" w:space="0" w:color="auto"/>
            <w:right w:val="none" w:sz="0" w:space="0" w:color="auto"/>
          </w:divBdr>
        </w:div>
        <w:div w:id="238054216">
          <w:marLeft w:val="640"/>
          <w:marRight w:val="0"/>
          <w:marTop w:val="0"/>
          <w:marBottom w:val="0"/>
          <w:divBdr>
            <w:top w:val="none" w:sz="0" w:space="0" w:color="auto"/>
            <w:left w:val="none" w:sz="0" w:space="0" w:color="auto"/>
            <w:bottom w:val="none" w:sz="0" w:space="0" w:color="auto"/>
            <w:right w:val="none" w:sz="0" w:space="0" w:color="auto"/>
          </w:divBdr>
        </w:div>
        <w:div w:id="1108350822">
          <w:marLeft w:val="640"/>
          <w:marRight w:val="0"/>
          <w:marTop w:val="0"/>
          <w:marBottom w:val="0"/>
          <w:divBdr>
            <w:top w:val="none" w:sz="0" w:space="0" w:color="auto"/>
            <w:left w:val="none" w:sz="0" w:space="0" w:color="auto"/>
            <w:bottom w:val="none" w:sz="0" w:space="0" w:color="auto"/>
            <w:right w:val="none" w:sz="0" w:space="0" w:color="auto"/>
          </w:divBdr>
        </w:div>
        <w:div w:id="914240004">
          <w:marLeft w:val="640"/>
          <w:marRight w:val="0"/>
          <w:marTop w:val="0"/>
          <w:marBottom w:val="0"/>
          <w:divBdr>
            <w:top w:val="none" w:sz="0" w:space="0" w:color="auto"/>
            <w:left w:val="none" w:sz="0" w:space="0" w:color="auto"/>
            <w:bottom w:val="none" w:sz="0" w:space="0" w:color="auto"/>
            <w:right w:val="none" w:sz="0" w:space="0" w:color="auto"/>
          </w:divBdr>
        </w:div>
        <w:div w:id="1594584681">
          <w:marLeft w:val="640"/>
          <w:marRight w:val="0"/>
          <w:marTop w:val="0"/>
          <w:marBottom w:val="0"/>
          <w:divBdr>
            <w:top w:val="none" w:sz="0" w:space="0" w:color="auto"/>
            <w:left w:val="none" w:sz="0" w:space="0" w:color="auto"/>
            <w:bottom w:val="none" w:sz="0" w:space="0" w:color="auto"/>
            <w:right w:val="none" w:sz="0" w:space="0" w:color="auto"/>
          </w:divBdr>
        </w:div>
        <w:div w:id="1227256690">
          <w:marLeft w:val="640"/>
          <w:marRight w:val="0"/>
          <w:marTop w:val="0"/>
          <w:marBottom w:val="0"/>
          <w:divBdr>
            <w:top w:val="none" w:sz="0" w:space="0" w:color="auto"/>
            <w:left w:val="none" w:sz="0" w:space="0" w:color="auto"/>
            <w:bottom w:val="none" w:sz="0" w:space="0" w:color="auto"/>
            <w:right w:val="none" w:sz="0" w:space="0" w:color="auto"/>
          </w:divBdr>
        </w:div>
        <w:div w:id="87427542">
          <w:marLeft w:val="640"/>
          <w:marRight w:val="0"/>
          <w:marTop w:val="0"/>
          <w:marBottom w:val="0"/>
          <w:divBdr>
            <w:top w:val="none" w:sz="0" w:space="0" w:color="auto"/>
            <w:left w:val="none" w:sz="0" w:space="0" w:color="auto"/>
            <w:bottom w:val="none" w:sz="0" w:space="0" w:color="auto"/>
            <w:right w:val="none" w:sz="0" w:space="0" w:color="auto"/>
          </w:divBdr>
        </w:div>
        <w:div w:id="1383599549">
          <w:marLeft w:val="640"/>
          <w:marRight w:val="0"/>
          <w:marTop w:val="0"/>
          <w:marBottom w:val="0"/>
          <w:divBdr>
            <w:top w:val="none" w:sz="0" w:space="0" w:color="auto"/>
            <w:left w:val="none" w:sz="0" w:space="0" w:color="auto"/>
            <w:bottom w:val="none" w:sz="0" w:space="0" w:color="auto"/>
            <w:right w:val="none" w:sz="0" w:space="0" w:color="auto"/>
          </w:divBdr>
        </w:div>
        <w:div w:id="305477799">
          <w:marLeft w:val="640"/>
          <w:marRight w:val="0"/>
          <w:marTop w:val="0"/>
          <w:marBottom w:val="0"/>
          <w:divBdr>
            <w:top w:val="none" w:sz="0" w:space="0" w:color="auto"/>
            <w:left w:val="none" w:sz="0" w:space="0" w:color="auto"/>
            <w:bottom w:val="none" w:sz="0" w:space="0" w:color="auto"/>
            <w:right w:val="none" w:sz="0" w:space="0" w:color="auto"/>
          </w:divBdr>
        </w:div>
        <w:div w:id="1843815400">
          <w:marLeft w:val="640"/>
          <w:marRight w:val="0"/>
          <w:marTop w:val="0"/>
          <w:marBottom w:val="0"/>
          <w:divBdr>
            <w:top w:val="none" w:sz="0" w:space="0" w:color="auto"/>
            <w:left w:val="none" w:sz="0" w:space="0" w:color="auto"/>
            <w:bottom w:val="none" w:sz="0" w:space="0" w:color="auto"/>
            <w:right w:val="none" w:sz="0" w:space="0" w:color="auto"/>
          </w:divBdr>
        </w:div>
        <w:div w:id="1813019343">
          <w:marLeft w:val="640"/>
          <w:marRight w:val="0"/>
          <w:marTop w:val="0"/>
          <w:marBottom w:val="0"/>
          <w:divBdr>
            <w:top w:val="none" w:sz="0" w:space="0" w:color="auto"/>
            <w:left w:val="none" w:sz="0" w:space="0" w:color="auto"/>
            <w:bottom w:val="none" w:sz="0" w:space="0" w:color="auto"/>
            <w:right w:val="none" w:sz="0" w:space="0" w:color="auto"/>
          </w:divBdr>
        </w:div>
        <w:div w:id="3552171">
          <w:marLeft w:val="640"/>
          <w:marRight w:val="0"/>
          <w:marTop w:val="0"/>
          <w:marBottom w:val="0"/>
          <w:divBdr>
            <w:top w:val="none" w:sz="0" w:space="0" w:color="auto"/>
            <w:left w:val="none" w:sz="0" w:space="0" w:color="auto"/>
            <w:bottom w:val="none" w:sz="0" w:space="0" w:color="auto"/>
            <w:right w:val="none" w:sz="0" w:space="0" w:color="auto"/>
          </w:divBdr>
        </w:div>
        <w:div w:id="1020660711">
          <w:marLeft w:val="640"/>
          <w:marRight w:val="0"/>
          <w:marTop w:val="0"/>
          <w:marBottom w:val="0"/>
          <w:divBdr>
            <w:top w:val="none" w:sz="0" w:space="0" w:color="auto"/>
            <w:left w:val="none" w:sz="0" w:space="0" w:color="auto"/>
            <w:bottom w:val="none" w:sz="0" w:space="0" w:color="auto"/>
            <w:right w:val="none" w:sz="0" w:space="0" w:color="auto"/>
          </w:divBdr>
        </w:div>
        <w:div w:id="709842584">
          <w:marLeft w:val="640"/>
          <w:marRight w:val="0"/>
          <w:marTop w:val="0"/>
          <w:marBottom w:val="0"/>
          <w:divBdr>
            <w:top w:val="none" w:sz="0" w:space="0" w:color="auto"/>
            <w:left w:val="none" w:sz="0" w:space="0" w:color="auto"/>
            <w:bottom w:val="none" w:sz="0" w:space="0" w:color="auto"/>
            <w:right w:val="none" w:sz="0" w:space="0" w:color="auto"/>
          </w:divBdr>
        </w:div>
        <w:div w:id="364982306">
          <w:marLeft w:val="640"/>
          <w:marRight w:val="0"/>
          <w:marTop w:val="0"/>
          <w:marBottom w:val="0"/>
          <w:divBdr>
            <w:top w:val="none" w:sz="0" w:space="0" w:color="auto"/>
            <w:left w:val="none" w:sz="0" w:space="0" w:color="auto"/>
            <w:bottom w:val="none" w:sz="0" w:space="0" w:color="auto"/>
            <w:right w:val="none" w:sz="0" w:space="0" w:color="auto"/>
          </w:divBdr>
        </w:div>
        <w:div w:id="760415793">
          <w:marLeft w:val="640"/>
          <w:marRight w:val="0"/>
          <w:marTop w:val="0"/>
          <w:marBottom w:val="0"/>
          <w:divBdr>
            <w:top w:val="none" w:sz="0" w:space="0" w:color="auto"/>
            <w:left w:val="none" w:sz="0" w:space="0" w:color="auto"/>
            <w:bottom w:val="none" w:sz="0" w:space="0" w:color="auto"/>
            <w:right w:val="none" w:sz="0" w:space="0" w:color="auto"/>
          </w:divBdr>
        </w:div>
        <w:div w:id="184751413">
          <w:marLeft w:val="640"/>
          <w:marRight w:val="0"/>
          <w:marTop w:val="0"/>
          <w:marBottom w:val="0"/>
          <w:divBdr>
            <w:top w:val="none" w:sz="0" w:space="0" w:color="auto"/>
            <w:left w:val="none" w:sz="0" w:space="0" w:color="auto"/>
            <w:bottom w:val="none" w:sz="0" w:space="0" w:color="auto"/>
            <w:right w:val="none" w:sz="0" w:space="0" w:color="auto"/>
          </w:divBdr>
        </w:div>
        <w:div w:id="383452461">
          <w:marLeft w:val="640"/>
          <w:marRight w:val="0"/>
          <w:marTop w:val="0"/>
          <w:marBottom w:val="0"/>
          <w:divBdr>
            <w:top w:val="none" w:sz="0" w:space="0" w:color="auto"/>
            <w:left w:val="none" w:sz="0" w:space="0" w:color="auto"/>
            <w:bottom w:val="none" w:sz="0" w:space="0" w:color="auto"/>
            <w:right w:val="none" w:sz="0" w:space="0" w:color="auto"/>
          </w:divBdr>
        </w:div>
        <w:div w:id="445972744">
          <w:marLeft w:val="640"/>
          <w:marRight w:val="0"/>
          <w:marTop w:val="0"/>
          <w:marBottom w:val="0"/>
          <w:divBdr>
            <w:top w:val="none" w:sz="0" w:space="0" w:color="auto"/>
            <w:left w:val="none" w:sz="0" w:space="0" w:color="auto"/>
            <w:bottom w:val="none" w:sz="0" w:space="0" w:color="auto"/>
            <w:right w:val="none" w:sz="0" w:space="0" w:color="auto"/>
          </w:divBdr>
        </w:div>
        <w:div w:id="308752228">
          <w:marLeft w:val="640"/>
          <w:marRight w:val="0"/>
          <w:marTop w:val="0"/>
          <w:marBottom w:val="0"/>
          <w:divBdr>
            <w:top w:val="none" w:sz="0" w:space="0" w:color="auto"/>
            <w:left w:val="none" w:sz="0" w:space="0" w:color="auto"/>
            <w:bottom w:val="none" w:sz="0" w:space="0" w:color="auto"/>
            <w:right w:val="none" w:sz="0" w:space="0" w:color="auto"/>
          </w:divBdr>
        </w:div>
        <w:div w:id="314069327">
          <w:marLeft w:val="640"/>
          <w:marRight w:val="0"/>
          <w:marTop w:val="0"/>
          <w:marBottom w:val="0"/>
          <w:divBdr>
            <w:top w:val="none" w:sz="0" w:space="0" w:color="auto"/>
            <w:left w:val="none" w:sz="0" w:space="0" w:color="auto"/>
            <w:bottom w:val="none" w:sz="0" w:space="0" w:color="auto"/>
            <w:right w:val="none" w:sz="0" w:space="0" w:color="auto"/>
          </w:divBdr>
        </w:div>
        <w:div w:id="1757284403">
          <w:marLeft w:val="640"/>
          <w:marRight w:val="0"/>
          <w:marTop w:val="0"/>
          <w:marBottom w:val="0"/>
          <w:divBdr>
            <w:top w:val="none" w:sz="0" w:space="0" w:color="auto"/>
            <w:left w:val="none" w:sz="0" w:space="0" w:color="auto"/>
            <w:bottom w:val="none" w:sz="0" w:space="0" w:color="auto"/>
            <w:right w:val="none" w:sz="0" w:space="0" w:color="auto"/>
          </w:divBdr>
        </w:div>
        <w:div w:id="161430814">
          <w:marLeft w:val="640"/>
          <w:marRight w:val="0"/>
          <w:marTop w:val="0"/>
          <w:marBottom w:val="0"/>
          <w:divBdr>
            <w:top w:val="none" w:sz="0" w:space="0" w:color="auto"/>
            <w:left w:val="none" w:sz="0" w:space="0" w:color="auto"/>
            <w:bottom w:val="none" w:sz="0" w:space="0" w:color="auto"/>
            <w:right w:val="none" w:sz="0" w:space="0" w:color="auto"/>
          </w:divBdr>
        </w:div>
        <w:div w:id="1189026319">
          <w:marLeft w:val="640"/>
          <w:marRight w:val="0"/>
          <w:marTop w:val="0"/>
          <w:marBottom w:val="0"/>
          <w:divBdr>
            <w:top w:val="none" w:sz="0" w:space="0" w:color="auto"/>
            <w:left w:val="none" w:sz="0" w:space="0" w:color="auto"/>
            <w:bottom w:val="none" w:sz="0" w:space="0" w:color="auto"/>
            <w:right w:val="none" w:sz="0" w:space="0" w:color="auto"/>
          </w:divBdr>
        </w:div>
        <w:div w:id="1286043207">
          <w:marLeft w:val="640"/>
          <w:marRight w:val="0"/>
          <w:marTop w:val="0"/>
          <w:marBottom w:val="0"/>
          <w:divBdr>
            <w:top w:val="none" w:sz="0" w:space="0" w:color="auto"/>
            <w:left w:val="none" w:sz="0" w:space="0" w:color="auto"/>
            <w:bottom w:val="none" w:sz="0" w:space="0" w:color="auto"/>
            <w:right w:val="none" w:sz="0" w:space="0" w:color="auto"/>
          </w:divBdr>
        </w:div>
        <w:div w:id="808547172">
          <w:marLeft w:val="640"/>
          <w:marRight w:val="0"/>
          <w:marTop w:val="0"/>
          <w:marBottom w:val="0"/>
          <w:divBdr>
            <w:top w:val="none" w:sz="0" w:space="0" w:color="auto"/>
            <w:left w:val="none" w:sz="0" w:space="0" w:color="auto"/>
            <w:bottom w:val="none" w:sz="0" w:space="0" w:color="auto"/>
            <w:right w:val="none" w:sz="0" w:space="0" w:color="auto"/>
          </w:divBdr>
        </w:div>
        <w:div w:id="1914243978">
          <w:marLeft w:val="640"/>
          <w:marRight w:val="0"/>
          <w:marTop w:val="0"/>
          <w:marBottom w:val="0"/>
          <w:divBdr>
            <w:top w:val="none" w:sz="0" w:space="0" w:color="auto"/>
            <w:left w:val="none" w:sz="0" w:space="0" w:color="auto"/>
            <w:bottom w:val="none" w:sz="0" w:space="0" w:color="auto"/>
            <w:right w:val="none" w:sz="0" w:space="0" w:color="auto"/>
          </w:divBdr>
        </w:div>
        <w:div w:id="697127685">
          <w:marLeft w:val="640"/>
          <w:marRight w:val="0"/>
          <w:marTop w:val="0"/>
          <w:marBottom w:val="0"/>
          <w:divBdr>
            <w:top w:val="none" w:sz="0" w:space="0" w:color="auto"/>
            <w:left w:val="none" w:sz="0" w:space="0" w:color="auto"/>
            <w:bottom w:val="none" w:sz="0" w:space="0" w:color="auto"/>
            <w:right w:val="none" w:sz="0" w:space="0" w:color="auto"/>
          </w:divBdr>
        </w:div>
        <w:div w:id="436754172">
          <w:marLeft w:val="640"/>
          <w:marRight w:val="0"/>
          <w:marTop w:val="0"/>
          <w:marBottom w:val="0"/>
          <w:divBdr>
            <w:top w:val="none" w:sz="0" w:space="0" w:color="auto"/>
            <w:left w:val="none" w:sz="0" w:space="0" w:color="auto"/>
            <w:bottom w:val="none" w:sz="0" w:space="0" w:color="auto"/>
            <w:right w:val="none" w:sz="0" w:space="0" w:color="auto"/>
          </w:divBdr>
        </w:div>
        <w:div w:id="685595633">
          <w:marLeft w:val="640"/>
          <w:marRight w:val="0"/>
          <w:marTop w:val="0"/>
          <w:marBottom w:val="0"/>
          <w:divBdr>
            <w:top w:val="none" w:sz="0" w:space="0" w:color="auto"/>
            <w:left w:val="none" w:sz="0" w:space="0" w:color="auto"/>
            <w:bottom w:val="none" w:sz="0" w:space="0" w:color="auto"/>
            <w:right w:val="none" w:sz="0" w:space="0" w:color="auto"/>
          </w:divBdr>
        </w:div>
        <w:div w:id="1388189425">
          <w:marLeft w:val="640"/>
          <w:marRight w:val="0"/>
          <w:marTop w:val="0"/>
          <w:marBottom w:val="0"/>
          <w:divBdr>
            <w:top w:val="none" w:sz="0" w:space="0" w:color="auto"/>
            <w:left w:val="none" w:sz="0" w:space="0" w:color="auto"/>
            <w:bottom w:val="none" w:sz="0" w:space="0" w:color="auto"/>
            <w:right w:val="none" w:sz="0" w:space="0" w:color="auto"/>
          </w:divBdr>
        </w:div>
        <w:div w:id="765270985">
          <w:marLeft w:val="640"/>
          <w:marRight w:val="0"/>
          <w:marTop w:val="0"/>
          <w:marBottom w:val="0"/>
          <w:divBdr>
            <w:top w:val="none" w:sz="0" w:space="0" w:color="auto"/>
            <w:left w:val="none" w:sz="0" w:space="0" w:color="auto"/>
            <w:bottom w:val="none" w:sz="0" w:space="0" w:color="auto"/>
            <w:right w:val="none" w:sz="0" w:space="0" w:color="auto"/>
          </w:divBdr>
        </w:div>
        <w:div w:id="2078820547">
          <w:marLeft w:val="640"/>
          <w:marRight w:val="0"/>
          <w:marTop w:val="0"/>
          <w:marBottom w:val="0"/>
          <w:divBdr>
            <w:top w:val="none" w:sz="0" w:space="0" w:color="auto"/>
            <w:left w:val="none" w:sz="0" w:space="0" w:color="auto"/>
            <w:bottom w:val="none" w:sz="0" w:space="0" w:color="auto"/>
            <w:right w:val="none" w:sz="0" w:space="0" w:color="auto"/>
          </w:divBdr>
        </w:div>
        <w:div w:id="148719206">
          <w:marLeft w:val="640"/>
          <w:marRight w:val="0"/>
          <w:marTop w:val="0"/>
          <w:marBottom w:val="0"/>
          <w:divBdr>
            <w:top w:val="none" w:sz="0" w:space="0" w:color="auto"/>
            <w:left w:val="none" w:sz="0" w:space="0" w:color="auto"/>
            <w:bottom w:val="none" w:sz="0" w:space="0" w:color="auto"/>
            <w:right w:val="none" w:sz="0" w:space="0" w:color="auto"/>
          </w:divBdr>
        </w:div>
        <w:div w:id="1644499641">
          <w:marLeft w:val="640"/>
          <w:marRight w:val="0"/>
          <w:marTop w:val="0"/>
          <w:marBottom w:val="0"/>
          <w:divBdr>
            <w:top w:val="none" w:sz="0" w:space="0" w:color="auto"/>
            <w:left w:val="none" w:sz="0" w:space="0" w:color="auto"/>
            <w:bottom w:val="none" w:sz="0" w:space="0" w:color="auto"/>
            <w:right w:val="none" w:sz="0" w:space="0" w:color="auto"/>
          </w:divBdr>
        </w:div>
        <w:div w:id="1462112050">
          <w:marLeft w:val="640"/>
          <w:marRight w:val="0"/>
          <w:marTop w:val="0"/>
          <w:marBottom w:val="0"/>
          <w:divBdr>
            <w:top w:val="none" w:sz="0" w:space="0" w:color="auto"/>
            <w:left w:val="none" w:sz="0" w:space="0" w:color="auto"/>
            <w:bottom w:val="none" w:sz="0" w:space="0" w:color="auto"/>
            <w:right w:val="none" w:sz="0" w:space="0" w:color="auto"/>
          </w:divBdr>
        </w:div>
        <w:div w:id="1808235088">
          <w:marLeft w:val="640"/>
          <w:marRight w:val="0"/>
          <w:marTop w:val="0"/>
          <w:marBottom w:val="0"/>
          <w:divBdr>
            <w:top w:val="none" w:sz="0" w:space="0" w:color="auto"/>
            <w:left w:val="none" w:sz="0" w:space="0" w:color="auto"/>
            <w:bottom w:val="none" w:sz="0" w:space="0" w:color="auto"/>
            <w:right w:val="none" w:sz="0" w:space="0" w:color="auto"/>
          </w:divBdr>
        </w:div>
        <w:div w:id="1754355961">
          <w:marLeft w:val="640"/>
          <w:marRight w:val="0"/>
          <w:marTop w:val="0"/>
          <w:marBottom w:val="0"/>
          <w:divBdr>
            <w:top w:val="none" w:sz="0" w:space="0" w:color="auto"/>
            <w:left w:val="none" w:sz="0" w:space="0" w:color="auto"/>
            <w:bottom w:val="none" w:sz="0" w:space="0" w:color="auto"/>
            <w:right w:val="none" w:sz="0" w:space="0" w:color="auto"/>
          </w:divBdr>
        </w:div>
        <w:div w:id="1631939145">
          <w:marLeft w:val="640"/>
          <w:marRight w:val="0"/>
          <w:marTop w:val="0"/>
          <w:marBottom w:val="0"/>
          <w:divBdr>
            <w:top w:val="none" w:sz="0" w:space="0" w:color="auto"/>
            <w:left w:val="none" w:sz="0" w:space="0" w:color="auto"/>
            <w:bottom w:val="none" w:sz="0" w:space="0" w:color="auto"/>
            <w:right w:val="none" w:sz="0" w:space="0" w:color="auto"/>
          </w:divBdr>
        </w:div>
        <w:div w:id="595211834">
          <w:marLeft w:val="640"/>
          <w:marRight w:val="0"/>
          <w:marTop w:val="0"/>
          <w:marBottom w:val="0"/>
          <w:divBdr>
            <w:top w:val="none" w:sz="0" w:space="0" w:color="auto"/>
            <w:left w:val="none" w:sz="0" w:space="0" w:color="auto"/>
            <w:bottom w:val="none" w:sz="0" w:space="0" w:color="auto"/>
            <w:right w:val="none" w:sz="0" w:space="0" w:color="auto"/>
          </w:divBdr>
        </w:div>
        <w:div w:id="2007438241">
          <w:marLeft w:val="640"/>
          <w:marRight w:val="0"/>
          <w:marTop w:val="0"/>
          <w:marBottom w:val="0"/>
          <w:divBdr>
            <w:top w:val="none" w:sz="0" w:space="0" w:color="auto"/>
            <w:left w:val="none" w:sz="0" w:space="0" w:color="auto"/>
            <w:bottom w:val="none" w:sz="0" w:space="0" w:color="auto"/>
            <w:right w:val="none" w:sz="0" w:space="0" w:color="auto"/>
          </w:divBdr>
        </w:div>
        <w:div w:id="205991907">
          <w:marLeft w:val="640"/>
          <w:marRight w:val="0"/>
          <w:marTop w:val="0"/>
          <w:marBottom w:val="0"/>
          <w:divBdr>
            <w:top w:val="none" w:sz="0" w:space="0" w:color="auto"/>
            <w:left w:val="none" w:sz="0" w:space="0" w:color="auto"/>
            <w:bottom w:val="none" w:sz="0" w:space="0" w:color="auto"/>
            <w:right w:val="none" w:sz="0" w:space="0" w:color="auto"/>
          </w:divBdr>
        </w:div>
        <w:div w:id="759571160">
          <w:marLeft w:val="640"/>
          <w:marRight w:val="0"/>
          <w:marTop w:val="0"/>
          <w:marBottom w:val="0"/>
          <w:divBdr>
            <w:top w:val="none" w:sz="0" w:space="0" w:color="auto"/>
            <w:left w:val="none" w:sz="0" w:space="0" w:color="auto"/>
            <w:bottom w:val="none" w:sz="0" w:space="0" w:color="auto"/>
            <w:right w:val="none" w:sz="0" w:space="0" w:color="auto"/>
          </w:divBdr>
        </w:div>
        <w:div w:id="1515532642">
          <w:marLeft w:val="640"/>
          <w:marRight w:val="0"/>
          <w:marTop w:val="0"/>
          <w:marBottom w:val="0"/>
          <w:divBdr>
            <w:top w:val="none" w:sz="0" w:space="0" w:color="auto"/>
            <w:left w:val="none" w:sz="0" w:space="0" w:color="auto"/>
            <w:bottom w:val="none" w:sz="0" w:space="0" w:color="auto"/>
            <w:right w:val="none" w:sz="0" w:space="0" w:color="auto"/>
          </w:divBdr>
        </w:div>
        <w:div w:id="365914189">
          <w:marLeft w:val="640"/>
          <w:marRight w:val="0"/>
          <w:marTop w:val="0"/>
          <w:marBottom w:val="0"/>
          <w:divBdr>
            <w:top w:val="none" w:sz="0" w:space="0" w:color="auto"/>
            <w:left w:val="none" w:sz="0" w:space="0" w:color="auto"/>
            <w:bottom w:val="none" w:sz="0" w:space="0" w:color="auto"/>
            <w:right w:val="none" w:sz="0" w:space="0" w:color="auto"/>
          </w:divBdr>
        </w:div>
        <w:div w:id="19939020">
          <w:marLeft w:val="640"/>
          <w:marRight w:val="0"/>
          <w:marTop w:val="0"/>
          <w:marBottom w:val="0"/>
          <w:divBdr>
            <w:top w:val="none" w:sz="0" w:space="0" w:color="auto"/>
            <w:left w:val="none" w:sz="0" w:space="0" w:color="auto"/>
            <w:bottom w:val="none" w:sz="0" w:space="0" w:color="auto"/>
            <w:right w:val="none" w:sz="0" w:space="0" w:color="auto"/>
          </w:divBdr>
        </w:div>
        <w:div w:id="740103670">
          <w:marLeft w:val="640"/>
          <w:marRight w:val="0"/>
          <w:marTop w:val="0"/>
          <w:marBottom w:val="0"/>
          <w:divBdr>
            <w:top w:val="none" w:sz="0" w:space="0" w:color="auto"/>
            <w:left w:val="none" w:sz="0" w:space="0" w:color="auto"/>
            <w:bottom w:val="none" w:sz="0" w:space="0" w:color="auto"/>
            <w:right w:val="none" w:sz="0" w:space="0" w:color="auto"/>
          </w:divBdr>
        </w:div>
        <w:div w:id="507915556">
          <w:marLeft w:val="640"/>
          <w:marRight w:val="0"/>
          <w:marTop w:val="0"/>
          <w:marBottom w:val="0"/>
          <w:divBdr>
            <w:top w:val="none" w:sz="0" w:space="0" w:color="auto"/>
            <w:left w:val="none" w:sz="0" w:space="0" w:color="auto"/>
            <w:bottom w:val="none" w:sz="0" w:space="0" w:color="auto"/>
            <w:right w:val="none" w:sz="0" w:space="0" w:color="auto"/>
          </w:divBdr>
        </w:div>
        <w:div w:id="1319262053">
          <w:marLeft w:val="640"/>
          <w:marRight w:val="0"/>
          <w:marTop w:val="0"/>
          <w:marBottom w:val="0"/>
          <w:divBdr>
            <w:top w:val="none" w:sz="0" w:space="0" w:color="auto"/>
            <w:left w:val="none" w:sz="0" w:space="0" w:color="auto"/>
            <w:bottom w:val="none" w:sz="0" w:space="0" w:color="auto"/>
            <w:right w:val="none" w:sz="0" w:space="0" w:color="auto"/>
          </w:divBdr>
        </w:div>
        <w:div w:id="1694963053">
          <w:marLeft w:val="640"/>
          <w:marRight w:val="0"/>
          <w:marTop w:val="0"/>
          <w:marBottom w:val="0"/>
          <w:divBdr>
            <w:top w:val="none" w:sz="0" w:space="0" w:color="auto"/>
            <w:left w:val="none" w:sz="0" w:space="0" w:color="auto"/>
            <w:bottom w:val="none" w:sz="0" w:space="0" w:color="auto"/>
            <w:right w:val="none" w:sz="0" w:space="0" w:color="auto"/>
          </w:divBdr>
        </w:div>
        <w:div w:id="132449713">
          <w:marLeft w:val="640"/>
          <w:marRight w:val="0"/>
          <w:marTop w:val="0"/>
          <w:marBottom w:val="0"/>
          <w:divBdr>
            <w:top w:val="none" w:sz="0" w:space="0" w:color="auto"/>
            <w:left w:val="none" w:sz="0" w:space="0" w:color="auto"/>
            <w:bottom w:val="none" w:sz="0" w:space="0" w:color="auto"/>
            <w:right w:val="none" w:sz="0" w:space="0" w:color="auto"/>
          </w:divBdr>
        </w:div>
        <w:div w:id="1691957129">
          <w:marLeft w:val="640"/>
          <w:marRight w:val="0"/>
          <w:marTop w:val="0"/>
          <w:marBottom w:val="0"/>
          <w:divBdr>
            <w:top w:val="none" w:sz="0" w:space="0" w:color="auto"/>
            <w:left w:val="none" w:sz="0" w:space="0" w:color="auto"/>
            <w:bottom w:val="none" w:sz="0" w:space="0" w:color="auto"/>
            <w:right w:val="none" w:sz="0" w:space="0" w:color="auto"/>
          </w:divBdr>
        </w:div>
        <w:div w:id="474494072">
          <w:marLeft w:val="640"/>
          <w:marRight w:val="0"/>
          <w:marTop w:val="0"/>
          <w:marBottom w:val="0"/>
          <w:divBdr>
            <w:top w:val="none" w:sz="0" w:space="0" w:color="auto"/>
            <w:left w:val="none" w:sz="0" w:space="0" w:color="auto"/>
            <w:bottom w:val="none" w:sz="0" w:space="0" w:color="auto"/>
            <w:right w:val="none" w:sz="0" w:space="0" w:color="auto"/>
          </w:divBdr>
        </w:div>
        <w:div w:id="1699506615">
          <w:marLeft w:val="640"/>
          <w:marRight w:val="0"/>
          <w:marTop w:val="0"/>
          <w:marBottom w:val="0"/>
          <w:divBdr>
            <w:top w:val="none" w:sz="0" w:space="0" w:color="auto"/>
            <w:left w:val="none" w:sz="0" w:space="0" w:color="auto"/>
            <w:bottom w:val="none" w:sz="0" w:space="0" w:color="auto"/>
            <w:right w:val="none" w:sz="0" w:space="0" w:color="auto"/>
          </w:divBdr>
        </w:div>
        <w:div w:id="1191335532">
          <w:marLeft w:val="640"/>
          <w:marRight w:val="0"/>
          <w:marTop w:val="0"/>
          <w:marBottom w:val="0"/>
          <w:divBdr>
            <w:top w:val="none" w:sz="0" w:space="0" w:color="auto"/>
            <w:left w:val="none" w:sz="0" w:space="0" w:color="auto"/>
            <w:bottom w:val="none" w:sz="0" w:space="0" w:color="auto"/>
            <w:right w:val="none" w:sz="0" w:space="0" w:color="auto"/>
          </w:divBdr>
        </w:div>
        <w:div w:id="195585024">
          <w:marLeft w:val="640"/>
          <w:marRight w:val="0"/>
          <w:marTop w:val="0"/>
          <w:marBottom w:val="0"/>
          <w:divBdr>
            <w:top w:val="none" w:sz="0" w:space="0" w:color="auto"/>
            <w:left w:val="none" w:sz="0" w:space="0" w:color="auto"/>
            <w:bottom w:val="none" w:sz="0" w:space="0" w:color="auto"/>
            <w:right w:val="none" w:sz="0" w:space="0" w:color="auto"/>
          </w:divBdr>
        </w:div>
        <w:div w:id="2122332847">
          <w:marLeft w:val="640"/>
          <w:marRight w:val="0"/>
          <w:marTop w:val="0"/>
          <w:marBottom w:val="0"/>
          <w:divBdr>
            <w:top w:val="none" w:sz="0" w:space="0" w:color="auto"/>
            <w:left w:val="none" w:sz="0" w:space="0" w:color="auto"/>
            <w:bottom w:val="none" w:sz="0" w:space="0" w:color="auto"/>
            <w:right w:val="none" w:sz="0" w:space="0" w:color="auto"/>
          </w:divBdr>
        </w:div>
        <w:div w:id="1551723971">
          <w:marLeft w:val="640"/>
          <w:marRight w:val="0"/>
          <w:marTop w:val="0"/>
          <w:marBottom w:val="0"/>
          <w:divBdr>
            <w:top w:val="none" w:sz="0" w:space="0" w:color="auto"/>
            <w:left w:val="none" w:sz="0" w:space="0" w:color="auto"/>
            <w:bottom w:val="none" w:sz="0" w:space="0" w:color="auto"/>
            <w:right w:val="none" w:sz="0" w:space="0" w:color="auto"/>
          </w:divBdr>
        </w:div>
        <w:div w:id="80029698">
          <w:marLeft w:val="640"/>
          <w:marRight w:val="0"/>
          <w:marTop w:val="0"/>
          <w:marBottom w:val="0"/>
          <w:divBdr>
            <w:top w:val="none" w:sz="0" w:space="0" w:color="auto"/>
            <w:left w:val="none" w:sz="0" w:space="0" w:color="auto"/>
            <w:bottom w:val="none" w:sz="0" w:space="0" w:color="auto"/>
            <w:right w:val="none" w:sz="0" w:space="0" w:color="auto"/>
          </w:divBdr>
        </w:div>
        <w:div w:id="1541548886">
          <w:marLeft w:val="640"/>
          <w:marRight w:val="0"/>
          <w:marTop w:val="0"/>
          <w:marBottom w:val="0"/>
          <w:divBdr>
            <w:top w:val="none" w:sz="0" w:space="0" w:color="auto"/>
            <w:left w:val="none" w:sz="0" w:space="0" w:color="auto"/>
            <w:bottom w:val="none" w:sz="0" w:space="0" w:color="auto"/>
            <w:right w:val="none" w:sz="0" w:space="0" w:color="auto"/>
          </w:divBdr>
        </w:div>
        <w:div w:id="104737530">
          <w:marLeft w:val="640"/>
          <w:marRight w:val="0"/>
          <w:marTop w:val="0"/>
          <w:marBottom w:val="0"/>
          <w:divBdr>
            <w:top w:val="none" w:sz="0" w:space="0" w:color="auto"/>
            <w:left w:val="none" w:sz="0" w:space="0" w:color="auto"/>
            <w:bottom w:val="none" w:sz="0" w:space="0" w:color="auto"/>
            <w:right w:val="none" w:sz="0" w:space="0" w:color="auto"/>
          </w:divBdr>
        </w:div>
        <w:div w:id="1589388400">
          <w:marLeft w:val="640"/>
          <w:marRight w:val="0"/>
          <w:marTop w:val="0"/>
          <w:marBottom w:val="0"/>
          <w:divBdr>
            <w:top w:val="none" w:sz="0" w:space="0" w:color="auto"/>
            <w:left w:val="none" w:sz="0" w:space="0" w:color="auto"/>
            <w:bottom w:val="none" w:sz="0" w:space="0" w:color="auto"/>
            <w:right w:val="none" w:sz="0" w:space="0" w:color="auto"/>
          </w:divBdr>
        </w:div>
        <w:div w:id="1697580679">
          <w:marLeft w:val="640"/>
          <w:marRight w:val="0"/>
          <w:marTop w:val="0"/>
          <w:marBottom w:val="0"/>
          <w:divBdr>
            <w:top w:val="none" w:sz="0" w:space="0" w:color="auto"/>
            <w:left w:val="none" w:sz="0" w:space="0" w:color="auto"/>
            <w:bottom w:val="none" w:sz="0" w:space="0" w:color="auto"/>
            <w:right w:val="none" w:sz="0" w:space="0" w:color="auto"/>
          </w:divBdr>
        </w:div>
        <w:div w:id="1625965902">
          <w:marLeft w:val="640"/>
          <w:marRight w:val="0"/>
          <w:marTop w:val="0"/>
          <w:marBottom w:val="0"/>
          <w:divBdr>
            <w:top w:val="none" w:sz="0" w:space="0" w:color="auto"/>
            <w:left w:val="none" w:sz="0" w:space="0" w:color="auto"/>
            <w:bottom w:val="none" w:sz="0" w:space="0" w:color="auto"/>
            <w:right w:val="none" w:sz="0" w:space="0" w:color="auto"/>
          </w:divBdr>
        </w:div>
        <w:div w:id="1695426740">
          <w:marLeft w:val="640"/>
          <w:marRight w:val="0"/>
          <w:marTop w:val="0"/>
          <w:marBottom w:val="0"/>
          <w:divBdr>
            <w:top w:val="none" w:sz="0" w:space="0" w:color="auto"/>
            <w:left w:val="none" w:sz="0" w:space="0" w:color="auto"/>
            <w:bottom w:val="none" w:sz="0" w:space="0" w:color="auto"/>
            <w:right w:val="none" w:sz="0" w:space="0" w:color="auto"/>
          </w:divBdr>
        </w:div>
        <w:div w:id="615135781">
          <w:marLeft w:val="640"/>
          <w:marRight w:val="0"/>
          <w:marTop w:val="0"/>
          <w:marBottom w:val="0"/>
          <w:divBdr>
            <w:top w:val="none" w:sz="0" w:space="0" w:color="auto"/>
            <w:left w:val="none" w:sz="0" w:space="0" w:color="auto"/>
            <w:bottom w:val="none" w:sz="0" w:space="0" w:color="auto"/>
            <w:right w:val="none" w:sz="0" w:space="0" w:color="auto"/>
          </w:divBdr>
        </w:div>
        <w:div w:id="939876256">
          <w:marLeft w:val="640"/>
          <w:marRight w:val="0"/>
          <w:marTop w:val="0"/>
          <w:marBottom w:val="0"/>
          <w:divBdr>
            <w:top w:val="none" w:sz="0" w:space="0" w:color="auto"/>
            <w:left w:val="none" w:sz="0" w:space="0" w:color="auto"/>
            <w:bottom w:val="none" w:sz="0" w:space="0" w:color="auto"/>
            <w:right w:val="none" w:sz="0" w:space="0" w:color="auto"/>
          </w:divBdr>
        </w:div>
        <w:div w:id="772163470">
          <w:marLeft w:val="640"/>
          <w:marRight w:val="0"/>
          <w:marTop w:val="0"/>
          <w:marBottom w:val="0"/>
          <w:divBdr>
            <w:top w:val="none" w:sz="0" w:space="0" w:color="auto"/>
            <w:left w:val="none" w:sz="0" w:space="0" w:color="auto"/>
            <w:bottom w:val="none" w:sz="0" w:space="0" w:color="auto"/>
            <w:right w:val="none" w:sz="0" w:space="0" w:color="auto"/>
          </w:divBdr>
        </w:div>
        <w:div w:id="933979453">
          <w:marLeft w:val="640"/>
          <w:marRight w:val="0"/>
          <w:marTop w:val="0"/>
          <w:marBottom w:val="0"/>
          <w:divBdr>
            <w:top w:val="none" w:sz="0" w:space="0" w:color="auto"/>
            <w:left w:val="none" w:sz="0" w:space="0" w:color="auto"/>
            <w:bottom w:val="none" w:sz="0" w:space="0" w:color="auto"/>
            <w:right w:val="none" w:sz="0" w:space="0" w:color="auto"/>
          </w:divBdr>
        </w:div>
        <w:div w:id="226960201">
          <w:marLeft w:val="640"/>
          <w:marRight w:val="0"/>
          <w:marTop w:val="0"/>
          <w:marBottom w:val="0"/>
          <w:divBdr>
            <w:top w:val="none" w:sz="0" w:space="0" w:color="auto"/>
            <w:left w:val="none" w:sz="0" w:space="0" w:color="auto"/>
            <w:bottom w:val="none" w:sz="0" w:space="0" w:color="auto"/>
            <w:right w:val="none" w:sz="0" w:space="0" w:color="auto"/>
          </w:divBdr>
        </w:div>
        <w:div w:id="785126984">
          <w:marLeft w:val="640"/>
          <w:marRight w:val="0"/>
          <w:marTop w:val="0"/>
          <w:marBottom w:val="0"/>
          <w:divBdr>
            <w:top w:val="none" w:sz="0" w:space="0" w:color="auto"/>
            <w:left w:val="none" w:sz="0" w:space="0" w:color="auto"/>
            <w:bottom w:val="none" w:sz="0" w:space="0" w:color="auto"/>
            <w:right w:val="none" w:sz="0" w:space="0" w:color="auto"/>
          </w:divBdr>
        </w:div>
        <w:div w:id="1295134484">
          <w:marLeft w:val="640"/>
          <w:marRight w:val="0"/>
          <w:marTop w:val="0"/>
          <w:marBottom w:val="0"/>
          <w:divBdr>
            <w:top w:val="none" w:sz="0" w:space="0" w:color="auto"/>
            <w:left w:val="none" w:sz="0" w:space="0" w:color="auto"/>
            <w:bottom w:val="none" w:sz="0" w:space="0" w:color="auto"/>
            <w:right w:val="none" w:sz="0" w:space="0" w:color="auto"/>
          </w:divBdr>
        </w:div>
        <w:div w:id="871500247">
          <w:marLeft w:val="640"/>
          <w:marRight w:val="0"/>
          <w:marTop w:val="0"/>
          <w:marBottom w:val="0"/>
          <w:divBdr>
            <w:top w:val="none" w:sz="0" w:space="0" w:color="auto"/>
            <w:left w:val="none" w:sz="0" w:space="0" w:color="auto"/>
            <w:bottom w:val="none" w:sz="0" w:space="0" w:color="auto"/>
            <w:right w:val="none" w:sz="0" w:space="0" w:color="auto"/>
          </w:divBdr>
        </w:div>
        <w:div w:id="154150013">
          <w:marLeft w:val="640"/>
          <w:marRight w:val="0"/>
          <w:marTop w:val="0"/>
          <w:marBottom w:val="0"/>
          <w:divBdr>
            <w:top w:val="none" w:sz="0" w:space="0" w:color="auto"/>
            <w:left w:val="none" w:sz="0" w:space="0" w:color="auto"/>
            <w:bottom w:val="none" w:sz="0" w:space="0" w:color="auto"/>
            <w:right w:val="none" w:sz="0" w:space="0" w:color="auto"/>
          </w:divBdr>
        </w:div>
        <w:div w:id="1880705074">
          <w:marLeft w:val="640"/>
          <w:marRight w:val="0"/>
          <w:marTop w:val="0"/>
          <w:marBottom w:val="0"/>
          <w:divBdr>
            <w:top w:val="none" w:sz="0" w:space="0" w:color="auto"/>
            <w:left w:val="none" w:sz="0" w:space="0" w:color="auto"/>
            <w:bottom w:val="none" w:sz="0" w:space="0" w:color="auto"/>
            <w:right w:val="none" w:sz="0" w:space="0" w:color="auto"/>
          </w:divBdr>
        </w:div>
        <w:div w:id="1309280892">
          <w:marLeft w:val="640"/>
          <w:marRight w:val="0"/>
          <w:marTop w:val="0"/>
          <w:marBottom w:val="0"/>
          <w:divBdr>
            <w:top w:val="none" w:sz="0" w:space="0" w:color="auto"/>
            <w:left w:val="none" w:sz="0" w:space="0" w:color="auto"/>
            <w:bottom w:val="none" w:sz="0" w:space="0" w:color="auto"/>
            <w:right w:val="none" w:sz="0" w:space="0" w:color="auto"/>
          </w:divBdr>
        </w:div>
        <w:div w:id="1222522339">
          <w:marLeft w:val="640"/>
          <w:marRight w:val="0"/>
          <w:marTop w:val="0"/>
          <w:marBottom w:val="0"/>
          <w:divBdr>
            <w:top w:val="none" w:sz="0" w:space="0" w:color="auto"/>
            <w:left w:val="none" w:sz="0" w:space="0" w:color="auto"/>
            <w:bottom w:val="none" w:sz="0" w:space="0" w:color="auto"/>
            <w:right w:val="none" w:sz="0" w:space="0" w:color="auto"/>
          </w:divBdr>
        </w:div>
      </w:divsChild>
    </w:div>
    <w:div w:id="1343968410">
      <w:bodyDiv w:val="1"/>
      <w:marLeft w:val="0"/>
      <w:marRight w:val="0"/>
      <w:marTop w:val="0"/>
      <w:marBottom w:val="0"/>
      <w:divBdr>
        <w:top w:val="none" w:sz="0" w:space="0" w:color="auto"/>
        <w:left w:val="none" w:sz="0" w:space="0" w:color="auto"/>
        <w:bottom w:val="none" w:sz="0" w:space="0" w:color="auto"/>
        <w:right w:val="none" w:sz="0" w:space="0" w:color="auto"/>
      </w:divBdr>
      <w:divsChild>
        <w:div w:id="488055459">
          <w:marLeft w:val="640"/>
          <w:marRight w:val="0"/>
          <w:marTop w:val="0"/>
          <w:marBottom w:val="0"/>
          <w:divBdr>
            <w:top w:val="none" w:sz="0" w:space="0" w:color="auto"/>
            <w:left w:val="none" w:sz="0" w:space="0" w:color="auto"/>
            <w:bottom w:val="none" w:sz="0" w:space="0" w:color="auto"/>
            <w:right w:val="none" w:sz="0" w:space="0" w:color="auto"/>
          </w:divBdr>
        </w:div>
        <w:div w:id="1711297377">
          <w:marLeft w:val="640"/>
          <w:marRight w:val="0"/>
          <w:marTop w:val="0"/>
          <w:marBottom w:val="0"/>
          <w:divBdr>
            <w:top w:val="none" w:sz="0" w:space="0" w:color="auto"/>
            <w:left w:val="none" w:sz="0" w:space="0" w:color="auto"/>
            <w:bottom w:val="none" w:sz="0" w:space="0" w:color="auto"/>
            <w:right w:val="none" w:sz="0" w:space="0" w:color="auto"/>
          </w:divBdr>
        </w:div>
        <w:div w:id="1283655071">
          <w:marLeft w:val="640"/>
          <w:marRight w:val="0"/>
          <w:marTop w:val="0"/>
          <w:marBottom w:val="0"/>
          <w:divBdr>
            <w:top w:val="none" w:sz="0" w:space="0" w:color="auto"/>
            <w:left w:val="none" w:sz="0" w:space="0" w:color="auto"/>
            <w:bottom w:val="none" w:sz="0" w:space="0" w:color="auto"/>
            <w:right w:val="none" w:sz="0" w:space="0" w:color="auto"/>
          </w:divBdr>
        </w:div>
        <w:div w:id="734398872">
          <w:marLeft w:val="640"/>
          <w:marRight w:val="0"/>
          <w:marTop w:val="0"/>
          <w:marBottom w:val="0"/>
          <w:divBdr>
            <w:top w:val="none" w:sz="0" w:space="0" w:color="auto"/>
            <w:left w:val="none" w:sz="0" w:space="0" w:color="auto"/>
            <w:bottom w:val="none" w:sz="0" w:space="0" w:color="auto"/>
            <w:right w:val="none" w:sz="0" w:space="0" w:color="auto"/>
          </w:divBdr>
        </w:div>
        <w:div w:id="170730143">
          <w:marLeft w:val="640"/>
          <w:marRight w:val="0"/>
          <w:marTop w:val="0"/>
          <w:marBottom w:val="0"/>
          <w:divBdr>
            <w:top w:val="none" w:sz="0" w:space="0" w:color="auto"/>
            <w:left w:val="none" w:sz="0" w:space="0" w:color="auto"/>
            <w:bottom w:val="none" w:sz="0" w:space="0" w:color="auto"/>
            <w:right w:val="none" w:sz="0" w:space="0" w:color="auto"/>
          </w:divBdr>
        </w:div>
        <w:div w:id="1019700943">
          <w:marLeft w:val="640"/>
          <w:marRight w:val="0"/>
          <w:marTop w:val="0"/>
          <w:marBottom w:val="0"/>
          <w:divBdr>
            <w:top w:val="none" w:sz="0" w:space="0" w:color="auto"/>
            <w:left w:val="none" w:sz="0" w:space="0" w:color="auto"/>
            <w:bottom w:val="none" w:sz="0" w:space="0" w:color="auto"/>
            <w:right w:val="none" w:sz="0" w:space="0" w:color="auto"/>
          </w:divBdr>
        </w:div>
        <w:div w:id="1248226294">
          <w:marLeft w:val="640"/>
          <w:marRight w:val="0"/>
          <w:marTop w:val="0"/>
          <w:marBottom w:val="0"/>
          <w:divBdr>
            <w:top w:val="none" w:sz="0" w:space="0" w:color="auto"/>
            <w:left w:val="none" w:sz="0" w:space="0" w:color="auto"/>
            <w:bottom w:val="none" w:sz="0" w:space="0" w:color="auto"/>
            <w:right w:val="none" w:sz="0" w:space="0" w:color="auto"/>
          </w:divBdr>
        </w:div>
        <w:div w:id="1796366510">
          <w:marLeft w:val="640"/>
          <w:marRight w:val="0"/>
          <w:marTop w:val="0"/>
          <w:marBottom w:val="0"/>
          <w:divBdr>
            <w:top w:val="none" w:sz="0" w:space="0" w:color="auto"/>
            <w:left w:val="none" w:sz="0" w:space="0" w:color="auto"/>
            <w:bottom w:val="none" w:sz="0" w:space="0" w:color="auto"/>
            <w:right w:val="none" w:sz="0" w:space="0" w:color="auto"/>
          </w:divBdr>
        </w:div>
        <w:div w:id="665203395">
          <w:marLeft w:val="640"/>
          <w:marRight w:val="0"/>
          <w:marTop w:val="0"/>
          <w:marBottom w:val="0"/>
          <w:divBdr>
            <w:top w:val="none" w:sz="0" w:space="0" w:color="auto"/>
            <w:left w:val="none" w:sz="0" w:space="0" w:color="auto"/>
            <w:bottom w:val="none" w:sz="0" w:space="0" w:color="auto"/>
            <w:right w:val="none" w:sz="0" w:space="0" w:color="auto"/>
          </w:divBdr>
        </w:div>
        <w:div w:id="164827028">
          <w:marLeft w:val="640"/>
          <w:marRight w:val="0"/>
          <w:marTop w:val="0"/>
          <w:marBottom w:val="0"/>
          <w:divBdr>
            <w:top w:val="none" w:sz="0" w:space="0" w:color="auto"/>
            <w:left w:val="none" w:sz="0" w:space="0" w:color="auto"/>
            <w:bottom w:val="none" w:sz="0" w:space="0" w:color="auto"/>
            <w:right w:val="none" w:sz="0" w:space="0" w:color="auto"/>
          </w:divBdr>
        </w:div>
        <w:div w:id="481000904">
          <w:marLeft w:val="640"/>
          <w:marRight w:val="0"/>
          <w:marTop w:val="0"/>
          <w:marBottom w:val="0"/>
          <w:divBdr>
            <w:top w:val="none" w:sz="0" w:space="0" w:color="auto"/>
            <w:left w:val="none" w:sz="0" w:space="0" w:color="auto"/>
            <w:bottom w:val="none" w:sz="0" w:space="0" w:color="auto"/>
            <w:right w:val="none" w:sz="0" w:space="0" w:color="auto"/>
          </w:divBdr>
        </w:div>
        <w:div w:id="383799493">
          <w:marLeft w:val="640"/>
          <w:marRight w:val="0"/>
          <w:marTop w:val="0"/>
          <w:marBottom w:val="0"/>
          <w:divBdr>
            <w:top w:val="none" w:sz="0" w:space="0" w:color="auto"/>
            <w:left w:val="none" w:sz="0" w:space="0" w:color="auto"/>
            <w:bottom w:val="none" w:sz="0" w:space="0" w:color="auto"/>
            <w:right w:val="none" w:sz="0" w:space="0" w:color="auto"/>
          </w:divBdr>
        </w:div>
        <w:div w:id="941379982">
          <w:marLeft w:val="640"/>
          <w:marRight w:val="0"/>
          <w:marTop w:val="0"/>
          <w:marBottom w:val="0"/>
          <w:divBdr>
            <w:top w:val="none" w:sz="0" w:space="0" w:color="auto"/>
            <w:left w:val="none" w:sz="0" w:space="0" w:color="auto"/>
            <w:bottom w:val="none" w:sz="0" w:space="0" w:color="auto"/>
            <w:right w:val="none" w:sz="0" w:space="0" w:color="auto"/>
          </w:divBdr>
        </w:div>
        <w:div w:id="1358120095">
          <w:marLeft w:val="640"/>
          <w:marRight w:val="0"/>
          <w:marTop w:val="0"/>
          <w:marBottom w:val="0"/>
          <w:divBdr>
            <w:top w:val="none" w:sz="0" w:space="0" w:color="auto"/>
            <w:left w:val="none" w:sz="0" w:space="0" w:color="auto"/>
            <w:bottom w:val="none" w:sz="0" w:space="0" w:color="auto"/>
            <w:right w:val="none" w:sz="0" w:space="0" w:color="auto"/>
          </w:divBdr>
        </w:div>
        <w:div w:id="697119216">
          <w:marLeft w:val="640"/>
          <w:marRight w:val="0"/>
          <w:marTop w:val="0"/>
          <w:marBottom w:val="0"/>
          <w:divBdr>
            <w:top w:val="none" w:sz="0" w:space="0" w:color="auto"/>
            <w:left w:val="none" w:sz="0" w:space="0" w:color="auto"/>
            <w:bottom w:val="none" w:sz="0" w:space="0" w:color="auto"/>
            <w:right w:val="none" w:sz="0" w:space="0" w:color="auto"/>
          </w:divBdr>
        </w:div>
        <w:div w:id="1530992012">
          <w:marLeft w:val="640"/>
          <w:marRight w:val="0"/>
          <w:marTop w:val="0"/>
          <w:marBottom w:val="0"/>
          <w:divBdr>
            <w:top w:val="none" w:sz="0" w:space="0" w:color="auto"/>
            <w:left w:val="none" w:sz="0" w:space="0" w:color="auto"/>
            <w:bottom w:val="none" w:sz="0" w:space="0" w:color="auto"/>
            <w:right w:val="none" w:sz="0" w:space="0" w:color="auto"/>
          </w:divBdr>
        </w:div>
        <w:div w:id="399211900">
          <w:marLeft w:val="640"/>
          <w:marRight w:val="0"/>
          <w:marTop w:val="0"/>
          <w:marBottom w:val="0"/>
          <w:divBdr>
            <w:top w:val="none" w:sz="0" w:space="0" w:color="auto"/>
            <w:left w:val="none" w:sz="0" w:space="0" w:color="auto"/>
            <w:bottom w:val="none" w:sz="0" w:space="0" w:color="auto"/>
            <w:right w:val="none" w:sz="0" w:space="0" w:color="auto"/>
          </w:divBdr>
        </w:div>
        <w:div w:id="756248042">
          <w:marLeft w:val="640"/>
          <w:marRight w:val="0"/>
          <w:marTop w:val="0"/>
          <w:marBottom w:val="0"/>
          <w:divBdr>
            <w:top w:val="none" w:sz="0" w:space="0" w:color="auto"/>
            <w:left w:val="none" w:sz="0" w:space="0" w:color="auto"/>
            <w:bottom w:val="none" w:sz="0" w:space="0" w:color="auto"/>
            <w:right w:val="none" w:sz="0" w:space="0" w:color="auto"/>
          </w:divBdr>
        </w:div>
        <w:div w:id="1168521216">
          <w:marLeft w:val="640"/>
          <w:marRight w:val="0"/>
          <w:marTop w:val="0"/>
          <w:marBottom w:val="0"/>
          <w:divBdr>
            <w:top w:val="none" w:sz="0" w:space="0" w:color="auto"/>
            <w:left w:val="none" w:sz="0" w:space="0" w:color="auto"/>
            <w:bottom w:val="none" w:sz="0" w:space="0" w:color="auto"/>
            <w:right w:val="none" w:sz="0" w:space="0" w:color="auto"/>
          </w:divBdr>
        </w:div>
        <w:div w:id="2026402076">
          <w:marLeft w:val="640"/>
          <w:marRight w:val="0"/>
          <w:marTop w:val="0"/>
          <w:marBottom w:val="0"/>
          <w:divBdr>
            <w:top w:val="none" w:sz="0" w:space="0" w:color="auto"/>
            <w:left w:val="none" w:sz="0" w:space="0" w:color="auto"/>
            <w:bottom w:val="none" w:sz="0" w:space="0" w:color="auto"/>
            <w:right w:val="none" w:sz="0" w:space="0" w:color="auto"/>
          </w:divBdr>
        </w:div>
        <w:div w:id="1565294564">
          <w:marLeft w:val="640"/>
          <w:marRight w:val="0"/>
          <w:marTop w:val="0"/>
          <w:marBottom w:val="0"/>
          <w:divBdr>
            <w:top w:val="none" w:sz="0" w:space="0" w:color="auto"/>
            <w:left w:val="none" w:sz="0" w:space="0" w:color="auto"/>
            <w:bottom w:val="none" w:sz="0" w:space="0" w:color="auto"/>
            <w:right w:val="none" w:sz="0" w:space="0" w:color="auto"/>
          </w:divBdr>
        </w:div>
        <w:div w:id="239490045">
          <w:marLeft w:val="640"/>
          <w:marRight w:val="0"/>
          <w:marTop w:val="0"/>
          <w:marBottom w:val="0"/>
          <w:divBdr>
            <w:top w:val="none" w:sz="0" w:space="0" w:color="auto"/>
            <w:left w:val="none" w:sz="0" w:space="0" w:color="auto"/>
            <w:bottom w:val="none" w:sz="0" w:space="0" w:color="auto"/>
            <w:right w:val="none" w:sz="0" w:space="0" w:color="auto"/>
          </w:divBdr>
        </w:div>
        <w:div w:id="960956232">
          <w:marLeft w:val="640"/>
          <w:marRight w:val="0"/>
          <w:marTop w:val="0"/>
          <w:marBottom w:val="0"/>
          <w:divBdr>
            <w:top w:val="none" w:sz="0" w:space="0" w:color="auto"/>
            <w:left w:val="none" w:sz="0" w:space="0" w:color="auto"/>
            <w:bottom w:val="none" w:sz="0" w:space="0" w:color="auto"/>
            <w:right w:val="none" w:sz="0" w:space="0" w:color="auto"/>
          </w:divBdr>
        </w:div>
        <w:div w:id="1847284414">
          <w:marLeft w:val="640"/>
          <w:marRight w:val="0"/>
          <w:marTop w:val="0"/>
          <w:marBottom w:val="0"/>
          <w:divBdr>
            <w:top w:val="none" w:sz="0" w:space="0" w:color="auto"/>
            <w:left w:val="none" w:sz="0" w:space="0" w:color="auto"/>
            <w:bottom w:val="none" w:sz="0" w:space="0" w:color="auto"/>
            <w:right w:val="none" w:sz="0" w:space="0" w:color="auto"/>
          </w:divBdr>
        </w:div>
        <w:div w:id="1352487496">
          <w:marLeft w:val="640"/>
          <w:marRight w:val="0"/>
          <w:marTop w:val="0"/>
          <w:marBottom w:val="0"/>
          <w:divBdr>
            <w:top w:val="none" w:sz="0" w:space="0" w:color="auto"/>
            <w:left w:val="none" w:sz="0" w:space="0" w:color="auto"/>
            <w:bottom w:val="none" w:sz="0" w:space="0" w:color="auto"/>
            <w:right w:val="none" w:sz="0" w:space="0" w:color="auto"/>
          </w:divBdr>
        </w:div>
        <w:div w:id="1077827617">
          <w:marLeft w:val="640"/>
          <w:marRight w:val="0"/>
          <w:marTop w:val="0"/>
          <w:marBottom w:val="0"/>
          <w:divBdr>
            <w:top w:val="none" w:sz="0" w:space="0" w:color="auto"/>
            <w:left w:val="none" w:sz="0" w:space="0" w:color="auto"/>
            <w:bottom w:val="none" w:sz="0" w:space="0" w:color="auto"/>
            <w:right w:val="none" w:sz="0" w:space="0" w:color="auto"/>
          </w:divBdr>
        </w:div>
        <w:div w:id="420953944">
          <w:marLeft w:val="640"/>
          <w:marRight w:val="0"/>
          <w:marTop w:val="0"/>
          <w:marBottom w:val="0"/>
          <w:divBdr>
            <w:top w:val="none" w:sz="0" w:space="0" w:color="auto"/>
            <w:left w:val="none" w:sz="0" w:space="0" w:color="auto"/>
            <w:bottom w:val="none" w:sz="0" w:space="0" w:color="auto"/>
            <w:right w:val="none" w:sz="0" w:space="0" w:color="auto"/>
          </w:divBdr>
        </w:div>
        <w:div w:id="628585093">
          <w:marLeft w:val="640"/>
          <w:marRight w:val="0"/>
          <w:marTop w:val="0"/>
          <w:marBottom w:val="0"/>
          <w:divBdr>
            <w:top w:val="none" w:sz="0" w:space="0" w:color="auto"/>
            <w:left w:val="none" w:sz="0" w:space="0" w:color="auto"/>
            <w:bottom w:val="none" w:sz="0" w:space="0" w:color="auto"/>
            <w:right w:val="none" w:sz="0" w:space="0" w:color="auto"/>
          </w:divBdr>
        </w:div>
        <w:div w:id="120804673">
          <w:marLeft w:val="640"/>
          <w:marRight w:val="0"/>
          <w:marTop w:val="0"/>
          <w:marBottom w:val="0"/>
          <w:divBdr>
            <w:top w:val="none" w:sz="0" w:space="0" w:color="auto"/>
            <w:left w:val="none" w:sz="0" w:space="0" w:color="auto"/>
            <w:bottom w:val="none" w:sz="0" w:space="0" w:color="auto"/>
            <w:right w:val="none" w:sz="0" w:space="0" w:color="auto"/>
          </w:divBdr>
        </w:div>
        <w:div w:id="809518204">
          <w:marLeft w:val="640"/>
          <w:marRight w:val="0"/>
          <w:marTop w:val="0"/>
          <w:marBottom w:val="0"/>
          <w:divBdr>
            <w:top w:val="none" w:sz="0" w:space="0" w:color="auto"/>
            <w:left w:val="none" w:sz="0" w:space="0" w:color="auto"/>
            <w:bottom w:val="none" w:sz="0" w:space="0" w:color="auto"/>
            <w:right w:val="none" w:sz="0" w:space="0" w:color="auto"/>
          </w:divBdr>
        </w:div>
        <w:div w:id="1903638976">
          <w:marLeft w:val="640"/>
          <w:marRight w:val="0"/>
          <w:marTop w:val="0"/>
          <w:marBottom w:val="0"/>
          <w:divBdr>
            <w:top w:val="none" w:sz="0" w:space="0" w:color="auto"/>
            <w:left w:val="none" w:sz="0" w:space="0" w:color="auto"/>
            <w:bottom w:val="none" w:sz="0" w:space="0" w:color="auto"/>
            <w:right w:val="none" w:sz="0" w:space="0" w:color="auto"/>
          </w:divBdr>
        </w:div>
        <w:div w:id="308678412">
          <w:marLeft w:val="640"/>
          <w:marRight w:val="0"/>
          <w:marTop w:val="0"/>
          <w:marBottom w:val="0"/>
          <w:divBdr>
            <w:top w:val="none" w:sz="0" w:space="0" w:color="auto"/>
            <w:left w:val="none" w:sz="0" w:space="0" w:color="auto"/>
            <w:bottom w:val="none" w:sz="0" w:space="0" w:color="auto"/>
            <w:right w:val="none" w:sz="0" w:space="0" w:color="auto"/>
          </w:divBdr>
        </w:div>
        <w:div w:id="1177498608">
          <w:marLeft w:val="640"/>
          <w:marRight w:val="0"/>
          <w:marTop w:val="0"/>
          <w:marBottom w:val="0"/>
          <w:divBdr>
            <w:top w:val="none" w:sz="0" w:space="0" w:color="auto"/>
            <w:left w:val="none" w:sz="0" w:space="0" w:color="auto"/>
            <w:bottom w:val="none" w:sz="0" w:space="0" w:color="auto"/>
            <w:right w:val="none" w:sz="0" w:space="0" w:color="auto"/>
          </w:divBdr>
        </w:div>
        <w:div w:id="510527115">
          <w:marLeft w:val="640"/>
          <w:marRight w:val="0"/>
          <w:marTop w:val="0"/>
          <w:marBottom w:val="0"/>
          <w:divBdr>
            <w:top w:val="none" w:sz="0" w:space="0" w:color="auto"/>
            <w:left w:val="none" w:sz="0" w:space="0" w:color="auto"/>
            <w:bottom w:val="none" w:sz="0" w:space="0" w:color="auto"/>
            <w:right w:val="none" w:sz="0" w:space="0" w:color="auto"/>
          </w:divBdr>
        </w:div>
        <w:div w:id="390348149">
          <w:marLeft w:val="640"/>
          <w:marRight w:val="0"/>
          <w:marTop w:val="0"/>
          <w:marBottom w:val="0"/>
          <w:divBdr>
            <w:top w:val="none" w:sz="0" w:space="0" w:color="auto"/>
            <w:left w:val="none" w:sz="0" w:space="0" w:color="auto"/>
            <w:bottom w:val="none" w:sz="0" w:space="0" w:color="auto"/>
            <w:right w:val="none" w:sz="0" w:space="0" w:color="auto"/>
          </w:divBdr>
        </w:div>
        <w:div w:id="1439989221">
          <w:marLeft w:val="640"/>
          <w:marRight w:val="0"/>
          <w:marTop w:val="0"/>
          <w:marBottom w:val="0"/>
          <w:divBdr>
            <w:top w:val="none" w:sz="0" w:space="0" w:color="auto"/>
            <w:left w:val="none" w:sz="0" w:space="0" w:color="auto"/>
            <w:bottom w:val="none" w:sz="0" w:space="0" w:color="auto"/>
            <w:right w:val="none" w:sz="0" w:space="0" w:color="auto"/>
          </w:divBdr>
        </w:div>
        <w:div w:id="1663852595">
          <w:marLeft w:val="640"/>
          <w:marRight w:val="0"/>
          <w:marTop w:val="0"/>
          <w:marBottom w:val="0"/>
          <w:divBdr>
            <w:top w:val="none" w:sz="0" w:space="0" w:color="auto"/>
            <w:left w:val="none" w:sz="0" w:space="0" w:color="auto"/>
            <w:bottom w:val="none" w:sz="0" w:space="0" w:color="auto"/>
            <w:right w:val="none" w:sz="0" w:space="0" w:color="auto"/>
          </w:divBdr>
        </w:div>
        <w:div w:id="547113069">
          <w:marLeft w:val="640"/>
          <w:marRight w:val="0"/>
          <w:marTop w:val="0"/>
          <w:marBottom w:val="0"/>
          <w:divBdr>
            <w:top w:val="none" w:sz="0" w:space="0" w:color="auto"/>
            <w:left w:val="none" w:sz="0" w:space="0" w:color="auto"/>
            <w:bottom w:val="none" w:sz="0" w:space="0" w:color="auto"/>
            <w:right w:val="none" w:sz="0" w:space="0" w:color="auto"/>
          </w:divBdr>
        </w:div>
        <w:div w:id="293755896">
          <w:marLeft w:val="640"/>
          <w:marRight w:val="0"/>
          <w:marTop w:val="0"/>
          <w:marBottom w:val="0"/>
          <w:divBdr>
            <w:top w:val="none" w:sz="0" w:space="0" w:color="auto"/>
            <w:left w:val="none" w:sz="0" w:space="0" w:color="auto"/>
            <w:bottom w:val="none" w:sz="0" w:space="0" w:color="auto"/>
            <w:right w:val="none" w:sz="0" w:space="0" w:color="auto"/>
          </w:divBdr>
        </w:div>
        <w:div w:id="1570262684">
          <w:marLeft w:val="640"/>
          <w:marRight w:val="0"/>
          <w:marTop w:val="0"/>
          <w:marBottom w:val="0"/>
          <w:divBdr>
            <w:top w:val="none" w:sz="0" w:space="0" w:color="auto"/>
            <w:left w:val="none" w:sz="0" w:space="0" w:color="auto"/>
            <w:bottom w:val="none" w:sz="0" w:space="0" w:color="auto"/>
            <w:right w:val="none" w:sz="0" w:space="0" w:color="auto"/>
          </w:divBdr>
        </w:div>
        <w:div w:id="1509490755">
          <w:marLeft w:val="640"/>
          <w:marRight w:val="0"/>
          <w:marTop w:val="0"/>
          <w:marBottom w:val="0"/>
          <w:divBdr>
            <w:top w:val="none" w:sz="0" w:space="0" w:color="auto"/>
            <w:left w:val="none" w:sz="0" w:space="0" w:color="auto"/>
            <w:bottom w:val="none" w:sz="0" w:space="0" w:color="auto"/>
            <w:right w:val="none" w:sz="0" w:space="0" w:color="auto"/>
          </w:divBdr>
        </w:div>
        <w:div w:id="348916149">
          <w:marLeft w:val="640"/>
          <w:marRight w:val="0"/>
          <w:marTop w:val="0"/>
          <w:marBottom w:val="0"/>
          <w:divBdr>
            <w:top w:val="none" w:sz="0" w:space="0" w:color="auto"/>
            <w:left w:val="none" w:sz="0" w:space="0" w:color="auto"/>
            <w:bottom w:val="none" w:sz="0" w:space="0" w:color="auto"/>
            <w:right w:val="none" w:sz="0" w:space="0" w:color="auto"/>
          </w:divBdr>
        </w:div>
        <w:div w:id="1765495340">
          <w:marLeft w:val="640"/>
          <w:marRight w:val="0"/>
          <w:marTop w:val="0"/>
          <w:marBottom w:val="0"/>
          <w:divBdr>
            <w:top w:val="none" w:sz="0" w:space="0" w:color="auto"/>
            <w:left w:val="none" w:sz="0" w:space="0" w:color="auto"/>
            <w:bottom w:val="none" w:sz="0" w:space="0" w:color="auto"/>
            <w:right w:val="none" w:sz="0" w:space="0" w:color="auto"/>
          </w:divBdr>
        </w:div>
        <w:div w:id="211308577">
          <w:marLeft w:val="640"/>
          <w:marRight w:val="0"/>
          <w:marTop w:val="0"/>
          <w:marBottom w:val="0"/>
          <w:divBdr>
            <w:top w:val="none" w:sz="0" w:space="0" w:color="auto"/>
            <w:left w:val="none" w:sz="0" w:space="0" w:color="auto"/>
            <w:bottom w:val="none" w:sz="0" w:space="0" w:color="auto"/>
            <w:right w:val="none" w:sz="0" w:space="0" w:color="auto"/>
          </w:divBdr>
        </w:div>
        <w:div w:id="355273799">
          <w:marLeft w:val="640"/>
          <w:marRight w:val="0"/>
          <w:marTop w:val="0"/>
          <w:marBottom w:val="0"/>
          <w:divBdr>
            <w:top w:val="none" w:sz="0" w:space="0" w:color="auto"/>
            <w:left w:val="none" w:sz="0" w:space="0" w:color="auto"/>
            <w:bottom w:val="none" w:sz="0" w:space="0" w:color="auto"/>
            <w:right w:val="none" w:sz="0" w:space="0" w:color="auto"/>
          </w:divBdr>
        </w:div>
        <w:div w:id="200677892">
          <w:marLeft w:val="640"/>
          <w:marRight w:val="0"/>
          <w:marTop w:val="0"/>
          <w:marBottom w:val="0"/>
          <w:divBdr>
            <w:top w:val="none" w:sz="0" w:space="0" w:color="auto"/>
            <w:left w:val="none" w:sz="0" w:space="0" w:color="auto"/>
            <w:bottom w:val="none" w:sz="0" w:space="0" w:color="auto"/>
            <w:right w:val="none" w:sz="0" w:space="0" w:color="auto"/>
          </w:divBdr>
        </w:div>
        <w:div w:id="146217034">
          <w:marLeft w:val="640"/>
          <w:marRight w:val="0"/>
          <w:marTop w:val="0"/>
          <w:marBottom w:val="0"/>
          <w:divBdr>
            <w:top w:val="none" w:sz="0" w:space="0" w:color="auto"/>
            <w:left w:val="none" w:sz="0" w:space="0" w:color="auto"/>
            <w:bottom w:val="none" w:sz="0" w:space="0" w:color="auto"/>
            <w:right w:val="none" w:sz="0" w:space="0" w:color="auto"/>
          </w:divBdr>
        </w:div>
        <w:div w:id="1837960077">
          <w:marLeft w:val="640"/>
          <w:marRight w:val="0"/>
          <w:marTop w:val="0"/>
          <w:marBottom w:val="0"/>
          <w:divBdr>
            <w:top w:val="none" w:sz="0" w:space="0" w:color="auto"/>
            <w:left w:val="none" w:sz="0" w:space="0" w:color="auto"/>
            <w:bottom w:val="none" w:sz="0" w:space="0" w:color="auto"/>
            <w:right w:val="none" w:sz="0" w:space="0" w:color="auto"/>
          </w:divBdr>
        </w:div>
        <w:div w:id="688289949">
          <w:marLeft w:val="640"/>
          <w:marRight w:val="0"/>
          <w:marTop w:val="0"/>
          <w:marBottom w:val="0"/>
          <w:divBdr>
            <w:top w:val="none" w:sz="0" w:space="0" w:color="auto"/>
            <w:left w:val="none" w:sz="0" w:space="0" w:color="auto"/>
            <w:bottom w:val="none" w:sz="0" w:space="0" w:color="auto"/>
            <w:right w:val="none" w:sz="0" w:space="0" w:color="auto"/>
          </w:divBdr>
        </w:div>
        <w:div w:id="1544561545">
          <w:marLeft w:val="640"/>
          <w:marRight w:val="0"/>
          <w:marTop w:val="0"/>
          <w:marBottom w:val="0"/>
          <w:divBdr>
            <w:top w:val="none" w:sz="0" w:space="0" w:color="auto"/>
            <w:left w:val="none" w:sz="0" w:space="0" w:color="auto"/>
            <w:bottom w:val="none" w:sz="0" w:space="0" w:color="auto"/>
            <w:right w:val="none" w:sz="0" w:space="0" w:color="auto"/>
          </w:divBdr>
        </w:div>
        <w:div w:id="1150516807">
          <w:marLeft w:val="640"/>
          <w:marRight w:val="0"/>
          <w:marTop w:val="0"/>
          <w:marBottom w:val="0"/>
          <w:divBdr>
            <w:top w:val="none" w:sz="0" w:space="0" w:color="auto"/>
            <w:left w:val="none" w:sz="0" w:space="0" w:color="auto"/>
            <w:bottom w:val="none" w:sz="0" w:space="0" w:color="auto"/>
            <w:right w:val="none" w:sz="0" w:space="0" w:color="auto"/>
          </w:divBdr>
        </w:div>
        <w:div w:id="489709286">
          <w:marLeft w:val="640"/>
          <w:marRight w:val="0"/>
          <w:marTop w:val="0"/>
          <w:marBottom w:val="0"/>
          <w:divBdr>
            <w:top w:val="none" w:sz="0" w:space="0" w:color="auto"/>
            <w:left w:val="none" w:sz="0" w:space="0" w:color="auto"/>
            <w:bottom w:val="none" w:sz="0" w:space="0" w:color="auto"/>
            <w:right w:val="none" w:sz="0" w:space="0" w:color="auto"/>
          </w:divBdr>
        </w:div>
        <w:div w:id="1375428769">
          <w:marLeft w:val="640"/>
          <w:marRight w:val="0"/>
          <w:marTop w:val="0"/>
          <w:marBottom w:val="0"/>
          <w:divBdr>
            <w:top w:val="none" w:sz="0" w:space="0" w:color="auto"/>
            <w:left w:val="none" w:sz="0" w:space="0" w:color="auto"/>
            <w:bottom w:val="none" w:sz="0" w:space="0" w:color="auto"/>
            <w:right w:val="none" w:sz="0" w:space="0" w:color="auto"/>
          </w:divBdr>
        </w:div>
        <w:div w:id="783810644">
          <w:marLeft w:val="640"/>
          <w:marRight w:val="0"/>
          <w:marTop w:val="0"/>
          <w:marBottom w:val="0"/>
          <w:divBdr>
            <w:top w:val="none" w:sz="0" w:space="0" w:color="auto"/>
            <w:left w:val="none" w:sz="0" w:space="0" w:color="auto"/>
            <w:bottom w:val="none" w:sz="0" w:space="0" w:color="auto"/>
            <w:right w:val="none" w:sz="0" w:space="0" w:color="auto"/>
          </w:divBdr>
        </w:div>
        <w:div w:id="234164874">
          <w:marLeft w:val="640"/>
          <w:marRight w:val="0"/>
          <w:marTop w:val="0"/>
          <w:marBottom w:val="0"/>
          <w:divBdr>
            <w:top w:val="none" w:sz="0" w:space="0" w:color="auto"/>
            <w:left w:val="none" w:sz="0" w:space="0" w:color="auto"/>
            <w:bottom w:val="none" w:sz="0" w:space="0" w:color="auto"/>
            <w:right w:val="none" w:sz="0" w:space="0" w:color="auto"/>
          </w:divBdr>
        </w:div>
        <w:div w:id="1121723845">
          <w:marLeft w:val="640"/>
          <w:marRight w:val="0"/>
          <w:marTop w:val="0"/>
          <w:marBottom w:val="0"/>
          <w:divBdr>
            <w:top w:val="none" w:sz="0" w:space="0" w:color="auto"/>
            <w:left w:val="none" w:sz="0" w:space="0" w:color="auto"/>
            <w:bottom w:val="none" w:sz="0" w:space="0" w:color="auto"/>
            <w:right w:val="none" w:sz="0" w:space="0" w:color="auto"/>
          </w:divBdr>
        </w:div>
        <w:div w:id="30350930">
          <w:marLeft w:val="640"/>
          <w:marRight w:val="0"/>
          <w:marTop w:val="0"/>
          <w:marBottom w:val="0"/>
          <w:divBdr>
            <w:top w:val="none" w:sz="0" w:space="0" w:color="auto"/>
            <w:left w:val="none" w:sz="0" w:space="0" w:color="auto"/>
            <w:bottom w:val="none" w:sz="0" w:space="0" w:color="auto"/>
            <w:right w:val="none" w:sz="0" w:space="0" w:color="auto"/>
          </w:divBdr>
        </w:div>
        <w:div w:id="1321886434">
          <w:marLeft w:val="640"/>
          <w:marRight w:val="0"/>
          <w:marTop w:val="0"/>
          <w:marBottom w:val="0"/>
          <w:divBdr>
            <w:top w:val="none" w:sz="0" w:space="0" w:color="auto"/>
            <w:left w:val="none" w:sz="0" w:space="0" w:color="auto"/>
            <w:bottom w:val="none" w:sz="0" w:space="0" w:color="auto"/>
            <w:right w:val="none" w:sz="0" w:space="0" w:color="auto"/>
          </w:divBdr>
        </w:div>
        <w:div w:id="544408042">
          <w:marLeft w:val="640"/>
          <w:marRight w:val="0"/>
          <w:marTop w:val="0"/>
          <w:marBottom w:val="0"/>
          <w:divBdr>
            <w:top w:val="none" w:sz="0" w:space="0" w:color="auto"/>
            <w:left w:val="none" w:sz="0" w:space="0" w:color="auto"/>
            <w:bottom w:val="none" w:sz="0" w:space="0" w:color="auto"/>
            <w:right w:val="none" w:sz="0" w:space="0" w:color="auto"/>
          </w:divBdr>
        </w:div>
        <w:div w:id="1865708413">
          <w:marLeft w:val="640"/>
          <w:marRight w:val="0"/>
          <w:marTop w:val="0"/>
          <w:marBottom w:val="0"/>
          <w:divBdr>
            <w:top w:val="none" w:sz="0" w:space="0" w:color="auto"/>
            <w:left w:val="none" w:sz="0" w:space="0" w:color="auto"/>
            <w:bottom w:val="none" w:sz="0" w:space="0" w:color="auto"/>
            <w:right w:val="none" w:sz="0" w:space="0" w:color="auto"/>
          </w:divBdr>
        </w:div>
        <w:div w:id="875049203">
          <w:marLeft w:val="640"/>
          <w:marRight w:val="0"/>
          <w:marTop w:val="0"/>
          <w:marBottom w:val="0"/>
          <w:divBdr>
            <w:top w:val="none" w:sz="0" w:space="0" w:color="auto"/>
            <w:left w:val="none" w:sz="0" w:space="0" w:color="auto"/>
            <w:bottom w:val="none" w:sz="0" w:space="0" w:color="auto"/>
            <w:right w:val="none" w:sz="0" w:space="0" w:color="auto"/>
          </w:divBdr>
        </w:div>
        <w:div w:id="1819954266">
          <w:marLeft w:val="640"/>
          <w:marRight w:val="0"/>
          <w:marTop w:val="0"/>
          <w:marBottom w:val="0"/>
          <w:divBdr>
            <w:top w:val="none" w:sz="0" w:space="0" w:color="auto"/>
            <w:left w:val="none" w:sz="0" w:space="0" w:color="auto"/>
            <w:bottom w:val="none" w:sz="0" w:space="0" w:color="auto"/>
            <w:right w:val="none" w:sz="0" w:space="0" w:color="auto"/>
          </w:divBdr>
        </w:div>
        <w:div w:id="1073741947">
          <w:marLeft w:val="640"/>
          <w:marRight w:val="0"/>
          <w:marTop w:val="0"/>
          <w:marBottom w:val="0"/>
          <w:divBdr>
            <w:top w:val="none" w:sz="0" w:space="0" w:color="auto"/>
            <w:left w:val="none" w:sz="0" w:space="0" w:color="auto"/>
            <w:bottom w:val="none" w:sz="0" w:space="0" w:color="auto"/>
            <w:right w:val="none" w:sz="0" w:space="0" w:color="auto"/>
          </w:divBdr>
        </w:div>
        <w:div w:id="2137987210">
          <w:marLeft w:val="640"/>
          <w:marRight w:val="0"/>
          <w:marTop w:val="0"/>
          <w:marBottom w:val="0"/>
          <w:divBdr>
            <w:top w:val="none" w:sz="0" w:space="0" w:color="auto"/>
            <w:left w:val="none" w:sz="0" w:space="0" w:color="auto"/>
            <w:bottom w:val="none" w:sz="0" w:space="0" w:color="auto"/>
            <w:right w:val="none" w:sz="0" w:space="0" w:color="auto"/>
          </w:divBdr>
        </w:div>
        <w:div w:id="1868449362">
          <w:marLeft w:val="640"/>
          <w:marRight w:val="0"/>
          <w:marTop w:val="0"/>
          <w:marBottom w:val="0"/>
          <w:divBdr>
            <w:top w:val="none" w:sz="0" w:space="0" w:color="auto"/>
            <w:left w:val="none" w:sz="0" w:space="0" w:color="auto"/>
            <w:bottom w:val="none" w:sz="0" w:space="0" w:color="auto"/>
            <w:right w:val="none" w:sz="0" w:space="0" w:color="auto"/>
          </w:divBdr>
        </w:div>
        <w:div w:id="1648896565">
          <w:marLeft w:val="640"/>
          <w:marRight w:val="0"/>
          <w:marTop w:val="0"/>
          <w:marBottom w:val="0"/>
          <w:divBdr>
            <w:top w:val="none" w:sz="0" w:space="0" w:color="auto"/>
            <w:left w:val="none" w:sz="0" w:space="0" w:color="auto"/>
            <w:bottom w:val="none" w:sz="0" w:space="0" w:color="auto"/>
            <w:right w:val="none" w:sz="0" w:space="0" w:color="auto"/>
          </w:divBdr>
        </w:div>
        <w:div w:id="1197080887">
          <w:marLeft w:val="640"/>
          <w:marRight w:val="0"/>
          <w:marTop w:val="0"/>
          <w:marBottom w:val="0"/>
          <w:divBdr>
            <w:top w:val="none" w:sz="0" w:space="0" w:color="auto"/>
            <w:left w:val="none" w:sz="0" w:space="0" w:color="auto"/>
            <w:bottom w:val="none" w:sz="0" w:space="0" w:color="auto"/>
            <w:right w:val="none" w:sz="0" w:space="0" w:color="auto"/>
          </w:divBdr>
        </w:div>
        <w:div w:id="432670829">
          <w:marLeft w:val="640"/>
          <w:marRight w:val="0"/>
          <w:marTop w:val="0"/>
          <w:marBottom w:val="0"/>
          <w:divBdr>
            <w:top w:val="none" w:sz="0" w:space="0" w:color="auto"/>
            <w:left w:val="none" w:sz="0" w:space="0" w:color="auto"/>
            <w:bottom w:val="none" w:sz="0" w:space="0" w:color="auto"/>
            <w:right w:val="none" w:sz="0" w:space="0" w:color="auto"/>
          </w:divBdr>
        </w:div>
        <w:div w:id="975337937">
          <w:marLeft w:val="640"/>
          <w:marRight w:val="0"/>
          <w:marTop w:val="0"/>
          <w:marBottom w:val="0"/>
          <w:divBdr>
            <w:top w:val="none" w:sz="0" w:space="0" w:color="auto"/>
            <w:left w:val="none" w:sz="0" w:space="0" w:color="auto"/>
            <w:bottom w:val="none" w:sz="0" w:space="0" w:color="auto"/>
            <w:right w:val="none" w:sz="0" w:space="0" w:color="auto"/>
          </w:divBdr>
        </w:div>
        <w:div w:id="1832022306">
          <w:marLeft w:val="640"/>
          <w:marRight w:val="0"/>
          <w:marTop w:val="0"/>
          <w:marBottom w:val="0"/>
          <w:divBdr>
            <w:top w:val="none" w:sz="0" w:space="0" w:color="auto"/>
            <w:left w:val="none" w:sz="0" w:space="0" w:color="auto"/>
            <w:bottom w:val="none" w:sz="0" w:space="0" w:color="auto"/>
            <w:right w:val="none" w:sz="0" w:space="0" w:color="auto"/>
          </w:divBdr>
        </w:div>
        <w:div w:id="1143891720">
          <w:marLeft w:val="640"/>
          <w:marRight w:val="0"/>
          <w:marTop w:val="0"/>
          <w:marBottom w:val="0"/>
          <w:divBdr>
            <w:top w:val="none" w:sz="0" w:space="0" w:color="auto"/>
            <w:left w:val="none" w:sz="0" w:space="0" w:color="auto"/>
            <w:bottom w:val="none" w:sz="0" w:space="0" w:color="auto"/>
            <w:right w:val="none" w:sz="0" w:space="0" w:color="auto"/>
          </w:divBdr>
        </w:div>
        <w:div w:id="1128666192">
          <w:marLeft w:val="640"/>
          <w:marRight w:val="0"/>
          <w:marTop w:val="0"/>
          <w:marBottom w:val="0"/>
          <w:divBdr>
            <w:top w:val="none" w:sz="0" w:space="0" w:color="auto"/>
            <w:left w:val="none" w:sz="0" w:space="0" w:color="auto"/>
            <w:bottom w:val="none" w:sz="0" w:space="0" w:color="auto"/>
            <w:right w:val="none" w:sz="0" w:space="0" w:color="auto"/>
          </w:divBdr>
        </w:div>
        <w:div w:id="1369793903">
          <w:marLeft w:val="640"/>
          <w:marRight w:val="0"/>
          <w:marTop w:val="0"/>
          <w:marBottom w:val="0"/>
          <w:divBdr>
            <w:top w:val="none" w:sz="0" w:space="0" w:color="auto"/>
            <w:left w:val="none" w:sz="0" w:space="0" w:color="auto"/>
            <w:bottom w:val="none" w:sz="0" w:space="0" w:color="auto"/>
            <w:right w:val="none" w:sz="0" w:space="0" w:color="auto"/>
          </w:divBdr>
        </w:div>
        <w:div w:id="65153692">
          <w:marLeft w:val="640"/>
          <w:marRight w:val="0"/>
          <w:marTop w:val="0"/>
          <w:marBottom w:val="0"/>
          <w:divBdr>
            <w:top w:val="none" w:sz="0" w:space="0" w:color="auto"/>
            <w:left w:val="none" w:sz="0" w:space="0" w:color="auto"/>
            <w:bottom w:val="none" w:sz="0" w:space="0" w:color="auto"/>
            <w:right w:val="none" w:sz="0" w:space="0" w:color="auto"/>
          </w:divBdr>
        </w:div>
        <w:div w:id="853612299">
          <w:marLeft w:val="640"/>
          <w:marRight w:val="0"/>
          <w:marTop w:val="0"/>
          <w:marBottom w:val="0"/>
          <w:divBdr>
            <w:top w:val="none" w:sz="0" w:space="0" w:color="auto"/>
            <w:left w:val="none" w:sz="0" w:space="0" w:color="auto"/>
            <w:bottom w:val="none" w:sz="0" w:space="0" w:color="auto"/>
            <w:right w:val="none" w:sz="0" w:space="0" w:color="auto"/>
          </w:divBdr>
        </w:div>
        <w:div w:id="579750961">
          <w:marLeft w:val="640"/>
          <w:marRight w:val="0"/>
          <w:marTop w:val="0"/>
          <w:marBottom w:val="0"/>
          <w:divBdr>
            <w:top w:val="none" w:sz="0" w:space="0" w:color="auto"/>
            <w:left w:val="none" w:sz="0" w:space="0" w:color="auto"/>
            <w:bottom w:val="none" w:sz="0" w:space="0" w:color="auto"/>
            <w:right w:val="none" w:sz="0" w:space="0" w:color="auto"/>
          </w:divBdr>
        </w:div>
        <w:div w:id="590090687">
          <w:marLeft w:val="640"/>
          <w:marRight w:val="0"/>
          <w:marTop w:val="0"/>
          <w:marBottom w:val="0"/>
          <w:divBdr>
            <w:top w:val="none" w:sz="0" w:space="0" w:color="auto"/>
            <w:left w:val="none" w:sz="0" w:space="0" w:color="auto"/>
            <w:bottom w:val="none" w:sz="0" w:space="0" w:color="auto"/>
            <w:right w:val="none" w:sz="0" w:space="0" w:color="auto"/>
          </w:divBdr>
        </w:div>
        <w:div w:id="1782720528">
          <w:marLeft w:val="640"/>
          <w:marRight w:val="0"/>
          <w:marTop w:val="0"/>
          <w:marBottom w:val="0"/>
          <w:divBdr>
            <w:top w:val="none" w:sz="0" w:space="0" w:color="auto"/>
            <w:left w:val="none" w:sz="0" w:space="0" w:color="auto"/>
            <w:bottom w:val="none" w:sz="0" w:space="0" w:color="auto"/>
            <w:right w:val="none" w:sz="0" w:space="0" w:color="auto"/>
          </w:divBdr>
        </w:div>
        <w:div w:id="1854033054">
          <w:marLeft w:val="640"/>
          <w:marRight w:val="0"/>
          <w:marTop w:val="0"/>
          <w:marBottom w:val="0"/>
          <w:divBdr>
            <w:top w:val="none" w:sz="0" w:space="0" w:color="auto"/>
            <w:left w:val="none" w:sz="0" w:space="0" w:color="auto"/>
            <w:bottom w:val="none" w:sz="0" w:space="0" w:color="auto"/>
            <w:right w:val="none" w:sz="0" w:space="0" w:color="auto"/>
          </w:divBdr>
        </w:div>
        <w:div w:id="1932008778">
          <w:marLeft w:val="640"/>
          <w:marRight w:val="0"/>
          <w:marTop w:val="0"/>
          <w:marBottom w:val="0"/>
          <w:divBdr>
            <w:top w:val="none" w:sz="0" w:space="0" w:color="auto"/>
            <w:left w:val="none" w:sz="0" w:space="0" w:color="auto"/>
            <w:bottom w:val="none" w:sz="0" w:space="0" w:color="auto"/>
            <w:right w:val="none" w:sz="0" w:space="0" w:color="auto"/>
          </w:divBdr>
        </w:div>
        <w:div w:id="672949316">
          <w:marLeft w:val="640"/>
          <w:marRight w:val="0"/>
          <w:marTop w:val="0"/>
          <w:marBottom w:val="0"/>
          <w:divBdr>
            <w:top w:val="none" w:sz="0" w:space="0" w:color="auto"/>
            <w:left w:val="none" w:sz="0" w:space="0" w:color="auto"/>
            <w:bottom w:val="none" w:sz="0" w:space="0" w:color="auto"/>
            <w:right w:val="none" w:sz="0" w:space="0" w:color="auto"/>
          </w:divBdr>
        </w:div>
        <w:div w:id="537550300">
          <w:marLeft w:val="640"/>
          <w:marRight w:val="0"/>
          <w:marTop w:val="0"/>
          <w:marBottom w:val="0"/>
          <w:divBdr>
            <w:top w:val="none" w:sz="0" w:space="0" w:color="auto"/>
            <w:left w:val="none" w:sz="0" w:space="0" w:color="auto"/>
            <w:bottom w:val="none" w:sz="0" w:space="0" w:color="auto"/>
            <w:right w:val="none" w:sz="0" w:space="0" w:color="auto"/>
          </w:divBdr>
        </w:div>
        <w:div w:id="1724867694">
          <w:marLeft w:val="640"/>
          <w:marRight w:val="0"/>
          <w:marTop w:val="0"/>
          <w:marBottom w:val="0"/>
          <w:divBdr>
            <w:top w:val="none" w:sz="0" w:space="0" w:color="auto"/>
            <w:left w:val="none" w:sz="0" w:space="0" w:color="auto"/>
            <w:bottom w:val="none" w:sz="0" w:space="0" w:color="auto"/>
            <w:right w:val="none" w:sz="0" w:space="0" w:color="auto"/>
          </w:divBdr>
        </w:div>
        <w:div w:id="1965381262">
          <w:marLeft w:val="640"/>
          <w:marRight w:val="0"/>
          <w:marTop w:val="0"/>
          <w:marBottom w:val="0"/>
          <w:divBdr>
            <w:top w:val="none" w:sz="0" w:space="0" w:color="auto"/>
            <w:left w:val="none" w:sz="0" w:space="0" w:color="auto"/>
            <w:bottom w:val="none" w:sz="0" w:space="0" w:color="auto"/>
            <w:right w:val="none" w:sz="0" w:space="0" w:color="auto"/>
          </w:divBdr>
        </w:div>
        <w:div w:id="556286867">
          <w:marLeft w:val="640"/>
          <w:marRight w:val="0"/>
          <w:marTop w:val="0"/>
          <w:marBottom w:val="0"/>
          <w:divBdr>
            <w:top w:val="none" w:sz="0" w:space="0" w:color="auto"/>
            <w:left w:val="none" w:sz="0" w:space="0" w:color="auto"/>
            <w:bottom w:val="none" w:sz="0" w:space="0" w:color="auto"/>
            <w:right w:val="none" w:sz="0" w:space="0" w:color="auto"/>
          </w:divBdr>
        </w:div>
        <w:div w:id="1735933042">
          <w:marLeft w:val="640"/>
          <w:marRight w:val="0"/>
          <w:marTop w:val="0"/>
          <w:marBottom w:val="0"/>
          <w:divBdr>
            <w:top w:val="none" w:sz="0" w:space="0" w:color="auto"/>
            <w:left w:val="none" w:sz="0" w:space="0" w:color="auto"/>
            <w:bottom w:val="none" w:sz="0" w:space="0" w:color="auto"/>
            <w:right w:val="none" w:sz="0" w:space="0" w:color="auto"/>
          </w:divBdr>
        </w:div>
        <w:div w:id="1894927433">
          <w:marLeft w:val="640"/>
          <w:marRight w:val="0"/>
          <w:marTop w:val="0"/>
          <w:marBottom w:val="0"/>
          <w:divBdr>
            <w:top w:val="none" w:sz="0" w:space="0" w:color="auto"/>
            <w:left w:val="none" w:sz="0" w:space="0" w:color="auto"/>
            <w:bottom w:val="none" w:sz="0" w:space="0" w:color="auto"/>
            <w:right w:val="none" w:sz="0" w:space="0" w:color="auto"/>
          </w:divBdr>
        </w:div>
        <w:div w:id="544295945">
          <w:marLeft w:val="640"/>
          <w:marRight w:val="0"/>
          <w:marTop w:val="0"/>
          <w:marBottom w:val="0"/>
          <w:divBdr>
            <w:top w:val="none" w:sz="0" w:space="0" w:color="auto"/>
            <w:left w:val="none" w:sz="0" w:space="0" w:color="auto"/>
            <w:bottom w:val="none" w:sz="0" w:space="0" w:color="auto"/>
            <w:right w:val="none" w:sz="0" w:space="0" w:color="auto"/>
          </w:divBdr>
        </w:div>
        <w:div w:id="613294354">
          <w:marLeft w:val="640"/>
          <w:marRight w:val="0"/>
          <w:marTop w:val="0"/>
          <w:marBottom w:val="0"/>
          <w:divBdr>
            <w:top w:val="none" w:sz="0" w:space="0" w:color="auto"/>
            <w:left w:val="none" w:sz="0" w:space="0" w:color="auto"/>
            <w:bottom w:val="none" w:sz="0" w:space="0" w:color="auto"/>
            <w:right w:val="none" w:sz="0" w:space="0" w:color="auto"/>
          </w:divBdr>
        </w:div>
        <w:div w:id="799617011">
          <w:marLeft w:val="640"/>
          <w:marRight w:val="0"/>
          <w:marTop w:val="0"/>
          <w:marBottom w:val="0"/>
          <w:divBdr>
            <w:top w:val="none" w:sz="0" w:space="0" w:color="auto"/>
            <w:left w:val="none" w:sz="0" w:space="0" w:color="auto"/>
            <w:bottom w:val="none" w:sz="0" w:space="0" w:color="auto"/>
            <w:right w:val="none" w:sz="0" w:space="0" w:color="auto"/>
          </w:divBdr>
        </w:div>
        <w:div w:id="107235351">
          <w:marLeft w:val="640"/>
          <w:marRight w:val="0"/>
          <w:marTop w:val="0"/>
          <w:marBottom w:val="0"/>
          <w:divBdr>
            <w:top w:val="none" w:sz="0" w:space="0" w:color="auto"/>
            <w:left w:val="none" w:sz="0" w:space="0" w:color="auto"/>
            <w:bottom w:val="none" w:sz="0" w:space="0" w:color="auto"/>
            <w:right w:val="none" w:sz="0" w:space="0" w:color="auto"/>
          </w:divBdr>
        </w:div>
        <w:div w:id="903298921">
          <w:marLeft w:val="640"/>
          <w:marRight w:val="0"/>
          <w:marTop w:val="0"/>
          <w:marBottom w:val="0"/>
          <w:divBdr>
            <w:top w:val="none" w:sz="0" w:space="0" w:color="auto"/>
            <w:left w:val="none" w:sz="0" w:space="0" w:color="auto"/>
            <w:bottom w:val="none" w:sz="0" w:space="0" w:color="auto"/>
            <w:right w:val="none" w:sz="0" w:space="0" w:color="auto"/>
          </w:divBdr>
        </w:div>
        <w:div w:id="706948990">
          <w:marLeft w:val="640"/>
          <w:marRight w:val="0"/>
          <w:marTop w:val="0"/>
          <w:marBottom w:val="0"/>
          <w:divBdr>
            <w:top w:val="none" w:sz="0" w:space="0" w:color="auto"/>
            <w:left w:val="none" w:sz="0" w:space="0" w:color="auto"/>
            <w:bottom w:val="none" w:sz="0" w:space="0" w:color="auto"/>
            <w:right w:val="none" w:sz="0" w:space="0" w:color="auto"/>
          </w:divBdr>
        </w:div>
        <w:div w:id="2118282100">
          <w:marLeft w:val="640"/>
          <w:marRight w:val="0"/>
          <w:marTop w:val="0"/>
          <w:marBottom w:val="0"/>
          <w:divBdr>
            <w:top w:val="none" w:sz="0" w:space="0" w:color="auto"/>
            <w:left w:val="none" w:sz="0" w:space="0" w:color="auto"/>
            <w:bottom w:val="none" w:sz="0" w:space="0" w:color="auto"/>
            <w:right w:val="none" w:sz="0" w:space="0" w:color="auto"/>
          </w:divBdr>
        </w:div>
        <w:div w:id="1987469101">
          <w:marLeft w:val="640"/>
          <w:marRight w:val="0"/>
          <w:marTop w:val="0"/>
          <w:marBottom w:val="0"/>
          <w:divBdr>
            <w:top w:val="none" w:sz="0" w:space="0" w:color="auto"/>
            <w:left w:val="none" w:sz="0" w:space="0" w:color="auto"/>
            <w:bottom w:val="none" w:sz="0" w:space="0" w:color="auto"/>
            <w:right w:val="none" w:sz="0" w:space="0" w:color="auto"/>
          </w:divBdr>
        </w:div>
        <w:div w:id="1748723363">
          <w:marLeft w:val="640"/>
          <w:marRight w:val="0"/>
          <w:marTop w:val="0"/>
          <w:marBottom w:val="0"/>
          <w:divBdr>
            <w:top w:val="none" w:sz="0" w:space="0" w:color="auto"/>
            <w:left w:val="none" w:sz="0" w:space="0" w:color="auto"/>
            <w:bottom w:val="none" w:sz="0" w:space="0" w:color="auto"/>
            <w:right w:val="none" w:sz="0" w:space="0" w:color="auto"/>
          </w:divBdr>
        </w:div>
        <w:div w:id="429278206">
          <w:marLeft w:val="640"/>
          <w:marRight w:val="0"/>
          <w:marTop w:val="0"/>
          <w:marBottom w:val="0"/>
          <w:divBdr>
            <w:top w:val="none" w:sz="0" w:space="0" w:color="auto"/>
            <w:left w:val="none" w:sz="0" w:space="0" w:color="auto"/>
            <w:bottom w:val="none" w:sz="0" w:space="0" w:color="auto"/>
            <w:right w:val="none" w:sz="0" w:space="0" w:color="auto"/>
          </w:divBdr>
        </w:div>
        <w:div w:id="1943102749">
          <w:marLeft w:val="640"/>
          <w:marRight w:val="0"/>
          <w:marTop w:val="0"/>
          <w:marBottom w:val="0"/>
          <w:divBdr>
            <w:top w:val="none" w:sz="0" w:space="0" w:color="auto"/>
            <w:left w:val="none" w:sz="0" w:space="0" w:color="auto"/>
            <w:bottom w:val="none" w:sz="0" w:space="0" w:color="auto"/>
            <w:right w:val="none" w:sz="0" w:space="0" w:color="auto"/>
          </w:divBdr>
        </w:div>
        <w:div w:id="1095631199">
          <w:marLeft w:val="640"/>
          <w:marRight w:val="0"/>
          <w:marTop w:val="0"/>
          <w:marBottom w:val="0"/>
          <w:divBdr>
            <w:top w:val="none" w:sz="0" w:space="0" w:color="auto"/>
            <w:left w:val="none" w:sz="0" w:space="0" w:color="auto"/>
            <w:bottom w:val="none" w:sz="0" w:space="0" w:color="auto"/>
            <w:right w:val="none" w:sz="0" w:space="0" w:color="auto"/>
          </w:divBdr>
        </w:div>
        <w:div w:id="541527111">
          <w:marLeft w:val="640"/>
          <w:marRight w:val="0"/>
          <w:marTop w:val="0"/>
          <w:marBottom w:val="0"/>
          <w:divBdr>
            <w:top w:val="none" w:sz="0" w:space="0" w:color="auto"/>
            <w:left w:val="none" w:sz="0" w:space="0" w:color="auto"/>
            <w:bottom w:val="none" w:sz="0" w:space="0" w:color="auto"/>
            <w:right w:val="none" w:sz="0" w:space="0" w:color="auto"/>
          </w:divBdr>
        </w:div>
        <w:div w:id="394011483">
          <w:marLeft w:val="640"/>
          <w:marRight w:val="0"/>
          <w:marTop w:val="0"/>
          <w:marBottom w:val="0"/>
          <w:divBdr>
            <w:top w:val="none" w:sz="0" w:space="0" w:color="auto"/>
            <w:left w:val="none" w:sz="0" w:space="0" w:color="auto"/>
            <w:bottom w:val="none" w:sz="0" w:space="0" w:color="auto"/>
            <w:right w:val="none" w:sz="0" w:space="0" w:color="auto"/>
          </w:divBdr>
        </w:div>
        <w:div w:id="2086952581">
          <w:marLeft w:val="640"/>
          <w:marRight w:val="0"/>
          <w:marTop w:val="0"/>
          <w:marBottom w:val="0"/>
          <w:divBdr>
            <w:top w:val="none" w:sz="0" w:space="0" w:color="auto"/>
            <w:left w:val="none" w:sz="0" w:space="0" w:color="auto"/>
            <w:bottom w:val="none" w:sz="0" w:space="0" w:color="auto"/>
            <w:right w:val="none" w:sz="0" w:space="0" w:color="auto"/>
          </w:divBdr>
        </w:div>
        <w:div w:id="961569176">
          <w:marLeft w:val="640"/>
          <w:marRight w:val="0"/>
          <w:marTop w:val="0"/>
          <w:marBottom w:val="0"/>
          <w:divBdr>
            <w:top w:val="none" w:sz="0" w:space="0" w:color="auto"/>
            <w:left w:val="none" w:sz="0" w:space="0" w:color="auto"/>
            <w:bottom w:val="none" w:sz="0" w:space="0" w:color="auto"/>
            <w:right w:val="none" w:sz="0" w:space="0" w:color="auto"/>
          </w:divBdr>
        </w:div>
        <w:div w:id="883254385">
          <w:marLeft w:val="640"/>
          <w:marRight w:val="0"/>
          <w:marTop w:val="0"/>
          <w:marBottom w:val="0"/>
          <w:divBdr>
            <w:top w:val="none" w:sz="0" w:space="0" w:color="auto"/>
            <w:left w:val="none" w:sz="0" w:space="0" w:color="auto"/>
            <w:bottom w:val="none" w:sz="0" w:space="0" w:color="auto"/>
            <w:right w:val="none" w:sz="0" w:space="0" w:color="auto"/>
          </w:divBdr>
        </w:div>
        <w:div w:id="1586258225">
          <w:marLeft w:val="640"/>
          <w:marRight w:val="0"/>
          <w:marTop w:val="0"/>
          <w:marBottom w:val="0"/>
          <w:divBdr>
            <w:top w:val="none" w:sz="0" w:space="0" w:color="auto"/>
            <w:left w:val="none" w:sz="0" w:space="0" w:color="auto"/>
            <w:bottom w:val="none" w:sz="0" w:space="0" w:color="auto"/>
            <w:right w:val="none" w:sz="0" w:space="0" w:color="auto"/>
          </w:divBdr>
        </w:div>
        <w:div w:id="752631268">
          <w:marLeft w:val="640"/>
          <w:marRight w:val="0"/>
          <w:marTop w:val="0"/>
          <w:marBottom w:val="0"/>
          <w:divBdr>
            <w:top w:val="none" w:sz="0" w:space="0" w:color="auto"/>
            <w:left w:val="none" w:sz="0" w:space="0" w:color="auto"/>
            <w:bottom w:val="none" w:sz="0" w:space="0" w:color="auto"/>
            <w:right w:val="none" w:sz="0" w:space="0" w:color="auto"/>
          </w:divBdr>
        </w:div>
        <w:div w:id="1933781551">
          <w:marLeft w:val="640"/>
          <w:marRight w:val="0"/>
          <w:marTop w:val="0"/>
          <w:marBottom w:val="0"/>
          <w:divBdr>
            <w:top w:val="none" w:sz="0" w:space="0" w:color="auto"/>
            <w:left w:val="none" w:sz="0" w:space="0" w:color="auto"/>
            <w:bottom w:val="none" w:sz="0" w:space="0" w:color="auto"/>
            <w:right w:val="none" w:sz="0" w:space="0" w:color="auto"/>
          </w:divBdr>
        </w:div>
        <w:div w:id="1435437264">
          <w:marLeft w:val="640"/>
          <w:marRight w:val="0"/>
          <w:marTop w:val="0"/>
          <w:marBottom w:val="0"/>
          <w:divBdr>
            <w:top w:val="none" w:sz="0" w:space="0" w:color="auto"/>
            <w:left w:val="none" w:sz="0" w:space="0" w:color="auto"/>
            <w:bottom w:val="none" w:sz="0" w:space="0" w:color="auto"/>
            <w:right w:val="none" w:sz="0" w:space="0" w:color="auto"/>
          </w:divBdr>
        </w:div>
        <w:div w:id="706296431">
          <w:marLeft w:val="640"/>
          <w:marRight w:val="0"/>
          <w:marTop w:val="0"/>
          <w:marBottom w:val="0"/>
          <w:divBdr>
            <w:top w:val="none" w:sz="0" w:space="0" w:color="auto"/>
            <w:left w:val="none" w:sz="0" w:space="0" w:color="auto"/>
            <w:bottom w:val="none" w:sz="0" w:space="0" w:color="auto"/>
            <w:right w:val="none" w:sz="0" w:space="0" w:color="auto"/>
          </w:divBdr>
        </w:div>
        <w:div w:id="1492673512">
          <w:marLeft w:val="640"/>
          <w:marRight w:val="0"/>
          <w:marTop w:val="0"/>
          <w:marBottom w:val="0"/>
          <w:divBdr>
            <w:top w:val="none" w:sz="0" w:space="0" w:color="auto"/>
            <w:left w:val="none" w:sz="0" w:space="0" w:color="auto"/>
            <w:bottom w:val="none" w:sz="0" w:space="0" w:color="auto"/>
            <w:right w:val="none" w:sz="0" w:space="0" w:color="auto"/>
          </w:divBdr>
        </w:div>
        <w:div w:id="1657146418">
          <w:marLeft w:val="640"/>
          <w:marRight w:val="0"/>
          <w:marTop w:val="0"/>
          <w:marBottom w:val="0"/>
          <w:divBdr>
            <w:top w:val="none" w:sz="0" w:space="0" w:color="auto"/>
            <w:left w:val="none" w:sz="0" w:space="0" w:color="auto"/>
            <w:bottom w:val="none" w:sz="0" w:space="0" w:color="auto"/>
            <w:right w:val="none" w:sz="0" w:space="0" w:color="auto"/>
          </w:divBdr>
        </w:div>
        <w:div w:id="1724212812">
          <w:marLeft w:val="640"/>
          <w:marRight w:val="0"/>
          <w:marTop w:val="0"/>
          <w:marBottom w:val="0"/>
          <w:divBdr>
            <w:top w:val="none" w:sz="0" w:space="0" w:color="auto"/>
            <w:left w:val="none" w:sz="0" w:space="0" w:color="auto"/>
            <w:bottom w:val="none" w:sz="0" w:space="0" w:color="auto"/>
            <w:right w:val="none" w:sz="0" w:space="0" w:color="auto"/>
          </w:divBdr>
        </w:div>
        <w:div w:id="108471594">
          <w:marLeft w:val="640"/>
          <w:marRight w:val="0"/>
          <w:marTop w:val="0"/>
          <w:marBottom w:val="0"/>
          <w:divBdr>
            <w:top w:val="none" w:sz="0" w:space="0" w:color="auto"/>
            <w:left w:val="none" w:sz="0" w:space="0" w:color="auto"/>
            <w:bottom w:val="none" w:sz="0" w:space="0" w:color="auto"/>
            <w:right w:val="none" w:sz="0" w:space="0" w:color="auto"/>
          </w:divBdr>
        </w:div>
        <w:div w:id="1131284490">
          <w:marLeft w:val="640"/>
          <w:marRight w:val="0"/>
          <w:marTop w:val="0"/>
          <w:marBottom w:val="0"/>
          <w:divBdr>
            <w:top w:val="none" w:sz="0" w:space="0" w:color="auto"/>
            <w:left w:val="none" w:sz="0" w:space="0" w:color="auto"/>
            <w:bottom w:val="none" w:sz="0" w:space="0" w:color="auto"/>
            <w:right w:val="none" w:sz="0" w:space="0" w:color="auto"/>
          </w:divBdr>
        </w:div>
        <w:div w:id="1891303553">
          <w:marLeft w:val="640"/>
          <w:marRight w:val="0"/>
          <w:marTop w:val="0"/>
          <w:marBottom w:val="0"/>
          <w:divBdr>
            <w:top w:val="none" w:sz="0" w:space="0" w:color="auto"/>
            <w:left w:val="none" w:sz="0" w:space="0" w:color="auto"/>
            <w:bottom w:val="none" w:sz="0" w:space="0" w:color="auto"/>
            <w:right w:val="none" w:sz="0" w:space="0" w:color="auto"/>
          </w:divBdr>
        </w:div>
        <w:div w:id="1491092168">
          <w:marLeft w:val="640"/>
          <w:marRight w:val="0"/>
          <w:marTop w:val="0"/>
          <w:marBottom w:val="0"/>
          <w:divBdr>
            <w:top w:val="none" w:sz="0" w:space="0" w:color="auto"/>
            <w:left w:val="none" w:sz="0" w:space="0" w:color="auto"/>
            <w:bottom w:val="none" w:sz="0" w:space="0" w:color="auto"/>
            <w:right w:val="none" w:sz="0" w:space="0" w:color="auto"/>
          </w:divBdr>
        </w:div>
        <w:div w:id="337773132">
          <w:marLeft w:val="640"/>
          <w:marRight w:val="0"/>
          <w:marTop w:val="0"/>
          <w:marBottom w:val="0"/>
          <w:divBdr>
            <w:top w:val="none" w:sz="0" w:space="0" w:color="auto"/>
            <w:left w:val="none" w:sz="0" w:space="0" w:color="auto"/>
            <w:bottom w:val="none" w:sz="0" w:space="0" w:color="auto"/>
            <w:right w:val="none" w:sz="0" w:space="0" w:color="auto"/>
          </w:divBdr>
        </w:div>
        <w:div w:id="619453964">
          <w:marLeft w:val="640"/>
          <w:marRight w:val="0"/>
          <w:marTop w:val="0"/>
          <w:marBottom w:val="0"/>
          <w:divBdr>
            <w:top w:val="none" w:sz="0" w:space="0" w:color="auto"/>
            <w:left w:val="none" w:sz="0" w:space="0" w:color="auto"/>
            <w:bottom w:val="none" w:sz="0" w:space="0" w:color="auto"/>
            <w:right w:val="none" w:sz="0" w:space="0" w:color="auto"/>
          </w:divBdr>
        </w:div>
        <w:div w:id="1083524722">
          <w:marLeft w:val="640"/>
          <w:marRight w:val="0"/>
          <w:marTop w:val="0"/>
          <w:marBottom w:val="0"/>
          <w:divBdr>
            <w:top w:val="none" w:sz="0" w:space="0" w:color="auto"/>
            <w:left w:val="none" w:sz="0" w:space="0" w:color="auto"/>
            <w:bottom w:val="none" w:sz="0" w:space="0" w:color="auto"/>
            <w:right w:val="none" w:sz="0" w:space="0" w:color="auto"/>
          </w:divBdr>
        </w:div>
        <w:div w:id="823012410">
          <w:marLeft w:val="640"/>
          <w:marRight w:val="0"/>
          <w:marTop w:val="0"/>
          <w:marBottom w:val="0"/>
          <w:divBdr>
            <w:top w:val="none" w:sz="0" w:space="0" w:color="auto"/>
            <w:left w:val="none" w:sz="0" w:space="0" w:color="auto"/>
            <w:bottom w:val="none" w:sz="0" w:space="0" w:color="auto"/>
            <w:right w:val="none" w:sz="0" w:space="0" w:color="auto"/>
          </w:divBdr>
        </w:div>
        <w:div w:id="1314526267">
          <w:marLeft w:val="640"/>
          <w:marRight w:val="0"/>
          <w:marTop w:val="0"/>
          <w:marBottom w:val="0"/>
          <w:divBdr>
            <w:top w:val="none" w:sz="0" w:space="0" w:color="auto"/>
            <w:left w:val="none" w:sz="0" w:space="0" w:color="auto"/>
            <w:bottom w:val="none" w:sz="0" w:space="0" w:color="auto"/>
            <w:right w:val="none" w:sz="0" w:space="0" w:color="auto"/>
          </w:divBdr>
        </w:div>
        <w:div w:id="379282259">
          <w:marLeft w:val="640"/>
          <w:marRight w:val="0"/>
          <w:marTop w:val="0"/>
          <w:marBottom w:val="0"/>
          <w:divBdr>
            <w:top w:val="none" w:sz="0" w:space="0" w:color="auto"/>
            <w:left w:val="none" w:sz="0" w:space="0" w:color="auto"/>
            <w:bottom w:val="none" w:sz="0" w:space="0" w:color="auto"/>
            <w:right w:val="none" w:sz="0" w:space="0" w:color="auto"/>
          </w:divBdr>
        </w:div>
        <w:div w:id="514657568">
          <w:marLeft w:val="640"/>
          <w:marRight w:val="0"/>
          <w:marTop w:val="0"/>
          <w:marBottom w:val="0"/>
          <w:divBdr>
            <w:top w:val="none" w:sz="0" w:space="0" w:color="auto"/>
            <w:left w:val="none" w:sz="0" w:space="0" w:color="auto"/>
            <w:bottom w:val="none" w:sz="0" w:space="0" w:color="auto"/>
            <w:right w:val="none" w:sz="0" w:space="0" w:color="auto"/>
          </w:divBdr>
        </w:div>
        <w:div w:id="2517896">
          <w:marLeft w:val="640"/>
          <w:marRight w:val="0"/>
          <w:marTop w:val="0"/>
          <w:marBottom w:val="0"/>
          <w:divBdr>
            <w:top w:val="none" w:sz="0" w:space="0" w:color="auto"/>
            <w:left w:val="none" w:sz="0" w:space="0" w:color="auto"/>
            <w:bottom w:val="none" w:sz="0" w:space="0" w:color="auto"/>
            <w:right w:val="none" w:sz="0" w:space="0" w:color="auto"/>
          </w:divBdr>
        </w:div>
        <w:div w:id="1689404718">
          <w:marLeft w:val="640"/>
          <w:marRight w:val="0"/>
          <w:marTop w:val="0"/>
          <w:marBottom w:val="0"/>
          <w:divBdr>
            <w:top w:val="none" w:sz="0" w:space="0" w:color="auto"/>
            <w:left w:val="none" w:sz="0" w:space="0" w:color="auto"/>
            <w:bottom w:val="none" w:sz="0" w:space="0" w:color="auto"/>
            <w:right w:val="none" w:sz="0" w:space="0" w:color="auto"/>
          </w:divBdr>
        </w:div>
        <w:div w:id="329410390">
          <w:marLeft w:val="640"/>
          <w:marRight w:val="0"/>
          <w:marTop w:val="0"/>
          <w:marBottom w:val="0"/>
          <w:divBdr>
            <w:top w:val="none" w:sz="0" w:space="0" w:color="auto"/>
            <w:left w:val="none" w:sz="0" w:space="0" w:color="auto"/>
            <w:bottom w:val="none" w:sz="0" w:space="0" w:color="auto"/>
            <w:right w:val="none" w:sz="0" w:space="0" w:color="auto"/>
          </w:divBdr>
        </w:div>
        <w:div w:id="1774275904">
          <w:marLeft w:val="640"/>
          <w:marRight w:val="0"/>
          <w:marTop w:val="0"/>
          <w:marBottom w:val="0"/>
          <w:divBdr>
            <w:top w:val="none" w:sz="0" w:space="0" w:color="auto"/>
            <w:left w:val="none" w:sz="0" w:space="0" w:color="auto"/>
            <w:bottom w:val="none" w:sz="0" w:space="0" w:color="auto"/>
            <w:right w:val="none" w:sz="0" w:space="0" w:color="auto"/>
          </w:divBdr>
        </w:div>
        <w:div w:id="1100906361">
          <w:marLeft w:val="640"/>
          <w:marRight w:val="0"/>
          <w:marTop w:val="0"/>
          <w:marBottom w:val="0"/>
          <w:divBdr>
            <w:top w:val="none" w:sz="0" w:space="0" w:color="auto"/>
            <w:left w:val="none" w:sz="0" w:space="0" w:color="auto"/>
            <w:bottom w:val="none" w:sz="0" w:space="0" w:color="auto"/>
            <w:right w:val="none" w:sz="0" w:space="0" w:color="auto"/>
          </w:divBdr>
        </w:div>
        <w:div w:id="2064869515">
          <w:marLeft w:val="640"/>
          <w:marRight w:val="0"/>
          <w:marTop w:val="0"/>
          <w:marBottom w:val="0"/>
          <w:divBdr>
            <w:top w:val="none" w:sz="0" w:space="0" w:color="auto"/>
            <w:left w:val="none" w:sz="0" w:space="0" w:color="auto"/>
            <w:bottom w:val="none" w:sz="0" w:space="0" w:color="auto"/>
            <w:right w:val="none" w:sz="0" w:space="0" w:color="auto"/>
          </w:divBdr>
        </w:div>
        <w:div w:id="1373310043">
          <w:marLeft w:val="640"/>
          <w:marRight w:val="0"/>
          <w:marTop w:val="0"/>
          <w:marBottom w:val="0"/>
          <w:divBdr>
            <w:top w:val="none" w:sz="0" w:space="0" w:color="auto"/>
            <w:left w:val="none" w:sz="0" w:space="0" w:color="auto"/>
            <w:bottom w:val="none" w:sz="0" w:space="0" w:color="auto"/>
            <w:right w:val="none" w:sz="0" w:space="0" w:color="auto"/>
          </w:divBdr>
        </w:div>
        <w:div w:id="278025763">
          <w:marLeft w:val="640"/>
          <w:marRight w:val="0"/>
          <w:marTop w:val="0"/>
          <w:marBottom w:val="0"/>
          <w:divBdr>
            <w:top w:val="none" w:sz="0" w:space="0" w:color="auto"/>
            <w:left w:val="none" w:sz="0" w:space="0" w:color="auto"/>
            <w:bottom w:val="none" w:sz="0" w:space="0" w:color="auto"/>
            <w:right w:val="none" w:sz="0" w:space="0" w:color="auto"/>
          </w:divBdr>
        </w:div>
        <w:div w:id="264466591">
          <w:marLeft w:val="640"/>
          <w:marRight w:val="0"/>
          <w:marTop w:val="0"/>
          <w:marBottom w:val="0"/>
          <w:divBdr>
            <w:top w:val="none" w:sz="0" w:space="0" w:color="auto"/>
            <w:left w:val="none" w:sz="0" w:space="0" w:color="auto"/>
            <w:bottom w:val="none" w:sz="0" w:space="0" w:color="auto"/>
            <w:right w:val="none" w:sz="0" w:space="0" w:color="auto"/>
          </w:divBdr>
        </w:div>
        <w:div w:id="1031607437">
          <w:marLeft w:val="640"/>
          <w:marRight w:val="0"/>
          <w:marTop w:val="0"/>
          <w:marBottom w:val="0"/>
          <w:divBdr>
            <w:top w:val="none" w:sz="0" w:space="0" w:color="auto"/>
            <w:left w:val="none" w:sz="0" w:space="0" w:color="auto"/>
            <w:bottom w:val="none" w:sz="0" w:space="0" w:color="auto"/>
            <w:right w:val="none" w:sz="0" w:space="0" w:color="auto"/>
          </w:divBdr>
        </w:div>
        <w:div w:id="1941641478">
          <w:marLeft w:val="640"/>
          <w:marRight w:val="0"/>
          <w:marTop w:val="0"/>
          <w:marBottom w:val="0"/>
          <w:divBdr>
            <w:top w:val="none" w:sz="0" w:space="0" w:color="auto"/>
            <w:left w:val="none" w:sz="0" w:space="0" w:color="auto"/>
            <w:bottom w:val="none" w:sz="0" w:space="0" w:color="auto"/>
            <w:right w:val="none" w:sz="0" w:space="0" w:color="auto"/>
          </w:divBdr>
        </w:div>
        <w:div w:id="342367516">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10613944">
      <w:bodyDiv w:val="1"/>
      <w:marLeft w:val="0"/>
      <w:marRight w:val="0"/>
      <w:marTop w:val="0"/>
      <w:marBottom w:val="0"/>
      <w:divBdr>
        <w:top w:val="none" w:sz="0" w:space="0" w:color="auto"/>
        <w:left w:val="none" w:sz="0" w:space="0" w:color="auto"/>
        <w:bottom w:val="none" w:sz="0" w:space="0" w:color="auto"/>
        <w:right w:val="none" w:sz="0" w:space="0" w:color="auto"/>
      </w:divBdr>
      <w:divsChild>
        <w:div w:id="1983072673">
          <w:marLeft w:val="640"/>
          <w:marRight w:val="0"/>
          <w:marTop w:val="0"/>
          <w:marBottom w:val="0"/>
          <w:divBdr>
            <w:top w:val="none" w:sz="0" w:space="0" w:color="auto"/>
            <w:left w:val="none" w:sz="0" w:space="0" w:color="auto"/>
            <w:bottom w:val="none" w:sz="0" w:space="0" w:color="auto"/>
            <w:right w:val="none" w:sz="0" w:space="0" w:color="auto"/>
          </w:divBdr>
        </w:div>
        <w:div w:id="894852779">
          <w:marLeft w:val="640"/>
          <w:marRight w:val="0"/>
          <w:marTop w:val="0"/>
          <w:marBottom w:val="0"/>
          <w:divBdr>
            <w:top w:val="none" w:sz="0" w:space="0" w:color="auto"/>
            <w:left w:val="none" w:sz="0" w:space="0" w:color="auto"/>
            <w:bottom w:val="none" w:sz="0" w:space="0" w:color="auto"/>
            <w:right w:val="none" w:sz="0" w:space="0" w:color="auto"/>
          </w:divBdr>
        </w:div>
        <w:div w:id="2020112565">
          <w:marLeft w:val="640"/>
          <w:marRight w:val="0"/>
          <w:marTop w:val="0"/>
          <w:marBottom w:val="0"/>
          <w:divBdr>
            <w:top w:val="none" w:sz="0" w:space="0" w:color="auto"/>
            <w:left w:val="none" w:sz="0" w:space="0" w:color="auto"/>
            <w:bottom w:val="none" w:sz="0" w:space="0" w:color="auto"/>
            <w:right w:val="none" w:sz="0" w:space="0" w:color="auto"/>
          </w:divBdr>
        </w:div>
        <w:div w:id="1542860505">
          <w:marLeft w:val="640"/>
          <w:marRight w:val="0"/>
          <w:marTop w:val="0"/>
          <w:marBottom w:val="0"/>
          <w:divBdr>
            <w:top w:val="none" w:sz="0" w:space="0" w:color="auto"/>
            <w:left w:val="none" w:sz="0" w:space="0" w:color="auto"/>
            <w:bottom w:val="none" w:sz="0" w:space="0" w:color="auto"/>
            <w:right w:val="none" w:sz="0" w:space="0" w:color="auto"/>
          </w:divBdr>
        </w:div>
        <w:div w:id="1187405572">
          <w:marLeft w:val="640"/>
          <w:marRight w:val="0"/>
          <w:marTop w:val="0"/>
          <w:marBottom w:val="0"/>
          <w:divBdr>
            <w:top w:val="none" w:sz="0" w:space="0" w:color="auto"/>
            <w:left w:val="none" w:sz="0" w:space="0" w:color="auto"/>
            <w:bottom w:val="none" w:sz="0" w:space="0" w:color="auto"/>
            <w:right w:val="none" w:sz="0" w:space="0" w:color="auto"/>
          </w:divBdr>
        </w:div>
        <w:div w:id="1250697465">
          <w:marLeft w:val="640"/>
          <w:marRight w:val="0"/>
          <w:marTop w:val="0"/>
          <w:marBottom w:val="0"/>
          <w:divBdr>
            <w:top w:val="none" w:sz="0" w:space="0" w:color="auto"/>
            <w:left w:val="none" w:sz="0" w:space="0" w:color="auto"/>
            <w:bottom w:val="none" w:sz="0" w:space="0" w:color="auto"/>
            <w:right w:val="none" w:sz="0" w:space="0" w:color="auto"/>
          </w:divBdr>
        </w:div>
        <w:div w:id="137264837">
          <w:marLeft w:val="640"/>
          <w:marRight w:val="0"/>
          <w:marTop w:val="0"/>
          <w:marBottom w:val="0"/>
          <w:divBdr>
            <w:top w:val="none" w:sz="0" w:space="0" w:color="auto"/>
            <w:left w:val="none" w:sz="0" w:space="0" w:color="auto"/>
            <w:bottom w:val="none" w:sz="0" w:space="0" w:color="auto"/>
            <w:right w:val="none" w:sz="0" w:space="0" w:color="auto"/>
          </w:divBdr>
        </w:div>
        <w:div w:id="1882936585">
          <w:marLeft w:val="640"/>
          <w:marRight w:val="0"/>
          <w:marTop w:val="0"/>
          <w:marBottom w:val="0"/>
          <w:divBdr>
            <w:top w:val="none" w:sz="0" w:space="0" w:color="auto"/>
            <w:left w:val="none" w:sz="0" w:space="0" w:color="auto"/>
            <w:bottom w:val="none" w:sz="0" w:space="0" w:color="auto"/>
            <w:right w:val="none" w:sz="0" w:space="0" w:color="auto"/>
          </w:divBdr>
        </w:div>
        <w:div w:id="1778257112">
          <w:marLeft w:val="640"/>
          <w:marRight w:val="0"/>
          <w:marTop w:val="0"/>
          <w:marBottom w:val="0"/>
          <w:divBdr>
            <w:top w:val="none" w:sz="0" w:space="0" w:color="auto"/>
            <w:left w:val="none" w:sz="0" w:space="0" w:color="auto"/>
            <w:bottom w:val="none" w:sz="0" w:space="0" w:color="auto"/>
            <w:right w:val="none" w:sz="0" w:space="0" w:color="auto"/>
          </w:divBdr>
        </w:div>
        <w:div w:id="1063332191">
          <w:marLeft w:val="640"/>
          <w:marRight w:val="0"/>
          <w:marTop w:val="0"/>
          <w:marBottom w:val="0"/>
          <w:divBdr>
            <w:top w:val="none" w:sz="0" w:space="0" w:color="auto"/>
            <w:left w:val="none" w:sz="0" w:space="0" w:color="auto"/>
            <w:bottom w:val="none" w:sz="0" w:space="0" w:color="auto"/>
            <w:right w:val="none" w:sz="0" w:space="0" w:color="auto"/>
          </w:divBdr>
        </w:div>
        <w:div w:id="1190409465">
          <w:marLeft w:val="640"/>
          <w:marRight w:val="0"/>
          <w:marTop w:val="0"/>
          <w:marBottom w:val="0"/>
          <w:divBdr>
            <w:top w:val="none" w:sz="0" w:space="0" w:color="auto"/>
            <w:left w:val="none" w:sz="0" w:space="0" w:color="auto"/>
            <w:bottom w:val="none" w:sz="0" w:space="0" w:color="auto"/>
            <w:right w:val="none" w:sz="0" w:space="0" w:color="auto"/>
          </w:divBdr>
        </w:div>
        <w:div w:id="1486973993">
          <w:marLeft w:val="640"/>
          <w:marRight w:val="0"/>
          <w:marTop w:val="0"/>
          <w:marBottom w:val="0"/>
          <w:divBdr>
            <w:top w:val="none" w:sz="0" w:space="0" w:color="auto"/>
            <w:left w:val="none" w:sz="0" w:space="0" w:color="auto"/>
            <w:bottom w:val="none" w:sz="0" w:space="0" w:color="auto"/>
            <w:right w:val="none" w:sz="0" w:space="0" w:color="auto"/>
          </w:divBdr>
        </w:div>
        <w:div w:id="328602729">
          <w:marLeft w:val="640"/>
          <w:marRight w:val="0"/>
          <w:marTop w:val="0"/>
          <w:marBottom w:val="0"/>
          <w:divBdr>
            <w:top w:val="none" w:sz="0" w:space="0" w:color="auto"/>
            <w:left w:val="none" w:sz="0" w:space="0" w:color="auto"/>
            <w:bottom w:val="none" w:sz="0" w:space="0" w:color="auto"/>
            <w:right w:val="none" w:sz="0" w:space="0" w:color="auto"/>
          </w:divBdr>
        </w:div>
        <w:div w:id="15860707">
          <w:marLeft w:val="640"/>
          <w:marRight w:val="0"/>
          <w:marTop w:val="0"/>
          <w:marBottom w:val="0"/>
          <w:divBdr>
            <w:top w:val="none" w:sz="0" w:space="0" w:color="auto"/>
            <w:left w:val="none" w:sz="0" w:space="0" w:color="auto"/>
            <w:bottom w:val="none" w:sz="0" w:space="0" w:color="auto"/>
            <w:right w:val="none" w:sz="0" w:space="0" w:color="auto"/>
          </w:divBdr>
        </w:div>
        <w:div w:id="441802239">
          <w:marLeft w:val="640"/>
          <w:marRight w:val="0"/>
          <w:marTop w:val="0"/>
          <w:marBottom w:val="0"/>
          <w:divBdr>
            <w:top w:val="none" w:sz="0" w:space="0" w:color="auto"/>
            <w:left w:val="none" w:sz="0" w:space="0" w:color="auto"/>
            <w:bottom w:val="none" w:sz="0" w:space="0" w:color="auto"/>
            <w:right w:val="none" w:sz="0" w:space="0" w:color="auto"/>
          </w:divBdr>
        </w:div>
        <w:div w:id="567570362">
          <w:marLeft w:val="640"/>
          <w:marRight w:val="0"/>
          <w:marTop w:val="0"/>
          <w:marBottom w:val="0"/>
          <w:divBdr>
            <w:top w:val="none" w:sz="0" w:space="0" w:color="auto"/>
            <w:left w:val="none" w:sz="0" w:space="0" w:color="auto"/>
            <w:bottom w:val="none" w:sz="0" w:space="0" w:color="auto"/>
            <w:right w:val="none" w:sz="0" w:space="0" w:color="auto"/>
          </w:divBdr>
        </w:div>
        <w:div w:id="1501850796">
          <w:marLeft w:val="640"/>
          <w:marRight w:val="0"/>
          <w:marTop w:val="0"/>
          <w:marBottom w:val="0"/>
          <w:divBdr>
            <w:top w:val="none" w:sz="0" w:space="0" w:color="auto"/>
            <w:left w:val="none" w:sz="0" w:space="0" w:color="auto"/>
            <w:bottom w:val="none" w:sz="0" w:space="0" w:color="auto"/>
            <w:right w:val="none" w:sz="0" w:space="0" w:color="auto"/>
          </w:divBdr>
        </w:div>
        <w:div w:id="552041012">
          <w:marLeft w:val="640"/>
          <w:marRight w:val="0"/>
          <w:marTop w:val="0"/>
          <w:marBottom w:val="0"/>
          <w:divBdr>
            <w:top w:val="none" w:sz="0" w:space="0" w:color="auto"/>
            <w:left w:val="none" w:sz="0" w:space="0" w:color="auto"/>
            <w:bottom w:val="none" w:sz="0" w:space="0" w:color="auto"/>
            <w:right w:val="none" w:sz="0" w:space="0" w:color="auto"/>
          </w:divBdr>
        </w:div>
        <w:div w:id="1540387237">
          <w:marLeft w:val="640"/>
          <w:marRight w:val="0"/>
          <w:marTop w:val="0"/>
          <w:marBottom w:val="0"/>
          <w:divBdr>
            <w:top w:val="none" w:sz="0" w:space="0" w:color="auto"/>
            <w:left w:val="none" w:sz="0" w:space="0" w:color="auto"/>
            <w:bottom w:val="none" w:sz="0" w:space="0" w:color="auto"/>
            <w:right w:val="none" w:sz="0" w:space="0" w:color="auto"/>
          </w:divBdr>
        </w:div>
        <w:div w:id="2070153383">
          <w:marLeft w:val="640"/>
          <w:marRight w:val="0"/>
          <w:marTop w:val="0"/>
          <w:marBottom w:val="0"/>
          <w:divBdr>
            <w:top w:val="none" w:sz="0" w:space="0" w:color="auto"/>
            <w:left w:val="none" w:sz="0" w:space="0" w:color="auto"/>
            <w:bottom w:val="none" w:sz="0" w:space="0" w:color="auto"/>
            <w:right w:val="none" w:sz="0" w:space="0" w:color="auto"/>
          </w:divBdr>
        </w:div>
        <w:div w:id="57016648">
          <w:marLeft w:val="640"/>
          <w:marRight w:val="0"/>
          <w:marTop w:val="0"/>
          <w:marBottom w:val="0"/>
          <w:divBdr>
            <w:top w:val="none" w:sz="0" w:space="0" w:color="auto"/>
            <w:left w:val="none" w:sz="0" w:space="0" w:color="auto"/>
            <w:bottom w:val="none" w:sz="0" w:space="0" w:color="auto"/>
            <w:right w:val="none" w:sz="0" w:space="0" w:color="auto"/>
          </w:divBdr>
        </w:div>
        <w:div w:id="1107777820">
          <w:marLeft w:val="640"/>
          <w:marRight w:val="0"/>
          <w:marTop w:val="0"/>
          <w:marBottom w:val="0"/>
          <w:divBdr>
            <w:top w:val="none" w:sz="0" w:space="0" w:color="auto"/>
            <w:left w:val="none" w:sz="0" w:space="0" w:color="auto"/>
            <w:bottom w:val="none" w:sz="0" w:space="0" w:color="auto"/>
            <w:right w:val="none" w:sz="0" w:space="0" w:color="auto"/>
          </w:divBdr>
        </w:div>
        <w:div w:id="742066881">
          <w:marLeft w:val="640"/>
          <w:marRight w:val="0"/>
          <w:marTop w:val="0"/>
          <w:marBottom w:val="0"/>
          <w:divBdr>
            <w:top w:val="none" w:sz="0" w:space="0" w:color="auto"/>
            <w:left w:val="none" w:sz="0" w:space="0" w:color="auto"/>
            <w:bottom w:val="none" w:sz="0" w:space="0" w:color="auto"/>
            <w:right w:val="none" w:sz="0" w:space="0" w:color="auto"/>
          </w:divBdr>
        </w:div>
        <w:div w:id="507866667">
          <w:marLeft w:val="640"/>
          <w:marRight w:val="0"/>
          <w:marTop w:val="0"/>
          <w:marBottom w:val="0"/>
          <w:divBdr>
            <w:top w:val="none" w:sz="0" w:space="0" w:color="auto"/>
            <w:left w:val="none" w:sz="0" w:space="0" w:color="auto"/>
            <w:bottom w:val="none" w:sz="0" w:space="0" w:color="auto"/>
            <w:right w:val="none" w:sz="0" w:space="0" w:color="auto"/>
          </w:divBdr>
        </w:div>
        <w:div w:id="396632974">
          <w:marLeft w:val="640"/>
          <w:marRight w:val="0"/>
          <w:marTop w:val="0"/>
          <w:marBottom w:val="0"/>
          <w:divBdr>
            <w:top w:val="none" w:sz="0" w:space="0" w:color="auto"/>
            <w:left w:val="none" w:sz="0" w:space="0" w:color="auto"/>
            <w:bottom w:val="none" w:sz="0" w:space="0" w:color="auto"/>
            <w:right w:val="none" w:sz="0" w:space="0" w:color="auto"/>
          </w:divBdr>
        </w:div>
        <w:div w:id="545026462">
          <w:marLeft w:val="640"/>
          <w:marRight w:val="0"/>
          <w:marTop w:val="0"/>
          <w:marBottom w:val="0"/>
          <w:divBdr>
            <w:top w:val="none" w:sz="0" w:space="0" w:color="auto"/>
            <w:left w:val="none" w:sz="0" w:space="0" w:color="auto"/>
            <w:bottom w:val="none" w:sz="0" w:space="0" w:color="auto"/>
            <w:right w:val="none" w:sz="0" w:space="0" w:color="auto"/>
          </w:divBdr>
        </w:div>
        <w:div w:id="1472138940">
          <w:marLeft w:val="640"/>
          <w:marRight w:val="0"/>
          <w:marTop w:val="0"/>
          <w:marBottom w:val="0"/>
          <w:divBdr>
            <w:top w:val="none" w:sz="0" w:space="0" w:color="auto"/>
            <w:left w:val="none" w:sz="0" w:space="0" w:color="auto"/>
            <w:bottom w:val="none" w:sz="0" w:space="0" w:color="auto"/>
            <w:right w:val="none" w:sz="0" w:space="0" w:color="auto"/>
          </w:divBdr>
        </w:div>
        <w:div w:id="1260257435">
          <w:marLeft w:val="640"/>
          <w:marRight w:val="0"/>
          <w:marTop w:val="0"/>
          <w:marBottom w:val="0"/>
          <w:divBdr>
            <w:top w:val="none" w:sz="0" w:space="0" w:color="auto"/>
            <w:left w:val="none" w:sz="0" w:space="0" w:color="auto"/>
            <w:bottom w:val="none" w:sz="0" w:space="0" w:color="auto"/>
            <w:right w:val="none" w:sz="0" w:space="0" w:color="auto"/>
          </w:divBdr>
        </w:div>
        <w:div w:id="900407789">
          <w:marLeft w:val="640"/>
          <w:marRight w:val="0"/>
          <w:marTop w:val="0"/>
          <w:marBottom w:val="0"/>
          <w:divBdr>
            <w:top w:val="none" w:sz="0" w:space="0" w:color="auto"/>
            <w:left w:val="none" w:sz="0" w:space="0" w:color="auto"/>
            <w:bottom w:val="none" w:sz="0" w:space="0" w:color="auto"/>
            <w:right w:val="none" w:sz="0" w:space="0" w:color="auto"/>
          </w:divBdr>
        </w:div>
        <w:div w:id="336688597">
          <w:marLeft w:val="640"/>
          <w:marRight w:val="0"/>
          <w:marTop w:val="0"/>
          <w:marBottom w:val="0"/>
          <w:divBdr>
            <w:top w:val="none" w:sz="0" w:space="0" w:color="auto"/>
            <w:left w:val="none" w:sz="0" w:space="0" w:color="auto"/>
            <w:bottom w:val="none" w:sz="0" w:space="0" w:color="auto"/>
            <w:right w:val="none" w:sz="0" w:space="0" w:color="auto"/>
          </w:divBdr>
        </w:div>
        <w:div w:id="588000882">
          <w:marLeft w:val="640"/>
          <w:marRight w:val="0"/>
          <w:marTop w:val="0"/>
          <w:marBottom w:val="0"/>
          <w:divBdr>
            <w:top w:val="none" w:sz="0" w:space="0" w:color="auto"/>
            <w:left w:val="none" w:sz="0" w:space="0" w:color="auto"/>
            <w:bottom w:val="none" w:sz="0" w:space="0" w:color="auto"/>
            <w:right w:val="none" w:sz="0" w:space="0" w:color="auto"/>
          </w:divBdr>
        </w:div>
        <w:div w:id="1947348137">
          <w:marLeft w:val="640"/>
          <w:marRight w:val="0"/>
          <w:marTop w:val="0"/>
          <w:marBottom w:val="0"/>
          <w:divBdr>
            <w:top w:val="none" w:sz="0" w:space="0" w:color="auto"/>
            <w:left w:val="none" w:sz="0" w:space="0" w:color="auto"/>
            <w:bottom w:val="none" w:sz="0" w:space="0" w:color="auto"/>
            <w:right w:val="none" w:sz="0" w:space="0" w:color="auto"/>
          </w:divBdr>
        </w:div>
        <w:div w:id="1585411400">
          <w:marLeft w:val="640"/>
          <w:marRight w:val="0"/>
          <w:marTop w:val="0"/>
          <w:marBottom w:val="0"/>
          <w:divBdr>
            <w:top w:val="none" w:sz="0" w:space="0" w:color="auto"/>
            <w:left w:val="none" w:sz="0" w:space="0" w:color="auto"/>
            <w:bottom w:val="none" w:sz="0" w:space="0" w:color="auto"/>
            <w:right w:val="none" w:sz="0" w:space="0" w:color="auto"/>
          </w:divBdr>
        </w:div>
        <w:div w:id="2003464027">
          <w:marLeft w:val="640"/>
          <w:marRight w:val="0"/>
          <w:marTop w:val="0"/>
          <w:marBottom w:val="0"/>
          <w:divBdr>
            <w:top w:val="none" w:sz="0" w:space="0" w:color="auto"/>
            <w:left w:val="none" w:sz="0" w:space="0" w:color="auto"/>
            <w:bottom w:val="none" w:sz="0" w:space="0" w:color="auto"/>
            <w:right w:val="none" w:sz="0" w:space="0" w:color="auto"/>
          </w:divBdr>
        </w:div>
        <w:div w:id="215243392">
          <w:marLeft w:val="640"/>
          <w:marRight w:val="0"/>
          <w:marTop w:val="0"/>
          <w:marBottom w:val="0"/>
          <w:divBdr>
            <w:top w:val="none" w:sz="0" w:space="0" w:color="auto"/>
            <w:left w:val="none" w:sz="0" w:space="0" w:color="auto"/>
            <w:bottom w:val="none" w:sz="0" w:space="0" w:color="auto"/>
            <w:right w:val="none" w:sz="0" w:space="0" w:color="auto"/>
          </w:divBdr>
        </w:div>
        <w:div w:id="366026573">
          <w:marLeft w:val="640"/>
          <w:marRight w:val="0"/>
          <w:marTop w:val="0"/>
          <w:marBottom w:val="0"/>
          <w:divBdr>
            <w:top w:val="none" w:sz="0" w:space="0" w:color="auto"/>
            <w:left w:val="none" w:sz="0" w:space="0" w:color="auto"/>
            <w:bottom w:val="none" w:sz="0" w:space="0" w:color="auto"/>
            <w:right w:val="none" w:sz="0" w:space="0" w:color="auto"/>
          </w:divBdr>
        </w:div>
        <w:div w:id="1819765393">
          <w:marLeft w:val="640"/>
          <w:marRight w:val="0"/>
          <w:marTop w:val="0"/>
          <w:marBottom w:val="0"/>
          <w:divBdr>
            <w:top w:val="none" w:sz="0" w:space="0" w:color="auto"/>
            <w:left w:val="none" w:sz="0" w:space="0" w:color="auto"/>
            <w:bottom w:val="none" w:sz="0" w:space="0" w:color="auto"/>
            <w:right w:val="none" w:sz="0" w:space="0" w:color="auto"/>
          </w:divBdr>
        </w:div>
        <w:div w:id="1458184174">
          <w:marLeft w:val="640"/>
          <w:marRight w:val="0"/>
          <w:marTop w:val="0"/>
          <w:marBottom w:val="0"/>
          <w:divBdr>
            <w:top w:val="none" w:sz="0" w:space="0" w:color="auto"/>
            <w:left w:val="none" w:sz="0" w:space="0" w:color="auto"/>
            <w:bottom w:val="none" w:sz="0" w:space="0" w:color="auto"/>
            <w:right w:val="none" w:sz="0" w:space="0" w:color="auto"/>
          </w:divBdr>
        </w:div>
        <w:div w:id="1933853288">
          <w:marLeft w:val="640"/>
          <w:marRight w:val="0"/>
          <w:marTop w:val="0"/>
          <w:marBottom w:val="0"/>
          <w:divBdr>
            <w:top w:val="none" w:sz="0" w:space="0" w:color="auto"/>
            <w:left w:val="none" w:sz="0" w:space="0" w:color="auto"/>
            <w:bottom w:val="none" w:sz="0" w:space="0" w:color="auto"/>
            <w:right w:val="none" w:sz="0" w:space="0" w:color="auto"/>
          </w:divBdr>
        </w:div>
        <w:div w:id="819923752">
          <w:marLeft w:val="640"/>
          <w:marRight w:val="0"/>
          <w:marTop w:val="0"/>
          <w:marBottom w:val="0"/>
          <w:divBdr>
            <w:top w:val="none" w:sz="0" w:space="0" w:color="auto"/>
            <w:left w:val="none" w:sz="0" w:space="0" w:color="auto"/>
            <w:bottom w:val="none" w:sz="0" w:space="0" w:color="auto"/>
            <w:right w:val="none" w:sz="0" w:space="0" w:color="auto"/>
          </w:divBdr>
        </w:div>
        <w:div w:id="267664259">
          <w:marLeft w:val="640"/>
          <w:marRight w:val="0"/>
          <w:marTop w:val="0"/>
          <w:marBottom w:val="0"/>
          <w:divBdr>
            <w:top w:val="none" w:sz="0" w:space="0" w:color="auto"/>
            <w:left w:val="none" w:sz="0" w:space="0" w:color="auto"/>
            <w:bottom w:val="none" w:sz="0" w:space="0" w:color="auto"/>
            <w:right w:val="none" w:sz="0" w:space="0" w:color="auto"/>
          </w:divBdr>
        </w:div>
        <w:div w:id="918708818">
          <w:marLeft w:val="640"/>
          <w:marRight w:val="0"/>
          <w:marTop w:val="0"/>
          <w:marBottom w:val="0"/>
          <w:divBdr>
            <w:top w:val="none" w:sz="0" w:space="0" w:color="auto"/>
            <w:left w:val="none" w:sz="0" w:space="0" w:color="auto"/>
            <w:bottom w:val="none" w:sz="0" w:space="0" w:color="auto"/>
            <w:right w:val="none" w:sz="0" w:space="0" w:color="auto"/>
          </w:divBdr>
        </w:div>
        <w:div w:id="240987782">
          <w:marLeft w:val="640"/>
          <w:marRight w:val="0"/>
          <w:marTop w:val="0"/>
          <w:marBottom w:val="0"/>
          <w:divBdr>
            <w:top w:val="none" w:sz="0" w:space="0" w:color="auto"/>
            <w:left w:val="none" w:sz="0" w:space="0" w:color="auto"/>
            <w:bottom w:val="none" w:sz="0" w:space="0" w:color="auto"/>
            <w:right w:val="none" w:sz="0" w:space="0" w:color="auto"/>
          </w:divBdr>
        </w:div>
        <w:div w:id="1476138283">
          <w:marLeft w:val="640"/>
          <w:marRight w:val="0"/>
          <w:marTop w:val="0"/>
          <w:marBottom w:val="0"/>
          <w:divBdr>
            <w:top w:val="none" w:sz="0" w:space="0" w:color="auto"/>
            <w:left w:val="none" w:sz="0" w:space="0" w:color="auto"/>
            <w:bottom w:val="none" w:sz="0" w:space="0" w:color="auto"/>
            <w:right w:val="none" w:sz="0" w:space="0" w:color="auto"/>
          </w:divBdr>
        </w:div>
        <w:div w:id="541013550">
          <w:marLeft w:val="640"/>
          <w:marRight w:val="0"/>
          <w:marTop w:val="0"/>
          <w:marBottom w:val="0"/>
          <w:divBdr>
            <w:top w:val="none" w:sz="0" w:space="0" w:color="auto"/>
            <w:left w:val="none" w:sz="0" w:space="0" w:color="auto"/>
            <w:bottom w:val="none" w:sz="0" w:space="0" w:color="auto"/>
            <w:right w:val="none" w:sz="0" w:space="0" w:color="auto"/>
          </w:divBdr>
        </w:div>
        <w:div w:id="272786323">
          <w:marLeft w:val="640"/>
          <w:marRight w:val="0"/>
          <w:marTop w:val="0"/>
          <w:marBottom w:val="0"/>
          <w:divBdr>
            <w:top w:val="none" w:sz="0" w:space="0" w:color="auto"/>
            <w:left w:val="none" w:sz="0" w:space="0" w:color="auto"/>
            <w:bottom w:val="none" w:sz="0" w:space="0" w:color="auto"/>
            <w:right w:val="none" w:sz="0" w:space="0" w:color="auto"/>
          </w:divBdr>
        </w:div>
        <w:div w:id="719325695">
          <w:marLeft w:val="640"/>
          <w:marRight w:val="0"/>
          <w:marTop w:val="0"/>
          <w:marBottom w:val="0"/>
          <w:divBdr>
            <w:top w:val="none" w:sz="0" w:space="0" w:color="auto"/>
            <w:left w:val="none" w:sz="0" w:space="0" w:color="auto"/>
            <w:bottom w:val="none" w:sz="0" w:space="0" w:color="auto"/>
            <w:right w:val="none" w:sz="0" w:space="0" w:color="auto"/>
          </w:divBdr>
        </w:div>
        <w:div w:id="2002539058">
          <w:marLeft w:val="640"/>
          <w:marRight w:val="0"/>
          <w:marTop w:val="0"/>
          <w:marBottom w:val="0"/>
          <w:divBdr>
            <w:top w:val="none" w:sz="0" w:space="0" w:color="auto"/>
            <w:left w:val="none" w:sz="0" w:space="0" w:color="auto"/>
            <w:bottom w:val="none" w:sz="0" w:space="0" w:color="auto"/>
            <w:right w:val="none" w:sz="0" w:space="0" w:color="auto"/>
          </w:divBdr>
        </w:div>
        <w:div w:id="1866091312">
          <w:marLeft w:val="640"/>
          <w:marRight w:val="0"/>
          <w:marTop w:val="0"/>
          <w:marBottom w:val="0"/>
          <w:divBdr>
            <w:top w:val="none" w:sz="0" w:space="0" w:color="auto"/>
            <w:left w:val="none" w:sz="0" w:space="0" w:color="auto"/>
            <w:bottom w:val="none" w:sz="0" w:space="0" w:color="auto"/>
            <w:right w:val="none" w:sz="0" w:space="0" w:color="auto"/>
          </w:divBdr>
        </w:div>
        <w:div w:id="318003740">
          <w:marLeft w:val="640"/>
          <w:marRight w:val="0"/>
          <w:marTop w:val="0"/>
          <w:marBottom w:val="0"/>
          <w:divBdr>
            <w:top w:val="none" w:sz="0" w:space="0" w:color="auto"/>
            <w:left w:val="none" w:sz="0" w:space="0" w:color="auto"/>
            <w:bottom w:val="none" w:sz="0" w:space="0" w:color="auto"/>
            <w:right w:val="none" w:sz="0" w:space="0" w:color="auto"/>
          </w:divBdr>
        </w:div>
        <w:div w:id="49614973">
          <w:marLeft w:val="640"/>
          <w:marRight w:val="0"/>
          <w:marTop w:val="0"/>
          <w:marBottom w:val="0"/>
          <w:divBdr>
            <w:top w:val="none" w:sz="0" w:space="0" w:color="auto"/>
            <w:left w:val="none" w:sz="0" w:space="0" w:color="auto"/>
            <w:bottom w:val="none" w:sz="0" w:space="0" w:color="auto"/>
            <w:right w:val="none" w:sz="0" w:space="0" w:color="auto"/>
          </w:divBdr>
        </w:div>
        <w:div w:id="395445075">
          <w:marLeft w:val="640"/>
          <w:marRight w:val="0"/>
          <w:marTop w:val="0"/>
          <w:marBottom w:val="0"/>
          <w:divBdr>
            <w:top w:val="none" w:sz="0" w:space="0" w:color="auto"/>
            <w:left w:val="none" w:sz="0" w:space="0" w:color="auto"/>
            <w:bottom w:val="none" w:sz="0" w:space="0" w:color="auto"/>
            <w:right w:val="none" w:sz="0" w:space="0" w:color="auto"/>
          </w:divBdr>
        </w:div>
        <w:div w:id="63375022">
          <w:marLeft w:val="640"/>
          <w:marRight w:val="0"/>
          <w:marTop w:val="0"/>
          <w:marBottom w:val="0"/>
          <w:divBdr>
            <w:top w:val="none" w:sz="0" w:space="0" w:color="auto"/>
            <w:left w:val="none" w:sz="0" w:space="0" w:color="auto"/>
            <w:bottom w:val="none" w:sz="0" w:space="0" w:color="auto"/>
            <w:right w:val="none" w:sz="0" w:space="0" w:color="auto"/>
          </w:divBdr>
        </w:div>
        <w:div w:id="1007485028">
          <w:marLeft w:val="640"/>
          <w:marRight w:val="0"/>
          <w:marTop w:val="0"/>
          <w:marBottom w:val="0"/>
          <w:divBdr>
            <w:top w:val="none" w:sz="0" w:space="0" w:color="auto"/>
            <w:left w:val="none" w:sz="0" w:space="0" w:color="auto"/>
            <w:bottom w:val="none" w:sz="0" w:space="0" w:color="auto"/>
            <w:right w:val="none" w:sz="0" w:space="0" w:color="auto"/>
          </w:divBdr>
        </w:div>
        <w:div w:id="2104295858">
          <w:marLeft w:val="640"/>
          <w:marRight w:val="0"/>
          <w:marTop w:val="0"/>
          <w:marBottom w:val="0"/>
          <w:divBdr>
            <w:top w:val="none" w:sz="0" w:space="0" w:color="auto"/>
            <w:left w:val="none" w:sz="0" w:space="0" w:color="auto"/>
            <w:bottom w:val="none" w:sz="0" w:space="0" w:color="auto"/>
            <w:right w:val="none" w:sz="0" w:space="0" w:color="auto"/>
          </w:divBdr>
        </w:div>
        <w:div w:id="261382370">
          <w:marLeft w:val="640"/>
          <w:marRight w:val="0"/>
          <w:marTop w:val="0"/>
          <w:marBottom w:val="0"/>
          <w:divBdr>
            <w:top w:val="none" w:sz="0" w:space="0" w:color="auto"/>
            <w:left w:val="none" w:sz="0" w:space="0" w:color="auto"/>
            <w:bottom w:val="none" w:sz="0" w:space="0" w:color="auto"/>
            <w:right w:val="none" w:sz="0" w:space="0" w:color="auto"/>
          </w:divBdr>
        </w:div>
        <w:div w:id="1531645469">
          <w:marLeft w:val="640"/>
          <w:marRight w:val="0"/>
          <w:marTop w:val="0"/>
          <w:marBottom w:val="0"/>
          <w:divBdr>
            <w:top w:val="none" w:sz="0" w:space="0" w:color="auto"/>
            <w:left w:val="none" w:sz="0" w:space="0" w:color="auto"/>
            <w:bottom w:val="none" w:sz="0" w:space="0" w:color="auto"/>
            <w:right w:val="none" w:sz="0" w:space="0" w:color="auto"/>
          </w:divBdr>
        </w:div>
        <w:div w:id="1758745363">
          <w:marLeft w:val="640"/>
          <w:marRight w:val="0"/>
          <w:marTop w:val="0"/>
          <w:marBottom w:val="0"/>
          <w:divBdr>
            <w:top w:val="none" w:sz="0" w:space="0" w:color="auto"/>
            <w:left w:val="none" w:sz="0" w:space="0" w:color="auto"/>
            <w:bottom w:val="none" w:sz="0" w:space="0" w:color="auto"/>
            <w:right w:val="none" w:sz="0" w:space="0" w:color="auto"/>
          </w:divBdr>
        </w:div>
        <w:div w:id="291061369">
          <w:marLeft w:val="640"/>
          <w:marRight w:val="0"/>
          <w:marTop w:val="0"/>
          <w:marBottom w:val="0"/>
          <w:divBdr>
            <w:top w:val="none" w:sz="0" w:space="0" w:color="auto"/>
            <w:left w:val="none" w:sz="0" w:space="0" w:color="auto"/>
            <w:bottom w:val="none" w:sz="0" w:space="0" w:color="auto"/>
            <w:right w:val="none" w:sz="0" w:space="0" w:color="auto"/>
          </w:divBdr>
        </w:div>
        <w:div w:id="1134835414">
          <w:marLeft w:val="640"/>
          <w:marRight w:val="0"/>
          <w:marTop w:val="0"/>
          <w:marBottom w:val="0"/>
          <w:divBdr>
            <w:top w:val="none" w:sz="0" w:space="0" w:color="auto"/>
            <w:left w:val="none" w:sz="0" w:space="0" w:color="auto"/>
            <w:bottom w:val="none" w:sz="0" w:space="0" w:color="auto"/>
            <w:right w:val="none" w:sz="0" w:space="0" w:color="auto"/>
          </w:divBdr>
        </w:div>
        <w:div w:id="1359508303">
          <w:marLeft w:val="640"/>
          <w:marRight w:val="0"/>
          <w:marTop w:val="0"/>
          <w:marBottom w:val="0"/>
          <w:divBdr>
            <w:top w:val="none" w:sz="0" w:space="0" w:color="auto"/>
            <w:left w:val="none" w:sz="0" w:space="0" w:color="auto"/>
            <w:bottom w:val="none" w:sz="0" w:space="0" w:color="auto"/>
            <w:right w:val="none" w:sz="0" w:space="0" w:color="auto"/>
          </w:divBdr>
        </w:div>
        <w:div w:id="1459182379">
          <w:marLeft w:val="640"/>
          <w:marRight w:val="0"/>
          <w:marTop w:val="0"/>
          <w:marBottom w:val="0"/>
          <w:divBdr>
            <w:top w:val="none" w:sz="0" w:space="0" w:color="auto"/>
            <w:left w:val="none" w:sz="0" w:space="0" w:color="auto"/>
            <w:bottom w:val="none" w:sz="0" w:space="0" w:color="auto"/>
            <w:right w:val="none" w:sz="0" w:space="0" w:color="auto"/>
          </w:divBdr>
        </w:div>
        <w:div w:id="610862028">
          <w:marLeft w:val="640"/>
          <w:marRight w:val="0"/>
          <w:marTop w:val="0"/>
          <w:marBottom w:val="0"/>
          <w:divBdr>
            <w:top w:val="none" w:sz="0" w:space="0" w:color="auto"/>
            <w:left w:val="none" w:sz="0" w:space="0" w:color="auto"/>
            <w:bottom w:val="none" w:sz="0" w:space="0" w:color="auto"/>
            <w:right w:val="none" w:sz="0" w:space="0" w:color="auto"/>
          </w:divBdr>
        </w:div>
        <w:div w:id="551190150">
          <w:marLeft w:val="640"/>
          <w:marRight w:val="0"/>
          <w:marTop w:val="0"/>
          <w:marBottom w:val="0"/>
          <w:divBdr>
            <w:top w:val="none" w:sz="0" w:space="0" w:color="auto"/>
            <w:left w:val="none" w:sz="0" w:space="0" w:color="auto"/>
            <w:bottom w:val="none" w:sz="0" w:space="0" w:color="auto"/>
            <w:right w:val="none" w:sz="0" w:space="0" w:color="auto"/>
          </w:divBdr>
        </w:div>
        <w:div w:id="2082754502">
          <w:marLeft w:val="640"/>
          <w:marRight w:val="0"/>
          <w:marTop w:val="0"/>
          <w:marBottom w:val="0"/>
          <w:divBdr>
            <w:top w:val="none" w:sz="0" w:space="0" w:color="auto"/>
            <w:left w:val="none" w:sz="0" w:space="0" w:color="auto"/>
            <w:bottom w:val="none" w:sz="0" w:space="0" w:color="auto"/>
            <w:right w:val="none" w:sz="0" w:space="0" w:color="auto"/>
          </w:divBdr>
        </w:div>
        <w:div w:id="115687295">
          <w:marLeft w:val="640"/>
          <w:marRight w:val="0"/>
          <w:marTop w:val="0"/>
          <w:marBottom w:val="0"/>
          <w:divBdr>
            <w:top w:val="none" w:sz="0" w:space="0" w:color="auto"/>
            <w:left w:val="none" w:sz="0" w:space="0" w:color="auto"/>
            <w:bottom w:val="none" w:sz="0" w:space="0" w:color="auto"/>
            <w:right w:val="none" w:sz="0" w:space="0" w:color="auto"/>
          </w:divBdr>
        </w:div>
        <w:div w:id="294484217">
          <w:marLeft w:val="640"/>
          <w:marRight w:val="0"/>
          <w:marTop w:val="0"/>
          <w:marBottom w:val="0"/>
          <w:divBdr>
            <w:top w:val="none" w:sz="0" w:space="0" w:color="auto"/>
            <w:left w:val="none" w:sz="0" w:space="0" w:color="auto"/>
            <w:bottom w:val="none" w:sz="0" w:space="0" w:color="auto"/>
            <w:right w:val="none" w:sz="0" w:space="0" w:color="auto"/>
          </w:divBdr>
        </w:div>
        <w:div w:id="210845039">
          <w:marLeft w:val="640"/>
          <w:marRight w:val="0"/>
          <w:marTop w:val="0"/>
          <w:marBottom w:val="0"/>
          <w:divBdr>
            <w:top w:val="none" w:sz="0" w:space="0" w:color="auto"/>
            <w:left w:val="none" w:sz="0" w:space="0" w:color="auto"/>
            <w:bottom w:val="none" w:sz="0" w:space="0" w:color="auto"/>
            <w:right w:val="none" w:sz="0" w:space="0" w:color="auto"/>
          </w:divBdr>
        </w:div>
        <w:div w:id="1397897323">
          <w:marLeft w:val="640"/>
          <w:marRight w:val="0"/>
          <w:marTop w:val="0"/>
          <w:marBottom w:val="0"/>
          <w:divBdr>
            <w:top w:val="none" w:sz="0" w:space="0" w:color="auto"/>
            <w:left w:val="none" w:sz="0" w:space="0" w:color="auto"/>
            <w:bottom w:val="none" w:sz="0" w:space="0" w:color="auto"/>
            <w:right w:val="none" w:sz="0" w:space="0" w:color="auto"/>
          </w:divBdr>
        </w:div>
        <w:div w:id="20014492">
          <w:marLeft w:val="640"/>
          <w:marRight w:val="0"/>
          <w:marTop w:val="0"/>
          <w:marBottom w:val="0"/>
          <w:divBdr>
            <w:top w:val="none" w:sz="0" w:space="0" w:color="auto"/>
            <w:left w:val="none" w:sz="0" w:space="0" w:color="auto"/>
            <w:bottom w:val="none" w:sz="0" w:space="0" w:color="auto"/>
            <w:right w:val="none" w:sz="0" w:space="0" w:color="auto"/>
          </w:divBdr>
        </w:div>
        <w:div w:id="841236529">
          <w:marLeft w:val="640"/>
          <w:marRight w:val="0"/>
          <w:marTop w:val="0"/>
          <w:marBottom w:val="0"/>
          <w:divBdr>
            <w:top w:val="none" w:sz="0" w:space="0" w:color="auto"/>
            <w:left w:val="none" w:sz="0" w:space="0" w:color="auto"/>
            <w:bottom w:val="none" w:sz="0" w:space="0" w:color="auto"/>
            <w:right w:val="none" w:sz="0" w:space="0" w:color="auto"/>
          </w:divBdr>
        </w:div>
        <w:div w:id="1068384459">
          <w:marLeft w:val="640"/>
          <w:marRight w:val="0"/>
          <w:marTop w:val="0"/>
          <w:marBottom w:val="0"/>
          <w:divBdr>
            <w:top w:val="none" w:sz="0" w:space="0" w:color="auto"/>
            <w:left w:val="none" w:sz="0" w:space="0" w:color="auto"/>
            <w:bottom w:val="none" w:sz="0" w:space="0" w:color="auto"/>
            <w:right w:val="none" w:sz="0" w:space="0" w:color="auto"/>
          </w:divBdr>
        </w:div>
        <w:div w:id="1223637374">
          <w:marLeft w:val="640"/>
          <w:marRight w:val="0"/>
          <w:marTop w:val="0"/>
          <w:marBottom w:val="0"/>
          <w:divBdr>
            <w:top w:val="none" w:sz="0" w:space="0" w:color="auto"/>
            <w:left w:val="none" w:sz="0" w:space="0" w:color="auto"/>
            <w:bottom w:val="none" w:sz="0" w:space="0" w:color="auto"/>
            <w:right w:val="none" w:sz="0" w:space="0" w:color="auto"/>
          </w:divBdr>
        </w:div>
        <w:div w:id="1029602328">
          <w:marLeft w:val="640"/>
          <w:marRight w:val="0"/>
          <w:marTop w:val="0"/>
          <w:marBottom w:val="0"/>
          <w:divBdr>
            <w:top w:val="none" w:sz="0" w:space="0" w:color="auto"/>
            <w:left w:val="none" w:sz="0" w:space="0" w:color="auto"/>
            <w:bottom w:val="none" w:sz="0" w:space="0" w:color="auto"/>
            <w:right w:val="none" w:sz="0" w:space="0" w:color="auto"/>
          </w:divBdr>
        </w:div>
        <w:div w:id="1083839728">
          <w:marLeft w:val="640"/>
          <w:marRight w:val="0"/>
          <w:marTop w:val="0"/>
          <w:marBottom w:val="0"/>
          <w:divBdr>
            <w:top w:val="none" w:sz="0" w:space="0" w:color="auto"/>
            <w:left w:val="none" w:sz="0" w:space="0" w:color="auto"/>
            <w:bottom w:val="none" w:sz="0" w:space="0" w:color="auto"/>
            <w:right w:val="none" w:sz="0" w:space="0" w:color="auto"/>
          </w:divBdr>
        </w:div>
        <w:div w:id="976492013">
          <w:marLeft w:val="640"/>
          <w:marRight w:val="0"/>
          <w:marTop w:val="0"/>
          <w:marBottom w:val="0"/>
          <w:divBdr>
            <w:top w:val="none" w:sz="0" w:space="0" w:color="auto"/>
            <w:left w:val="none" w:sz="0" w:space="0" w:color="auto"/>
            <w:bottom w:val="none" w:sz="0" w:space="0" w:color="auto"/>
            <w:right w:val="none" w:sz="0" w:space="0" w:color="auto"/>
          </w:divBdr>
        </w:div>
        <w:div w:id="984285619">
          <w:marLeft w:val="640"/>
          <w:marRight w:val="0"/>
          <w:marTop w:val="0"/>
          <w:marBottom w:val="0"/>
          <w:divBdr>
            <w:top w:val="none" w:sz="0" w:space="0" w:color="auto"/>
            <w:left w:val="none" w:sz="0" w:space="0" w:color="auto"/>
            <w:bottom w:val="none" w:sz="0" w:space="0" w:color="auto"/>
            <w:right w:val="none" w:sz="0" w:space="0" w:color="auto"/>
          </w:divBdr>
        </w:div>
        <w:div w:id="1063985394">
          <w:marLeft w:val="640"/>
          <w:marRight w:val="0"/>
          <w:marTop w:val="0"/>
          <w:marBottom w:val="0"/>
          <w:divBdr>
            <w:top w:val="none" w:sz="0" w:space="0" w:color="auto"/>
            <w:left w:val="none" w:sz="0" w:space="0" w:color="auto"/>
            <w:bottom w:val="none" w:sz="0" w:space="0" w:color="auto"/>
            <w:right w:val="none" w:sz="0" w:space="0" w:color="auto"/>
          </w:divBdr>
        </w:div>
        <w:div w:id="87582476">
          <w:marLeft w:val="640"/>
          <w:marRight w:val="0"/>
          <w:marTop w:val="0"/>
          <w:marBottom w:val="0"/>
          <w:divBdr>
            <w:top w:val="none" w:sz="0" w:space="0" w:color="auto"/>
            <w:left w:val="none" w:sz="0" w:space="0" w:color="auto"/>
            <w:bottom w:val="none" w:sz="0" w:space="0" w:color="auto"/>
            <w:right w:val="none" w:sz="0" w:space="0" w:color="auto"/>
          </w:divBdr>
        </w:div>
        <w:div w:id="1559635521">
          <w:marLeft w:val="640"/>
          <w:marRight w:val="0"/>
          <w:marTop w:val="0"/>
          <w:marBottom w:val="0"/>
          <w:divBdr>
            <w:top w:val="none" w:sz="0" w:space="0" w:color="auto"/>
            <w:left w:val="none" w:sz="0" w:space="0" w:color="auto"/>
            <w:bottom w:val="none" w:sz="0" w:space="0" w:color="auto"/>
            <w:right w:val="none" w:sz="0" w:space="0" w:color="auto"/>
          </w:divBdr>
        </w:div>
        <w:div w:id="318852288">
          <w:marLeft w:val="640"/>
          <w:marRight w:val="0"/>
          <w:marTop w:val="0"/>
          <w:marBottom w:val="0"/>
          <w:divBdr>
            <w:top w:val="none" w:sz="0" w:space="0" w:color="auto"/>
            <w:left w:val="none" w:sz="0" w:space="0" w:color="auto"/>
            <w:bottom w:val="none" w:sz="0" w:space="0" w:color="auto"/>
            <w:right w:val="none" w:sz="0" w:space="0" w:color="auto"/>
          </w:divBdr>
        </w:div>
        <w:div w:id="211773997">
          <w:marLeft w:val="640"/>
          <w:marRight w:val="0"/>
          <w:marTop w:val="0"/>
          <w:marBottom w:val="0"/>
          <w:divBdr>
            <w:top w:val="none" w:sz="0" w:space="0" w:color="auto"/>
            <w:left w:val="none" w:sz="0" w:space="0" w:color="auto"/>
            <w:bottom w:val="none" w:sz="0" w:space="0" w:color="auto"/>
            <w:right w:val="none" w:sz="0" w:space="0" w:color="auto"/>
          </w:divBdr>
        </w:div>
        <w:div w:id="1643268380">
          <w:marLeft w:val="640"/>
          <w:marRight w:val="0"/>
          <w:marTop w:val="0"/>
          <w:marBottom w:val="0"/>
          <w:divBdr>
            <w:top w:val="none" w:sz="0" w:space="0" w:color="auto"/>
            <w:left w:val="none" w:sz="0" w:space="0" w:color="auto"/>
            <w:bottom w:val="none" w:sz="0" w:space="0" w:color="auto"/>
            <w:right w:val="none" w:sz="0" w:space="0" w:color="auto"/>
          </w:divBdr>
        </w:div>
        <w:div w:id="1259486167">
          <w:marLeft w:val="640"/>
          <w:marRight w:val="0"/>
          <w:marTop w:val="0"/>
          <w:marBottom w:val="0"/>
          <w:divBdr>
            <w:top w:val="none" w:sz="0" w:space="0" w:color="auto"/>
            <w:left w:val="none" w:sz="0" w:space="0" w:color="auto"/>
            <w:bottom w:val="none" w:sz="0" w:space="0" w:color="auto"/>
            <w:right w:val="none" w:sz="0" w:space="0" w:color="auto"/>
          </w:divBdr>
        </w:div>
        <w:div w:id="810293978">
          <w:marLeft w:val="640"/>
          <w:marRight w:val="0"/>
          <w:marTop w:val="0"/>
          <w:marBottom w:val="0"/>
          <w:divBdr>
            <w:top w:val="none" w:sz="0" w:space="0" w:color="auto"/>
            <w:left w:val="none" w:sz="0" w:space="0" w:color="auto"/>
            <w:bottom w:val="none" w:sz="0" w:space="0" w:color="auto"/>
            <w:right w:val="none" w:sz="0" w:space="0" w:color="auto"/>
          </w:divBdr>
        </w:div>
        <w:div w:id="541597034">
          <w:marLeft w:val="640"/>
          <w:marRight w:val="0"/>
          <w:marTop w:val="0"/>
          <w:marBottom w:val="0"/>
          <w:divBdr>
            <w:top w:val="none" w:sz="0" w:space="0" w:color="auto"/>
            <w:left w:val="none" w:sz="0" w:space="0" w:color="auto"/>
            <w:bottom w:val="none" w:sz="0" w:space="0" w:color="auto"/>
            <w:right w:val="none" w:sz="0" w:space="0" w:color="auto"/>
          </w:divBdr>
        </w:div>
        <w:div w:id="2099792934">
          <w:marLeft w:val="640"/>
          <w:marRight w:val="0"/>
          <w:marTop w:val="0"/>
          <w:marBottom w:val="0"/>
          <w:divBdr>
            <w:top w:val="none" w:sz="0" w:space="0" w:color="auto"/>
            <w:left w:val="none" w:sz="0" w:space="0" w:color="auto"/>
            <w:bottom w:val="none" w:sz="0" w:space="0" w:color="auto"/>
            <w:right w:val="none" w:sz="0" w:space="0" w:color="auto"/>
          </w:divBdr>
        </w:div>
        <w:div w:id="1613585968">
          <w:marLeft w:val="640"/>
          <w:marRight w:val="0"/>
          <w:marTop w:val="0"/>
          <w:marBottom w:val="0"/>
          <w:divBdr>
            <w:top w:val="none" w:sz="0" w:space="0" w:color="auto"/>
            <w:left w:val="none" w:sz="0" w:space="0" w:color="auto"/>
            <w:bottom w:val="none" w:sz="0" w:space="0" w:color="auto"/>
            <w:right w:val="none" w:sz="0" w:space="0" w:color="auto"/>
          </w:divBdr>
        </w:div>
        <w:div w:id="171839740">
          <w:marLeft w:val="640"/>
          <w:marRight w:val="0"/>
          <w:marTop w:val="0"/>
          <w:marBottom w:val="0"/>
          <w:divBdr>
            <w:top w:val="none" w:sz="0" w:space="0" w:color="auto"/>
            <w:left w:val="none" w:sz="0" w:space="0" w:color="auto"/>
            <w:bottom w:val="none" w:sz="0" w:space="0" w:color="auto"/>
            <w:right w:val="none" w:sz="0" w:space="0" w:color="auto"/>
          </w:divBdr>
        </w:div>
        <w:div w:id="564225177">
          <w:marLeft w:val="640"/>
          <w:marRight w:val="0"/>
          <w:marTop w:val="0"/>
          <w:marBottom w:val="0"/>
          <w:divBdr>
            <w:top w:val="none" w:sz="0" w:space="0" w:color="auto"/>
            <w:left w:val="none" w:sz="0" w:space="0" w:color="auto"/>
            <w:bottom w:val="none" w:sz="0" w:space="0" w:color="auto"/>
            <w:right w:val="none" w:sz="0" w:space="0" w:color="auto"/>
          </w:divBdr>
        </w:div>
        <w:div w:id="1512329904">
          <w:marLeft w:val="640"/>
          <w:marRight w:val="0"/>
          <w:marTop w:val="0"/>
          <w:marBottom w:val="0"/>
          <w:divBdr>
            <w:top w:val="none" w:sz="0" w:space="0" w:color="auto"/>
            <w:left w:val="none" w:sz="0" w:space="0" w:color="auto"/>
            <w:bottom w:val="none" w:sz="0" w:space="0" w:color="auto"/>
            <w:right w:val="none" w:sz="0" w:space="0" w:color="auto"/>
          </w:divBdr>
        </w:div>
        <w:div w:id="1210873056">
          <w:marLeft w:val="640"/>
          <w:marRight w:val="0"/>
          <w:marTop w:val="0"/>
          <w:marBottom w:val="0"/>
          <w:divBdr>
            <w:top w:val="none" w:sz="0" w:space="0" w:color="auto"/>
            <w:left w:val="none" w:sz="0" w:space="0" w:color="auto"/>
            <w:bottom w:val="none" w:sz="0" w:space="0" w:color="auto"/>
            <w:right w:val="none" w:sz="0" w:space="0" w:color="auto"/>
          </w:divBdr>
        </w:div>
        <w:div w:id="1519268918">
          <w:marLeft w:val="640"/>
          <w:marRight w:val="0"/>
          <w:marTop w:val="0"/>
          <w:marBottom w:val="0"/>
          <w:divBdr>
            <w:top w:val="none" w:sz="0" w:space="0" w:color="auto"/>
            <w:left w:val="none" w:sz="0" w:space="0" w:color="auto"/>
            <w:bottom w:val="none" w:sz="0" w:space="0" w:color="auto"/>
            <w:right w:val="none" w:sz="0" w:space="0" w:color="auto"/>
          </w:divBdr>
        </w:div>
        <w:div w:id="339620668">
          <w:marLeft w:val="640"/>
          <w:marRight w:val="0"/>
          <w:marTop w:val="0"/>
          <w:marBottom w:val="0"/>
          <w:divBdr>
            <w:top w:val="none" w:sz="0" w:space="0" w:color="auto"/>
            <w:left w:val="none" w:sz="0" w:space="0" w:color="auto"/>
            <w:bottom w:val="none" w:sz="0" w:space="0" w:color="auto"/>
            <w:right w:val="none" w:sz="0" w:space="0" w:color="auto"/>
          </w:divBdr>
        </w:div>
        <w:div w:id="789324391">
          <w:marLeft w:val="640"/>
          <w:marRight w:val="0"/>
          <w:marTop w:val="0"/>
          <w:marBottom w:val="0"/>
          <w:divBdr>
            <w:top w:val="none" w:sz="0" w:space="0" w:color="auto"/>
            <w:left w:val="none" w:sz="0" w:space="0" w:color="auto"/>
            <w:bottom w:val="none" w:sz="0" w:space="0" w:color="auto"/>
            <w:right w:val="none" w:sz="0" w:space="0" w:color="auto"/>
          </w:divBdr>
        </w:div>
        <w:div w:id="1743983972">
          <w:marLeft w:val="640"/>
          <w:marRight w:val="0"/>
          <w:marTop w:val="0"/>
          <w:marBottom w:val="0"/>
          <w:divBdr>
            <w:top w:val="none" w:sz="0" w:space="0" w:color="auto"/>
            <w:left w:val="none" w:sz="0" w:space="0" w:color="auto"/>
            <w:bottom w:val="none" w:sz="0" w:space="0" w:color="auto"/>
            <w:right w:val="none" w:sz="0" w:space="0" w:color="auto"/>
          </w:divBdr>
        </w:div>
        <w:div w:id="919211864">
          <w:marLeft w:val="640"/>
          <w:marRight w:val="0"/>
          <w:marTop w:val="0"/>
          <w:marBottom w:val="0"/>
          <w:divBdr>
            <w:top w:val="none" w:sz="0" w:space="0" w:color="auto"/>
            <w:left w:val="none" w:sz="0" w:space="0" w:color="auto"/>
            <w:bottom w:val="none" w:sz="0" w:space="0" w:color="auto"/>
            <w:right w:val="none" w:sz="0" w:space="0" w:color="auto"/>
          </w:divBdr>
        </w:div>
        <w:div w:id="1012949263">
          <w:marLeft w:val="640"/>
          <w:marRight w:val="0"/>
          <w:marTop w:val="0"/>
          <w:marBottom w:val="0"/>
          <w:divBdr>
            <w:top w:val="none" w:sz="0" w:space="0" w:color="auto"/>
            <w:left w:val="none" w:sz="0" w:space="0" w:color="auto"/>
            <w:bottom w:val="none" w:sz="0" w:space="0" w:color="auto"/>
            <w:right w:val="none" w:sz="0" w:space="0" w:color="auto"/>
          </w:divBdr>
        </w:div>
        <w:div w:id="774636992">
          <w:marLeft w:val="640"/>
          <w:marRight w:val="0"/>
          <w:marTop w:val="0"/>
          <w:marBottom w:val="0"/>
          <w:divBdr>
            <w:top w:val="none" w:sz="0" w:space="0" w:color="auto"/>
            <w:left w:val="none" w:sz="0" w:space="0" w:color="auto"/>
            <w:bottom w:val="none" w:sz="0" w:space="0" w:color="auto"/>
            <w:right w:val="none" w:sz="0" w:space="0" w:color="auto"/>
          </w:divBdr>
        </w:div>
        <w:div w:id="686979323">
          <w:marLeft w:val="640"/>
          <w:marRight w:val="0"/>
          <w:marTop w:val="0"/>
          <w:marBottom w:val="0"/>
          <w:divBdr>
            <w:top w:val="none" w:sz="0" w:space="0" w:color="auto"/>
            <w:left w:val="none" w:sz="0" w:space="0" w:color="auto"/>
            <w:bottom w:val="none" w:sz="0" w:space="0" w:color="auto"/>
            <w:right w:val="none" w:sz="0" w:space="0" w:color="auto"/>
          </w:divBdr>
        </w:div>
        <w:div w:id="1673413246">
          <w:marLeft w:val="640"/>
          <w:marRight w:val="0"/>
          <w:marTop w:val="0"/>
          <w:marBottom w:val="0"/>
          <w:divBdr>
            <w:top w:val="none" w:sz="0" w:space="0" w:color="auto"/>
            <w:left w:val="none" w:sz="0" w:space="0" w:color="auto"/>
            <w:bottom w:val="none" w:sz="0" w:space="0" w:color="auto"/>
            <w:right w:val="none" w:sz="0" w:space="0" w:color="auto"/>
          </w:divBdr>
        </w:div>
        <w:div w:id="2073650626">
          <w:marLeft w:val="640"/>
          <w:marRight w:val="0"/>
          <w:marTop w:val="0"/>
          <w:marBottom w:val="0"/>
          <w:divBdr>
            <w:top w:val="none" w:sz="0" w:space="0" w:color="auto"/>
            <w:left w:val="none" w:sz="0" w:space="0" w:color="auto"/>
            <w:bottom w:val="none" w:sz="0" w:space="0" w:color="auto"/>
            <w:right w:val="none" w:sz="0" w:space="0" w:color="auto"/>
          </w:divBdr>
        </w:div>
        <w:div w:id="1905292323">
          <w:marLeft w:val="640"/>
          <w:marRight w:val="0"/>
          <w:marTop w:val="0"/>
          <w:marBottom w:val="0"/>
          <w:divBdr>
            <w:top w:val="none" w:sz="0" w:space="0" w:color="auto"/>
            <w:left w:val="none" w:sz="0" w:space="0" w:color="auto"/>
            <w:bottom w:val="none" w:sz="0" w:space="0" w:color="auto"/>
            <w:right w:val="none" w:sz="0" w:space="0" w:color="auto"/>
          </w:divBdr>
        </w:div>
        <w:div w:id="12995197">
          <w:marLeft w:val="640"/>
          <w:marRight w:val="0"/>
          <w:marTop w:val="0"/>
          <w:marBottom w:val="0"/>
          <w:divBdr>
            <w:top w:val="none" w:sz="0" w:space="0" w:color="auto"/>
            <w:left w:val="none" w:sz="0" w:space="0" w:color="auto"/>
            <w:bottom w:val="none" w:sz="0" w:space="0" w:color="auto"/>
            <w:right w:val="none" w:sz="0" w:space="0" w:color="auto"/>
          </w:divBdr>
        </w:div>
        <w:div w:id="907957672">
          <w:marLeft w:val="640"/>
          <w:marRight w:val="0"/>
          <w:marTop w:val="0"/>
          <w:marBottom w:val="0"/>
          <w:divBdr>
            <w:top w:val="none" w:sz="0" w:space="0" w:color="auto"/>
            <w:left w:val="none" w:sz="0" w:space="0" w:color="auto"/>
            <w:bottom w:val="none" w:sz="0" w:space="0" w:color="auto"/>
            <w:right w:val="none" w:sz="0" w:space="0" w:color="auto"/>
          </w:divBdr>
        </w:div>
        <w:div w:id="1038820825">
          <w:marLeft w:val="640"/>
          <w:marRight w:val="0"/>
          <w:marTop w:val="0"/>
          <w:marBottom w:val="0"/>
          <w:divBdr>
            <w:top w:val="none" w:sz="0" w:space="0" w:color="auto"/>
            <w:left w:val="none" w:sz="0" w:space="0" w:color="auto"/>
            <w:bottom w:val="none" w:sz="0" w:space="0" w:color="auto"/>
            <w:right w:val="none" w:sz="0" w:space="0" w:color="auto"/>
          </w:divBdr>
        </w:div>
        <w:div w:id="280041018">
          <w:marLeft w:val="640"/>
          <w:marRight w:val="0"/>
          <w:marTop w:val="0"/>
          <w:marBottom w:val="0"/>
          <w:divBdr>
            <w:top w:val="none" w:sz="0" w:space="0" w:color="auto"/>
            <w:left w:val="none" w:sz="0" w:space="0" w:color="auto"/>
            <w:bottom w:val="none" w:sz="0" w:space="0" w:color="auto"/>
            <w:right w:val="none" w:sz="0" w:space="0" w:color="auto"/>
          </w:divBdr>
        </w:div>
        <w:div w:id="1261259279">
          <w:marLeft w:val="640"/>
          <w:marRight w:val="0"/>
          <w:marTop w:val="0"/>
          <w:marBottom w:val="0"/>
          <w:divBdr>
            <w:top w:val="none" w:sz="0" w:space="0" w:color="auto"/>
            <w:left w:val="none" w:sz="0" w:space="0" w:color="auto"/>
            <w:bottom w:val="none" w:sz="0" w:space="0" w:color="auto"/>
            <w:right w:val="none" w:sz="0" w:space="0" w:color="auto"/>
          </w:divBdr>
        </w:div>
        <w:div w:id="763957804">
          <w:marLeft w:val="640"/>
          <w:marRight w:val="0"/>
          <w:marTop w:val="0"/>
          <w:marBottom w:val="0"/>
          <w:divBdr>
            <w:top w:val="none" w:sz="0" w:space="0" w:color="auto"/>
            <w:left w:val="none" w:sz="0" w:space="0" w:color="auto"/>
            <w:bottom w:val="none" w:sz="0" w:space="0" w:color="auto"/>
            <w:right w:val="none" w:sz="0" w:space="0" w:color="auto"/>
          </w:divBdr>
        </w:div>
        <w:div w:id="956570203">
          <w:marLeft w:val="640"/>
          <w:marRight w:val="0"/>
          <w:marTop w:val="0"/>
          <w:marBottom w:val="0"/>
          <w:divBdr>
            <w:top w:val="none" w:sz="0" w:space="0" w:color="auto"/>
            <w:left w:val="none" w:sz="0" w:space="0" w:color="auto"/>
            <w:bottom w:val="none" w:sz="0" w:space="0" w:color="auto"/>
            <w:right w:val="none" w:sz="0" w:space="0" w:color="auto"/>
          </w:divBdr>
        </w:div>
        <w:div w:id="301429741">
          <w:marLeft w:val="640"/>
          <w:marRight w:val="0"/>
          <w:marTop w:val="0"/>
          <w:marBottom w:val="0"/>
          <w:divBdr>
            <w:top w:val="none" w:sz="0" w:space="0" w:color="auto"/>
            <w:left w:val="none" w:sz="0" w:space="0" w:color="auto"/>
            <w:bottom w:val="none" w:sz="0" w:space="0" w:color="auto"/>
            <w:right w:val="none" w:sz="0" w:space="0" w:color="auto"/>
          </w:divBdr>
        </w:div>
        <w:div w:id="89201225">
          <w:marLeft w:val="640"/>
          <w:marRight w:val="0"/>
          <w:marTop w:val="0"/>
          <w:marBottom w:val="0"/>
          <w:divBdr>
            <w:top w:val="none" w:sz="0" w:space="0" w:color="auto"/>
            <w:left w:val="none" w:sz="0" w:space="0" w:color="auto"/>
            <w:bottom w:val="none" w:sz="0" w:space="0" w:color="auto"/>
            <w:right w:val="none" w:sz="0" w:space="0" w:color="auto"/>
          </w:divBdr>
        </w:div>
        <w:div w:id="1888058826">
          <w:marLeft w:val="640"/>
          <w:marRight w:val="0"/>
          <w:marTop w:val="0"/>
          <w:marBottom w:val="0"/>
          <w:divBdr>
            <w:top w:val="none" w:sz="0" w:space="0" w:color="auto"/>
            <w:left w:val="none" w:sz="0" w:space="0" w:color="auto"/>
            <w:bottom w:val="none" w:sz="0" w:space="0" w:color="auto"/>
            <w:right w:val="none" w:sz="0" w:space="0" w:color="auto"/>
          </w:divBdr>
        </w:div>
        <w:div w:id="1683119481">
          <w:marLeft w:val="640"/>
          <w:marRight w:val="0"/>
          <w:marTop w:val="0"/>
          <w:marBottom w:val="0"/>
          <w:divBdr>
            <w:top w:val="none" w:sz="0" w:space="0" w:color="auto"/>
            <w:left w:val="none" w:sz="0" w:space="0" w:color="auto"/>
            <w:bottom w:val="none" w:sz="0" w:space="0" w:color="auto"/>
            <w:right w:val="none" w:sz="0" w:space="0" w:color="auto"/>
          </w:divBdr>
        </w:div>
        <w:div w:id="61685473">
          <w:marLeft w:val="640"/>
          <w:marRight w:val="0"/>
          <w:marTop w:val="0"/>
          <w:marBottom w:val="0"/>
          <w:divBdr>
            <w:top w:val="none" w:sz="0" w:space="0" w:color="auto"/>
            <w:left w:val="none" w:sz="0" w:space="0" w:color="auto"/>
            <w:bottom w:val="none" w:sz="0" w:space="0" w:color="auto"/>
            <w:right w:val="none" w:sz="0" w:space="0" w:color="auto"/>
          </w:divBdr>
        </w:div>
        <w:div w:id="1308313914">
          <w:marLeft w:val="640"/>
          <w:marRight w:val="0"/>
          <w:marTop w:val="0"/>
          <w:marBottom w:val="0"/>
          <w:divBdr>
            <w:top w:val="none" w:sz="0" w:space="0" w:color="auto"/>
            <w:left w:val="none" w:sz="0" w:space="0" w:color="auto"/>
            <w:bottom w:val="none" w:sz="0" w:space="0" w:color="auto"/>
            <w:right w:val="none" w:sz="0" w:space="0" w:color="auto"/>
          </w:divBdr>
        </w:div>
        <w:div w:id="1513761241">
          <w:marLeft w:val="640"/>
          <w:marRight w:val="0"/>
          <w:marTop w:val="0"/>
          <w:marBottom w:val="0"/>
          <w:divBdr>
            <w:top w:val="none" w:sz="0" w:space="0" w:color="auto"/>
            <w:left w:val="none" w:sz="0" w:space="0" w:color="auto"/>
            <w:bottom w:val="none" w:sz="0" w:space="0" w:color="auto"/>
            <w:right w:val="none" w:sz="0" w:space="0" w:color="auto"/>
          </w:divBdr>
        </w:div>
        <w:div w:id="66152228">
          <w:marLeft w:val="640"/>
          <w:marRight w:val="0"/>
          <w:marTop w:val="0"/>
          <w:marBottom w:val="0"/>
          <w:divBdr>
            <w:top w:val="none" w:sz="0" w:space="0" w:color="auto"/>
            <w:left w:val="none" w:sz="0" w:space="0" w:color="auto"/>
            <w:bottom w:val="none" w:sz="0" w:space="0" w:color="auto"/>
            <w:right w:val="none" w:sz="0" w:space="0" w:color="auto"/>
          </w:divBdr>
        </w:div>
        <w:div w:id="1728842235">
          <w:marLeft w:val="640"/>
          <w:marRight w:val="0"/>
          <w:marTop w:val="0"/>
          <w:marBottom w:val="0"/>
          <w:divBdr>
            <w:top w:val="none" w:sz="0" w:space="0" w:color="auto"/>
            <w:left w:val="none" w:sz="0" w:space="0" w:color="auto"/>
            <w:bottom w:val="none" w:sz="0" w:space="0" w:color="auto"/>
            <w:right w:val="none" w:sz="0" w:space="0" w:color="auto"/>
          </w:divBdr>
        </w:div>
        <w:div w:id="2038500375">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067606824">
          <w:marLeft w:val="640"/>
          <w:marRight w:val="0"/>
          <w:marTop w:val="0"/>
          <w:marBottom w:val="0"/>
          <w:divBdr>
            <w:top w:val="none" w:sz="0" w:space="0" w:color="auto"/>
            <w:left w:val="none" w:sz="0" w:space="0" w:color="auto"/>
            <w:bottom w:val="none" w:sz="0" w:space="0" w:color="auto"/>
            <w:right w:val="none" w:sz="0" w:space="0" w:color="auto"/>
          </w:divBdr>
        </w:div>
        <w:div w:id="358816058">
          <w:marLeft w:val="640"/>
          <w:marRight w:val="0"/>
          <w:marTop w:val="0"/>
          <w:marBottom w:val="0"/>
          <w:divBdr>
            <w:top w:val="none" w:sz="0" w:space="0" w:color="auto"/>
            <w:left w:val="none" w:sz="0" w:space="0" w:color="auto"/>
            <w:bottom w:val="none" w:sz="0" w:space="0" w:color="auto"/>
            <w:right w:val="none" w:sz="0" w:space="0" w:color="auto"/>
          </w:divBdr>
        </w:div>
        <w:div w:id="1670643876">
          <w:marLeft w:val="640"/>
          <w:marRight w:val="0"/>
          <w:marTop w:val="0"/>
          <w:marBottom w:val="0"/>
          <w:divBdr>
            <w:top w:val="none" w:sz="0" w:space="0" w:color="auto"/>
            <w:left w:val="none" w:sz="0" w:space="0" w:color="auto"/>
            <w:bottom w:val="none" w:sz="0" w:space="0" w:color="auto"/>
            <w:right w:val="none" w:sz="0" w:space="0" w:color="auto"/>
          </w:divBdr>
        </w:div>
        <w:div w:id="489713066">
          <w:marLeft w:val="640"/>
          <w:marRight w:val="0"/>
          <w:marTop w:val="0"/>
          <w:marBottom w:val="0"/>
          <w:divBdr>
            <w:top w:val="none" w:sz="0" w:space="0" w:color="auto"/>
            <w:left w:val="none" w:sz="0" w:space="0" w:color="auto"/>
            <w:bottom w:val="none" w:sz="0" w:space="0" w:color="auto"/>
            <w:right w:val="none" w:sz="0" w:space="0" w:color="auto"/>
          </w:divBdr>
        </w:div>
        <w:div w:id="990059022">
          <w:marLeft w:val="640"/>
          <w:marRight w:val="0"/>
          <w:marTop w:val="0"/>
          <w:marBottom w:val="0"/>
          <w:divBdr>
            <w:top w:val="none" w:sz="0" w:space="0" w:color="auto"/>
            <w:left w:val="none" w:sz="0" w:space="0" w:color="auto"/>
            <w:bottom w:val="none" w:sz="0" w:space="0" w:color="auto"/>
            <w:right w:val="none" w:sz="0" w:space="0" w:color="auto"/>
          </w:divBdr>
        </w:div>
        <w:div w:id="485829737">
          <w:marLeft w:val="640"/>
          <w:marRight w:val="0"/>
          <w:marTop w:val="0"/>
          <w:marBottom w:val="0"/>
          <w:divBdr>
            <w:top w:val="none" w:sz="0" w:space="0" w:color="auto"/>
            <w:left w:val="none" w:sz="0" w:space="0" w:color="auto"/>
            <w:bottom w:val="none" w:sz="0" w:space="0" w:color="auto"/>
            <w:right w:val="none" w:sz="0" w:space="0" w:color="auto"/>
          </w:divBdr>
        </w:div>
        <w:div w:id="1550997584">
          <w:marLeft w:val="640"/>
          <w:marRight w:val="0"/>
          <w:marTop w:val="0"/>
          <w:marBottom w:val="0"/>
          <w:divBdr>
            <w:top w:val="none" w:sz="0" w:space="0" w:color="auto"/>
            <w:left w:val="none" w:sz="0" w:space="0" w:color="auto"/>
            <w:bottom w:val="none" w:sz="0" w:space="0" w:color="auto"/>
            <w:right w:val="none" w:sz="0" w:space="0" w:color="auto"/>
          </w:divBdr>
        </w:div>
        <w:div w:id="359360369">
          <w:marLeft w:val="640"/>
          <w:marRight w:val="0"/>
          <w:marTop w:val="0"/>
          <w:marBottom w:val="0"/>
          <w:divBdr>
            <w:top w:val="none" w:sz="0" w:space="0" w:color="auto"/>
            <w:left w:val="none" w:sz="0" w:space="0" w:color="auto"/>
            <w:bottom w:val="none" w:sz="0" w:space="0" w:color="auto"/>
            <w:right w:val="none" w:sz="0" w:space="0" w:color="auto"/>
          </w:divBdr>
        </w:div>
        <w:div w:id="2146777172">
          <w:marLeft w:val="640"/>
          <w:marRight w:val="0"/>
          <w:marTop w:val="0"/>
          <w:marBottom w:val="0"/>
          <w:divBdr>
            <w:top w:val="none" w:sz="0" w:space="0" w:color="auto"/>
            <w:left w:val="none" w:sz="0" w:space="0" w:color="auto"/>
            <w:bottom w:val="none" w:sz="0" w:space="0" w:color="auto"/>
            <w:right w:val="none" w:sz="0" w:space="0" w:color="auto"/>
          </w:divBdr>
        </w:div>
        <w:div w:id="109131575">
          <w:marLeft w:val="640"/>
          <w:marRight w:val="0"/>
          <w:marTop w:val="0"/>
          <w:marBottom w:val="0"/>
          <w:divBdr>
            <w:top w:val="none" w:sz="0" w:space="0" w:color="auto"/>
            <w:left w:val="none" w:sz="0" w:space="0" w:color="auto"/>
            <w:bottom w:val="none" w:sz="0" w:space="0" w:color="auto"/>
            <w:right w:val="none" w:sz="0" w:space="0" w:color="auto"/>
          </w:divBdr>
        </w:div>
        <w:div w:id="1509443619">
          <w:marLeft w:val="640"/>
          <w:marRight w:val="0"/>
          <w:marTop w:val="0"/>
          <w:marBottom w:val="0"/>
          <w:divBdr>
            <w:top w:val="none" w:sz="0" w:space="0" w:color="auto"/>
            <w:left w:val="none" w:sz="0" w:space="0" w:color="auto"/>
            <w:bottom w:val="none" w:sz="0" w:space="0" w:color="auto"/>
            <w:right w:val="none" w:sz="0" w:space="0" w:color="auto"/>
          </w:divBdr>
        </w:div>
        <w:div w:id="210306043">
          <w:marLeft w:val="640"/>
          <w:marRight w:val="0"/>
          <w:marTop w:val="0"/>
          <w:marBottom w:val="0"/>
          <w:divBdr>
            <w:top w:val="none" w:sz="0" w:space="0" w:color="auto"/>
            <w:left w:val="none" w:sz="0" w:space="0" w:color="auto"/>
            <w:bottom w:val="none" w:sz="0" w:space="0" w:color="auto"/>
            <w:right w:val="none" w:sz="0" w:space="0" w:color="auto"/>
          </w:divBdr>
        </w:div>
        <w:div w:id="1208034265">
          <w:marLeft w:val="640"/>
          <w:marRight w:val="0"/>
          <w:marTop w:val="0"/>
          <w:marBottom w:val="0"/>
          <w:divBdr>
            <w:top w:val="none" w:sz="0" w:space="0" w:color="auto"/>
            <w:left w:val="none" w:sz="0" w:space="0" w:color="auto"/>
            <w:bottom w:val="none" w:sz="0" w:space="0" w:color="auto"/>
            <w:right w:val="none" w:sz="0" w:space="0" w:color="auto"/>
          </w:divBdr>
        </w:div>
        <w:div w:id="1168859936">
          <w:marLeft w:val="640"/>
          <w:marRight w:val="0"/>
          <w:marTop w:val="0"/>
          <w:marBottom w:val="0"/>
          <w:divBdr>
            <w:top w:val="none" w:sz="0" w:space="0" w:color="auto"/>
            <w:left w:val="none" w:sz="0" w:space="0" w:color="auto"/>
            <w:bottom w:val="none" w:sz="0" w:space="0" w:color="auto"/>
            <w:right w:val="none" w:sz="0" w:space="0" w:color="auto"/>
          </w:divBdr>
        </w:div>
        <w:div w:id="1920023362">
          <w:marLeft w:val="640"/>
          <w:marRight w:val="0"/>
          <w:marTop w:val="0"/>
          <w:marBottom w:val="0"/>
          <w:divBdr>
            <w:top w:val="none" w:sz="0" w:space="0" w:color="auto"/>
            <w:left w:val="none" w:sz="0" w:space="0" w:color="auto"/>
            <w:bottom w:val="none" w:sz="0" w:space="0" w:color="auto"/>
            <w:right w:val="none" w:sz="0" w:space="0" w:color="auto"/>
          </w:divBdr>
        </w:div>
        <w:div w:id="2019886913">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1995885">
      <w:bodyDiv w:val="1"/>
      <w:marLeft w:val="0"/>
      <w:marRight w:val="0"/>
      <w:marTop w:val="0"/>
      <w:marBottom w:val="0"/>
      <w:divBdr>
        <w:top w:val="none" w:sz="0" w:space="0" w:color="auto"/>
        <w:left w:val="none" w:sz="0" w:space="0" w:color="auto"/>
        <w:bottom w:val="none" w:sz="0" w:space="0" w:color="auto"/>
        <w:right w:val="none" w:sz="0" w:space="0" w:color="auto"/>
      </w:divBdr>
      <w:divsChild>
        <w:div w:id="1938950760">
          <w:marLeft w:val="640"/>
          <w:marRight w:val="0"/>
          <w:marTop w:val="0"/>
          <w:marBottom w:val="0"/>
          <w:divBdr>
            <w:top w:val="none" w:sz="0" w:space="0" w:color="auto"/>
            <w:left w:val="none" w:sz="0" w:space="0" w:color="auto"/>
            <w:bottom w:val="none" w:sz="0" w:space="0" w:color="auto"/>
            <w:right w:val="none" w:sz="0" w:space="0" w:color="auto"/>
          </w:divBdr>
        </w:div>
        <w:div w:id="1002003567">
          <w:marLeft w:val="640"/>
          <w:marRight w:val="0"/>
          <w:marTop w:val="0"/>
          <w:marBottom w:val="0"/>
          <w:divBdr>
            <w:top w:val="none" w:sz="0" w:space="0" w:color="auto"/>
            <w:left w:val="none" w:sz="0" w:space="0" w:color="auto"/>
            <w:bottom w:val="none" w:sz="0" w:space="0" w:color="auto"/>
            <w:right w:val="none" w:sz="0" w:space="0" w:color="auto"/>
          </w:divBdr>
        </w:div>
        <w:div w:id="995576055">
          <w:marLeft w:val="640"/>
          <w:marRight w:val="0"/>
          <w:marTop w:val="0"/>
          <w:marBottom w:val="0"/>
          <w:divBdr>
            <w:top w:val="none" w:sz="0" w:space="0" w:color="auto"/>
            <w:left w:val="none" w:sz="0" w:space="0" w:color="auto"/>
            <w:bottom w:val="none" w:sz="0" w:space="0" w:color="auto"/>
            <w:right w:val="none" w:sz="0" w:space="0" w:color="auto"/>
          </w:divBdr>
        </w:div>
        <w:div w:id="1259560589">
          <w:marLeft w:val="640"/>
          <w:marRight w:val="0"/>
          <w:marTop w:val="0"/>
          <w:marBottom w:val="0"/>
          <w:divBdr>
            <w:top w:val="none" w:sz="0" w:space="0" w:color="auto"/>
            <w:left w:val="none" w:sz="0" w:space="0" w:color="auto"/>
            <w:bottom w:val="none" w:sz="0" w:space="0" w:color="auto"/>
            <w:right w:val="none" w:sz="0" w:space="0" w:color="auto"/>
          </w:divBdr>
        </w:div>
        <w:div w:id="1830516276">
          <w:marLeft w:val="640"/>
          <w:marRight w:val="0"/>
          <w:marTop w:val="0"/>
          <w:marBottom w:val="0"/>
          <w:divBdr>
            <w:top w:val="none" w:sz="0" w:space="0" w:color="auto"/>
            <w:left w:val="none" w:sz="0" w:space="0" w:color="auto"/>
            <w:bottom w:val="none" w:sz="0" w:space="0" w:color="auto"/>
            <w:right w:val="none" w:sz="0" w:space="0" w:color="auto"/>
          </w:divBdr>
        </w:div>
        <w:div w:id="1289701869">
          <w:marLeft w:val="640"/>
          <w:marRight w:val="0"/>
          <w:marTop w:val="0"/>
          <w:marBottom w:val="0"/>
          <w:divBdr>
            <w:top w:val="none" w:sz="0" w:space="0" w:color="auto"/>
            <w:left w:val="none" w:sz="0" w:space="0" w:color="auto"/>
            <w:bottom w:val="none" w:sz="0" w:space="0" w:color="auto"/>
            <w:right w:val="none" w:sz="0" w:space="0" w:color="auto"/>
          </w:divBdr>
        </w:div>
        <w:div w:id="731542572">
          <w:marLeft w:val="640"/>
          <w:marRight w:val="0"/>
          <w:marTop w:val="0"/>
          <w:marBottom w:val="0"/>
          <w:divBdr>
            <w:top w:val="none" w:sz="0" w:space="0" w:color="auto"/>
            <w:left w:val="none" w:sz="0" w:space="0" w:color="auto"/>
            <w:bottom w:val="none" w:sz="0" w:space="0" w:color="auto"/>
            <w:right w:val="none" w:sz="0" w:space="0" w:color="auto"/>
          </w:divBdr>
        </w:div>
        <w:div w:id="1988627476">
          <w:marLeft w:val="640"/>
          <w:marRight w:val="0"/>
          <w:marTop w:val="0"/>
          <w:marBottom w:val="0"/>
          <w:divBdr>
            <w:top w:val="none" w:sz="0" w:space="0" w:color="auto"/>
            <w:left w:val="none" w:sz="0" w:space="0" w:color="auto"/>
            <w:bottom w:val="none" w:sz="0" w:space="0" w:color="auto"/>
            <w:right w:val="none" w:sz="0" w:space="0" w:color="auto"/>
          </w:divBdr>
        </w:div>
        <w:div w:id="1698696207">
          <w:marLeft w:val="640"/>
          <w:marRight w:val="0"/>
          <w:marTop w:val="0"/>
          <w:marBottom w:val="0"/>
          <w:divBdr>
            <w:top w:val="none" w:sz="0" w:space="0" w:color="auto"/>
            <w:left w:val="none" w:sz="0" w:space="0" w:color="auto"/>
            <w:bottom w:val="none" w:sz="0" w:space="0" w:color="auto"/>
            <w:right w:val="none" w:sz="0" w:space="0" w:color="auto"/>
          </w:divBdr>
        </w:div>
        <w:div w:id="369041249">
          <w:marLeft w:val="640"/>
          <w:marRight w:val="0"/>
          <w:marTop w:val="0"/>
          <w:marBottom w:val="0"/>
          <w:divBdr>
            <w:top w:val="none" w:sz="0" w:space="0" w:color="auto"/>
            <w:left w:val="none" w:sz="0" w:space="0" w:color="auto"/>
            <w:bottom w:val="none" w:sz="0" w:space="0" w:color="auto"/>
            <w:right w:val="none" w:sz="0" w:space="0" w:color="auto"/>
          </w:divBdr>
        </w:div>
        <w:div w:id="1642230845">
          <w:marLeft w:val="640"/>
          <w:marRight w:val="0"/>
          <w:marTop w:val="0"/>
          <w:marBottom w:val="0"/>
          <w:divBdr>
            <w:top w:val="none" w:sz="0" w:space="0" w:color="auto"/>
            <w:left w:val="none" w:sz="0" w:space="0" w:color="auto"/>
            <w:bottom w:val="none" w:sz="0" w:space="0" w:color="auto"/>
            <w:right w:val="none" w:sz="0" w:space="0" w:color="auto"/>
          </w:divBdr>
        </w:div>
        <w:div w:id="2048675510">
          <w:marLeft w:val="640"/>
          <w:marRight w:val="0"/>
          <w:marTop w:val="0"/>
          <w:marBottom w:val="0"/>
          <w:divBdr>
            <w:top w:val="none" w:sz="0" w:space="0" w:color="auto"/>
            <w:left w:val="none" w:sz="0" w:space="0" w:color="auto"/>
            <w:bottom w:val="none" w:sz="0" w:space="0" w:color="auto"/>
            <w:right w:val="none" w:sz="0" w:space="0" w:color="auto"/>
          </w:divBdr>
        </w:div>
        <w:div w:id="1209996646">
          <w:marLeft w:val="640"/>
          <w:marRight w:val="0"/>
          <w:marTop w:val="0"/>
          <w:marBottom w:val="0"/>
          <w:divBdr>
            <w:top w:val="none" w:sz="0" w:space="0" w:color="auto"/>
            <w:left w:val="none" w:sz="0" w:space="0" w:color="auto"/>
            <w:bottom w:val="none" w:sz="0" w:space="0" w:color="auto"/>
            <w:right w:val="none" w:sz="0" w:space="0" w:color="auto"/>
          </w:divBdr>
        </w:div>
        <w:div w:id="1920824750">
          <w:marLeft w:val="640"/>
          <w:marRight w:val="0"/>
          <w:marTop w:val="0"/>
          <w:marBottom w:val="0"/>
          <w:divBdr>
            <w:top w:val="none" w:sz="0" w:space="0" w:color="auto"/>
            <w:left w:val="none" w:sz="0" w:space="0" w:color="auto"/>
            <w:bottom w:val="none" w:sz="0" w:space="0" w:color="auto"/>
            <w:right w:val="none" w:sz="0" w:space="0" w:color="auto"/>
          </w:divBdr>
        </w:div>
        <w:div w:id="1315529218">
          <w:marLeft w:val="640"/>
          <w:marRight w:val="0"/>
          <w:marTop w:val="0"/>
          <w:marBottom w:val="0"/>
          <w:divBdr>
            <w:top w:val="none" w:sz="0" w:space="0" w:color="auto"/>
            <w:left w:val="none" w:sz="0" w:space="0" w:color="auto"/>
            <w:bottom w:val="none" w:sz="0" w:space="0" w:color="auto"/>
            <w:right w:val="none" w:sz="0" w:space="0" w:color="auto"/>
          </w:divBdr>
        </w:div>
        <w:div w:id="126627872">
          <w:marLeft w:val="640"/>
          <w:marRight w:val="0"/>
          <w:marTop w:val="0"/>
          <w:marBottom w:val="0"/>
          <w:divBdr>
            <w:top w:val="none" w:sz="0" w:space="0" w:color="auto"/>
            <w:left w:val="none" w:sz="0" w:space="0" w:color="auto"/>
            <w:bottom w:val="none" w:sz="0" w:space="0" w:color="auto"/>
            <w:right w:val="none" w:sz="0" w:space="0" w:color="auto"/>
          </w:divBdr>
        </w:div>
        <w:div w:id="1298536380">
          <w:marLeft w:val="640"/>
          <w:marRight w:val="0"/>
          <w:marTop w:val="0"/>
          <w:marBottom w:val="0"/>
          <w:divBdr>
            <w:top w:val="none" w:sz="0" w:space="0" w:color="auto"/>
            <w:left w:val="none" w:sz="0" w:space="0" w:color="auto"/>
            <w:bottom w:val="none" w:sz="0" w:space="0" w:color="auto"/>
            <w:right w:val="none" w:sz="0" w:space="0" w:color="auto"/>
          </w:divBdr>
        </w:div>
        <w:div w:id="633488569">
          <w:marLeft w:val="640"/>
          <w:marRight w:val="0"/>
          <w:marTop w:val="0"/>
          <w:marBottom w:val="0"/>
          <w:divBdr>
            <w:top w:val="none" w:sz="0" w:space="0" w:color="auto"/>
            <w:left w:val="none" w:sz="0" w:space="0" w:color="auto"/>
            <w:bottom w:val="none" w:sz="0" w:space="0" w:color="auto"/>
            <w:right w:val="none" w:sz="0" w:space="0" w:color="auto"/>
          </w:divBdr>
        </w:div>
        <w:div w:id="2109344786">
          <w:marLeft w:val="640"/>
          <w:marRight w:val="0"/>
          <w:marTop w:val="0"/>
          <w:marBottom w:val="0"/>
          <w:divBdr>
            <w:top w:val="none" w:sz="0" w:space="0" w:color="auto"/>
            <w:left w:val="none" w:sz="0" w:space="0" w:color="auto"/>
            <w:bottom w:val="none" w:sz="0" w:space="0" w:color="auto"/>
            <w:right w:val="none" w:sz="0" w:space="0" w:color="auto"/>
          </w:divBdr>
        </w:div>
        <w:div w:id="344746093">
          <w:marLeft w:val="640"/>
          <w:marRight w:val="0"/>
          <w:marTop w:val="0"/>
          <w:marBottom w:val="0"/>
          <w:divBdr>
            <w:top w:val="none" w:sz="0" w:space="0" w:color="auto"/>
            <w:left w:val="none" w:sz="0" w:space="0" w:color="auto"/>
            <w:bottom w:val="none" w:sz="0" w:space="0" w:color="auto"/>
            <w:right w:val="none" w:sz="0" w:space="0" w:color="auto"/>
          </w:divBdr>
        </w:div>
        <w:div w:id="883829238">
          <w:marLeft w:val="640"/>
          <w:marRight w:val="0"/>
          <w:marTop w:val="0"/>
          <w:marBottom w:val="0"/>
          <w:divBdr>
            <w:top w:val="none" w:sz="0" w:space="0" w:color="auto"/>
            <w:left w:val="none" w:sz="0" w:space="0" w:color="auto"/>
            <w:bottom w:val="none" w:sz="0" w:space="0" w:color="auto"/>
            <w:right w:val="none" w:sz="0" w:space="0" w:color="auto"/>
          </w:divBdr>
        </w:div>
        <w:div w:id="1507943068">
          <w:marLeft w:val="640"/>
          <w:marRight w:val="0"/>
          <w:marTop w:val="0"/>
          <w:marBottom w:val="0"/>
          <w:divBdr>
            <w:top w:val="none" w:sz="0" w:space="0" w:color="auto"/>
            <w:left w:val="none" w:sz="0" w:space="0" w:color="auto"/>
            <w:bottom w:val="none" w:sz="0" w:space="0" w:color="auto"/>
            <w:right w:val="none" w:sz="0" w:space="0" w:color="auto"/>
          </w:divBdr>
        </w:div>
        <w:div w:id="504899121">
          <w:marLeft w:val="640"/>
          <w:marRight w:val="0"/>
          <w:marTop w:val="0"/>
          <w:marBottom w:val="0"/>
          <w:divBdr>
            <w:top w:val="none" w:sz="0" w:space="0" w:color="auto"/>
            <w:left w:val="none" w:sz="0" w:space="0" w:color="auto"/>
            <w:bottom w:val="none" w:sz="0" w:space="0" w:color="auto"/>
            <w:right w:val="none" w:sz="0" w:space="0" w:color="auto"/>
          </w:divBdr>
        </w:div>
        <w:div w:id="763722990">
          <w:marLeft w:val="640"/>
          <w:marRight w:val="0"/>
          <w:marTop w:val="0"/>
          <w:marBottom w:val="0"/>
          <w:divBdr>
            <w:top w:val="none" w:sz="0" w:space="0" w:color="auto"/>
            <w:left w:val="none" w:sz="0" w:space="0" w:color="auto"/>
            <w:bottom w:val="none" w:sz="0" w:space="0" w:color="auto"/>
            <w:right w:val="none" w:sz="0" w:space="0" w:color="auto"/>
          </w:divBdr>
        </w:div>
        <w:div w:id="1604722262">
          <w:marLeft w:val="640"/>
          <w:marRight w:val="0"/>
          <w:marTop w:val="0"/>
          <w:marBottom w:val="0"/>
          <w:divBdr>
            <w:top w:val="none" w:sz="0" w:space="0" w:color="auto"/>
            <w:left w:val="none" w:sz="0" w:space="0" w:color="auto"/>
            <w:bottom w:val="none" w:sz="0" w:space="0" w:color="auto"/>
            <w:right w:val="none" w:sz="0" w:space="0" w:color="auto"/>
          </w:divBdr>
        </w:div>
        <w:div w:id="1391266934">
          <w:marLeft w:val="640"/>
          <w:marRight w:val="0"/>
          <w:marTop w:val="0"/>
          <w:marBottom w:val="0"/>
          <w:divBdr>
            <w:top w:val="none" w:sz="0" w:space="0" w:color="auto"/>
            <w:left w:val="none" w:sz="0" w:space="0" w:color="auto"/>
            <w:bottom w:val="none" w:sz="0" w:space="0" w:color="auto"/>
            <w:right w:val="none" w:sz="0" w:space="0" w:color="auto"/>
          </w:divBdr>
        </w:div>
        <w:div w:id="426511475">
          <w:marLeft w:val="640"/>
          <w:marRight w:val="0"/>
          <w:marTop w:val="0"/>
          <w:marBottom w:val="0"/>
          <w:divBdr>
            <w:top w:val="none" w:sz="0" w:space="0" w:color="auto"/>
            <w:left w:val="none" w:sz="0" w:space="0" w:color="auto"/>
            <w:bottom w:val="none" w:sz="0" w:space="0" w:color="auto"/>
            <w:right w:val="none" w:sz="0" w:space="0" w:color="auto"/>
          </w:divBdr>
        </w:div>
        <w:div w:id="637076027">
          <w:marLeft w:val="640"/>
          <w:marRight w:val="0"/>
          <w:marTop w:val="0"/>
          <w:marBottom w:val="0"/>
          <w:divBdr>
            <w:top w:val="none" w:sz="0" w:space="0" w:color="auto"/>
            <w:left w:val="none" w:sz="0" w:space="0" w:color="auto"/>
            <w:bottom w:val="none" w:sz="0" w:space="0" w:color="auto"/>
            <w:right w:val="none" w:sz="0" w:space="0" w:color="auto"/>
          </w:divBdr>
        </w:div>
        <w:div w:id="451098276">
          <w:marLeft w:val="640"/>
          <w:marRight w:val="0"/>
          <w:marTop w:val="0"/>
          <w:marBottom w:val="0"/>
          <w:divBdr>
            <w:top w:val="none" w:sz="0" w:space="0" w:color="auto"/>
            <w:left w:val="none" w:sz="0" w:space="0" w:color="auto"/>
            <w:bottom w:val="none" w:sz="0" w:space="0" w:color="auto"/>
            <w:right w:val="none" w:sz="0" w:space="0" w:color="auto"/>
          </w:divBdr>
        </w:div>
        <w:div w:id="1077434467">
          <w:marLeft w:val="640"/>
          <w:marRight w:val="0"/>
          <w:marTop w:val="0"/>
          <w:marBottom w:val="0"/>
          <w:divBdr>
            <w:top w:val="none" w:sz="0" w:space="0" w:color="auto"/>
            <w:left w:val="none" w:sz="0" w:space="0" w:color="auto"/>
            <w:bottom w:val="none" w:sz="0" w:space="0" w:color="auto"/>
            <w:right w:val="none" w:sz="0" w:space="0" w:color="auto"/>
          </w:divBdr>
        </w:div>
        <w:div w:id="2067869183">
          <w:marLeft w:val="640"/>
          <w:marRight w:val="0"/>
          <w:marTop w:val="0"/>
          <w:marBottom w:val="0"/>
          <w:divBdr>
            <w:top w:val="none" w:sz="0" w:space="0" w:color="auto"/>
            <w:left w:val="none" w:sz="0" w:space="0" w:color="auto"/>
            <w:bottom w:val="none" w:sz="0" w:space="0" w:color="auto"/>
            <w:right w:val="none" w:sz="0" w:space="0" w:color="auto"/>
          </w:divBdr>
        </w:div>
        <w:div w:id="372652287">
          <w:marLeft w:val="640"/>
          <w:marRight w:val="0"/>
          <w:marTop w:val="0"/>
          <w:marBottom w:val="0"/>
          <w:divBdr>
            <w:top w:val="none" w:sz="0" w:space="0" w:color="auto"/>
            <w:left w:val="none" w:sz="0" w:space="0" w:color="auto"/>
            <w:bottom w:val="none" w:sz="0" w:space="0" w:color="auto"/>
            <w:right w:val="none" w:sz="0" w:space="0" w:color="auto"/>
          </w:divBdr>
        </w:div>
        <w:div w:id="638651246">
          <w:marLeft w:val="640"/>
          <w:marRight w:val="0"/>
          <w:marTop w:val="0"/>
          <w:marBottom w:val="0"/>
          <w:divBdr>
            <w:top w:val="none" w:sz="0" w:space="0" w:color="auto"/>
            <w:left w:val="none" w:sz="0" w:space="0" w:color="auto"/>
            <w:bottom w:val="none" w:sz="0" w:space="0" w:color="auto"/>
            <w:right w:val="none" w:sz="0" w:space="0" w:color="auto"/>
          </w:divBdr>
        </w:div>
        <w:div w:id="2105879846">
          <w:marLeft w:val="640"/>
          <w:marRight w:val="0"/>
          <w:marTop w:val="0"/>
          <w:marBottom w:val="0"/>
          <w:divBdr>
            <w:top w:val="none" w:sz="0" w:space="0" w:color="auto"/>
            <w:left w:val="none" w:sz="0" w:space="0" w:color="auto"/>
            <w:bottom w:val="none" w:sz="0" w:space="0" w:color="auto"/>
            <w:right w:val="none" w:sz="0" w:space="0" w:color="auto"/>
          </w:divBdr>
        </w:div>
        <w:div w:id="286861685">
          <w:marLeft w:val="640"/>
          <w:marRight w:val="0"/>
          <w:marTop w:val="0"/>
          <w:marBottom w:val="0"/>
          <w:divBdr>
            <w:top w:val="none" w:sz="0" w:space="0" w:color="auto"/>
            <w:left w:val="none" w:sz="0" w:space="0" w:color="auto"/>
            <w:bottom w:val="none" w:sz="0" w:space="0" w:color="auto"/>
            <w:right w:val="none" w:sz="0" w:space="0" w:color="auto"/>
          </w:divBdr>
        </w:div>
        <w:div w:id="148449934">
          <w:marLeft w:val="640"/>
          <w:marRight w:val="0"/>
          <w:marTop w:val="0"/>
          <w:marBottom w:val="0"/>
          <w:divBdr>
            <w:top w:val="none" w:sz="0" w:space="0" w:color="auto"/>
            <w:left w:val="none" w:sz="0" w:space="0" w:color="auto"/>
            <w:bottom w:val="none" w:sz="0" w:space="0" w:color="auto"/>
            <w:right w:val="none" w:sz="0" w:space="0" w:color="auto"/>
          </w:divBdr>
        </w:div>
        <w:div w:id="198511598">
          <w:marLeft w:val="640"/>
          <w:marRight w:val="0"/>
          <w:marTop w:val="0"/>
          <w:marBottom w:val="0"/>
          <w:divBdr>
            <w:top w:val="none" w:sz="0" w:space="0" w:color="auto"/>
            <w:left w:val="none" w:sz="0" w:space="0" w:color="auto"/>
            <w:bottom w:val="none" w:sz="0" w:space="0" w:color="auto"/>
            <w:right w:val="none" w:sz="0" w:space="0" w:color="auto"/>
          </w:divBdr>
        </w:div>
        <w:div w:id="1079058397">
          <w:marLeft w:val="640"/>
          <w:marRight w:val="0"/>
          <w:marTop w:val="0"/>
          <w:marBottom w:val="0"/>
          <w:divBdr>
            <w:top w:val="none" w:sz="0" w:space="0" w:color="auto"/>
            <w:left w:val="none" w:sz="0" w:space="0" w:color="auto"/>
            <w:bottom w:val="none" w:sz="0" w:space="0" w:color="auto"/>
            <w:right w:val="none" w:sz="0" w:space="0" w:color="auto"/>
          </w:divBdr>
        </w:div>
        <w:div w:id="2137287432">
          <w:marLeft w:val="640"/>
          <w:marRight w:val="0"/>
          <w:marTop w:val="0"/>
          <w:marBottom w:val="0"/>
          <w:divBdr>
            <w:top w:val="none" w:sz="0" w:space="0" w:color="auto"/>
            <w:left w:val="none" w:sz="0" w:space="0" w:color="auto"/>
            <w:bottom w:val="none" w:sz="0" w:space="0" w:color="auto"/>
            <w:right w:val="none" w:sz="0" w:space="0" w:color="auto"/>
          </w:divBdr>
        </w:div>
        <w:div w:id="1201893546">
          <w:marLeft w:val="640"/>
          <w:marRight w:val="0"/>
          <w:marTop w:val="0"/>
          <w:marBottom w:val="0"/>
          <w:divBdr>
            <w:top w:val="none" w:sz="0" w:space="0" w:color="auto"/>
            <w:left w:val="none" w:sz="0" w:space="0" w:color="auto"/>
            <w:bottom w:val="none" w:sz="0" w:space="0" w:color="auto"/>
            <w:right w:val="none" w:sz="0" w:space="0" w:color="auto"/>
          </w:divBdr>
        </w:div>
        <w:div w:id="1310404810">
          <w:marLeft w:val="640"/>
          <w:marRight w:val="0"/>
          <w:marTop w:val="0"/>
          <w:marBottom w:val="0"/>
          <w:divBdr>
            <w:top w:val="none" w:sz="0" w:space="0" w:color="auto"/>
            <w:left w:val="none" w:sz="0" w:space="0" w:color="auto"/>
            <w:bottom w:val="none" w:sz="0" w:space="0" w:color="auto"/>
            <w:right w:val="none" w:sz="0" w:space="0" w:color="auto"/>
          </w:divBdr>
        </w:div>
        <w:div w:id="1370833319">
          <w:marLeft w:val="640"/>
          <w:marRight w:val="0"/>
          <w:marTop w:val="0"/>
          <w:marBottom w:val="0"/>
          <w:divBdr>
            <w:top w:val="none" w:sz="0" w:space="0" w:color="auto"/>
            <w:left w:val="none" w:sz="0" w:space="0" w:color="auto"/>
            <w:bottom w:val="none" w:sz="0" w:space="0" w:color="auto"/>
            <w:right w:val="none" w:sz="0" w:space="0" w:color="auto"/>
          </w:divBdr>
        </w:div>
        <w:div w:id="988172213">
          <w:marLeft w:val="640"/>
          <w:marRight w:val="0"/>
          <w:marTop w:val="0"/>
          <w:marBottom w:val="0"/>
          <w:divBdr>
            <w:top w:val="none" w:sz="0" w:space="0" w:color="auto"/>
            <w:left w:val="none" w:sz="0" w:space="0" w:color="auto"/>
            <w:bottom w:val="none" w:sz="0" w:space="0" w:color="auto"/>
            <w:right w:val="none" w:sz="0" w:space="0" w:color="auto"/>
          </w:divBdr>
        </w:div>
        <w:div w:id="62879626">
          <w:marLeft w:val="640"/>
          <w:marRight w:val="0"/>
          <w:marTop w:val="0"/>
          <w:marBottom w:val="0"/>
          <w:divBdr>
            <w:top w:val="none" w:sz="0" w:space="0" w:color="auto"/>
            <w:left w:val="none" w:sz="0" w:space="0" w:color="auto"/>
            <w:bottom w:val="none" w:sz="0" w:space="0" w:color="auto"/>
            <w:right w:val="none" w:sz="0" w:space="0" w:color="auto"/>
          </w:divBdr>
        </w:div>
        <w:div w:id="461389108">
          <w:marLeft w:val="640"/>
          <w:marRight w:val="0"/>
          <w:marTop w:val="0"/>
          <w:marBottom w:val="0"/>
          <w:divBdr>
            <w:top w:val="none" w:sz="0" w:space="0" w:color="auto"/>
            <w:left w:val="none" w:sz="0" w:space="0" w:color="auto"/>
            <w:bottom w:val="none" w:sz="0" w:space="0" w:color="auto"/>
            <w:right w:val="none" w:sz="0" w:space="0" w:color="auto"/>
          </w:divBdr>
        </w:div>
        <w:div w:id="168832787">
          <w:marLeft w:val="640"/>
          <w:marRight w:val="0"/>
          <w:marTop w:val="0"/>
          <w:marBottom w:val="0"/>
          <w:divBdr>
            <w:top w:val="none" w:sz="0" w:space="0" w:color="auto"/>
            <w:left w:val="none" w:sz="0" w:space="0" w:color="auto"/>
            <w:bottom w:val="none" w:sz="0" w:space="0" w:color="auto"/>
            <w:right w:val="none" w:sz="0" w:space="0" w:color="auto"/>
          </w:divBdr>
        </w:div>
        <w:div w:id="88741173">
          <w:marLeft w:val="640"/>
          <w:marRight w:val="0"/>
          <w:marTop w:val="0"/>
          <w:marBottom w:val="0"/>
          <w:divBdr>
            <w:top w:val="none" w:sz="0" w:space="0" w:color="auto"/>
            <w:left w:val="none" w:sz="0" w:space="0" w:color="auto"/>
            <w:bottom w:val="none" w:sz="0" w:space="0" w:color="auto"/>
            <w:right w:val="none" w:sz="0" w:space="0" w:color="auto"/>
          </w:divBdr>
        </w:div>
        <w:div w:id="721289452">
          <w:marLeft w:val="640"/>
          <w:marRight w:val="0"/>
          <w:marTop w:val="0"/>
          <w:marBottom w:val="0"/>
          <w:divBdr>
            <w:top w:val="none" w:sz="0" w:space="0" w:color="auto"/>
            <w:left w:val="none" w:sz="0" w:space="0" w:color="auto"/>
            <w:bottom w:val="none" w:sz="0" w:space="0" w:color="auto"/>
            <w:right w:val="none" w:sz="0" w:space="0" w:color="auto"/>
          </w:divBdr>
        </w:div>
        <w:div w:id="1476414805">
          <w:marLeft w:val="640"/>
          <w:marRight w:val="0"/>
          <w:marTop w:val="0"/>
          <w:marBottom w:val="0"/>
          <w:divBdr>
            <w:top w:val="none" w:sz="0" w:space="0" w:color="auto"/>
            <w:left w:val="none" w:sz="0" w:space="0" w:color="auto"/>
            <w:bottom w:val="none" w:sz="0" w:space="0" w:color="auto"/>
            <w:right w:val="none" w:sz="0" w:space="0" w:color="auto"/>
          </w:divBdr>
        </w:div>
        <w:div w:id="1128934469">
          <w:marLeft w:val="640"/>
          <w:marRight w:val="0"/>
          <w:marTop w:val="0"/>
          <w:marBottom w:val="0"/>
          <w:divBdr>
            <w:top w:val="none" w:sz="0" w:space="0" w:color="auto"/>
            <w:left w:val="none" w:sz="0" w:space="0" w:color="auto"/>
            <w:bottom w:val="none" w:sz="0" w:space="0" w:color="auto"/>
            <w:right w:val="none" w:sz="0" w:space="0" w:color="auto"/>
          </w:divBdr>
        </w:div>
        <w:div w:id="1975255930">
          <w:marLeft w:val="640"/>
          <w:marRight w:val="0"/>
          <w:marTop w:val="0"/>
          <w:marBottom w:val="0"/>
          <w:divBdr>
            <w:top w:val="none" w:sz="0" w:space="0" w:color="auto"/>
            <w:left w:val="none" w:sz="0" w:space="0" w:color="auto"/>
            <w:bottom w:val="none" w:sz="0" w:space="0" w:color="auto"/>
            <w:right w:val="none" w:sz="0" w:space="0" w:color="auto"/>
          </w:divBdr>
        </w:div>
        <w:div w:id="2060548980">
          <w:marLeft w:val="640"/>
          <w:marRight w:val="0"/>
          <w:marTop w:val="0"/>
          <w:marBottom w:val="0"/>
          <w:divBdr>
            <w:top w:val="none" w:sz="0" w:space="0" w:color="auto"/>
            <w:left w:val="none" w:sz="0" w:space="0" w:color="auto"/>
            <w:bottom w:val="none" w:sz="0" w:space="0" w:color="auto"/>
            <w:right w:val="none" w:sz="0" w:space="0" w:color="auto"/>
          </w:divBdr>
        </w:div>
        <w:div w:id="1145852194">
          <w:marLeft w:val="640"/>
          <w:marRight w:val="0"/>
          <w:marTop w:val="0"/>
          <w:marBottom w:val="0"/>
          <w:divBdr>
            <w:top w:val="none" w:sz="0" w:space="0" w:color="auto"/>
            <w:left w:val="none" w:sz="0" w:space="0" w:color="auto"/>
            <w:bottom w:val="none" w:sz="0" w:space="0" w:color="auto"/>
            <w:right w:val="none" w:sz="0" w:space="0" w:color="auto"/>
          </w:divBdr>
        </w:div>
        <w:div w:id="624115767">
          <w:marLeft w:val="640"/>
          <w:marRight w:val="0"/>
          <w:marTop w:val="0"/>
          <w:marBottom w:val="0"/>
          <w:divBdr>
            <w:top w:val="none" w:sz="0" w:space="0" w:color="auto"/>
            <w:left w:val="none" w:sz="0" w:space="0" w:color="auto"/>
            <w:bottom w:val="none" w:sz="0" w:space="0" w:color="auto"/>
            <w:right w:val="none" w:sz="0" w:space="0" w:color="auto"/>
          </w:divBdr>
        </w:div>
        <w:div w:id="105972072">
          <w:marLeft w:val="640"/>
          <w:marRight w:val="0"/>
          <w:marTop w:val="0"/>
          <w:marBottom w:val="0"/>
          <w:divBdr>
            <w:top w:val="none" w:sz="0" w:space="0" w:color="auto"/>
            <w:left w:val="none" w:sz="0" w:space="0" w:color="auto"/>
            <w:bottom w:val="none" w:sz="0" w:space="0" w:color="auto"/>
            <w:right w:val="none" w:sz="0" w:space="0" w:color="auto"/>
          </w:divBdr>
        </w:div>
        <w:div w:id="96826668">
          <w:marLeft w:val="640"/>
          <w:marRight w:val="0"/>
          <w:marTop w:val="0"/>
          <w:marBottom w:val="0"/>
          <w:divBdr>
            <w:top w:val="none" w:sz="0" w:space="0" w:color="auto"/>
            <w:left w:val="none" w:sz="0" w:space="0" w:color="auto"/>
            <w:bottom w:val="none" w:sz="0" w:space="0" w:color="auto"/>
            <w:right w:val="none" w:sz="0" w:space="0" w:color="auto"/>
          </w:divBdr>
        </w:div>
        <w:div w:id="1215504078">
          <w:marLeft w:val="640"/>
          <w:marRight w:val="0"/>
          <w:marTop w:val="0"/>
          <w:marBottom w:val="0"/>
          <w:divBdr>
            <w:top w:val="none" w:sz="0" w:space="0" w:color="auto"/>
            <w:left w:val="none" w:sz="0" w:space="0" w:color="auto"/>
            <w:bottom w:val="none" w:sz="0" w:space="0" w:color="auto"/>
            <w:right w:val="none" w:sz="0" w:space="0" w:color="auto"/>
          </w:divBdr>
        </w:div>
        <w:div w:id="1370954495">
          <w:marLeft w:val="640"/>
          <w:marRight w:val="0"/>
          <w:marTop w:val="0"/>
          <w:marBottom w:val="0"/>
          <w:divBdr>
            <w:top w:val="none" w:sz="0" w:space="0" w:color="auto"/>
            <w:left w:val="none" w:sz="0" w:space="0" w:color="auto"/>
            <w:bottom w:val="none" w:sz="0" w:space="0" w:color="auto"/>
            <w:right w:val="none" w:sz="0" w:space="0" w:color="auto"/>
          </w:divBdr>
        </w:div>
        <w:div w:id="1243874929">
          <w:marLeft w:val="640"/>
          <w:marRight w:val="0"/>
          <w:marTop w:val="0"/>
          <w:marBottom w:val="0"/>
          <w:divBdr>
            <w:top w:val="none" w:sz="0" w:space="0" w:color="auto"/>
            <w:left w:val="none" w:sz="0" w:space="0" w:color="auto"/>
            <w:bottom w:val="none" w:sz="0" w:space="0" w:color="auto"/>
            <w:right w:val="none" w:sz="0" w:space="0" w:color="auto"/>
          </w:divBdr>
        </w:div>
        <w:div w:id="786697261">
          <w:marLeft w:val="640"/>
          <w:marRight w:val="0"/>
          <w:marTop w:val="0"/>
          <w:marBottom w:val="0"/>
          <w:divBdr>
            <w:top w:val="none" w:sz="0" w:space="0" w:color="auto"/>
            <w:left w:val="none" w:sz="0" w:space="0" w:color="auto"/>
            <w:bottom w:val="none" w:sz="0" w:space="0" w:color="auto"/>
            <w:right w:val="none" w:sz="0" w:space="0" w:color="auto"/>
          </w:divBdr>
        </w:div>
        <w:div w:id="671681074">
          <w:marLeft w:val="640"/>
          <w:marRight w:val="0"/>
          <w:marTop w:val="0"/>
          <w:marBottom w:val="0"/>
          <w:divBdr>
            <w:top w:val="none" w:sz="0" w:space="0" w:color="auto"/>
            <w:left w:val="none" w:sz="0" w:space="0" w:color="auto"/>
            <w:bottom w:val="none" w:sz="0" w:space="0" w:color="auto"/>
            <w:right w:val="none" w:sz="0" w:space="0" w:color="auto"/>
          </w:divBdr>
        </w:div>
        <w:div w:id="506677597">
          <w:marLeft w:val="640"/>
          <w:marRight w:val="0"/>
          <w:marTop w:val="0"/>
          <w:marBottom w:val="0"/>
          <w:divBdr>
            <w:top w:val="none" w:sz="0" w:space="0" w:color="auto"/>
            <w:left w:val="none" w:sz="0" w:space="0" w:color="auto"/>
            <w:bottom w:val="none" w:sz="0" w:space="0" w:color="auto"/>
            <w:right w:val="none" w:sz="0" w:space="0" w:color="auto"/>
          </w:divBdr>
        </w:div>
        <w:div w:id="311443202">
          <w:marLeft w:val="640"/>
          <w:marRight w:val="0"/>
          <w:marTop w:val="0"/>
          <w:marBottom w:val="0"/>
          <w:divBdr>
            <w:top w:val="none" w:sz="0" w:space="0" w:color="auto"/>
            <w:left w:val="none" w:sz="0" w:space="0" w:color="auto"/>
            <w:bottom w:val="none" w:sz="0" w:space="0" w:color="auto"/>
            <w:right w:val="none" w:sz="0" w:space="0" w:color="auto"/>
          </w:divBdr>
        </w:div>
        <w:div w:id="1086656656">
          <w:marLeft w:val="640"/>
          <w:marRight w:val="0"/>
          <w:marTop w:val="0"/>
          <w:marBottom w:val="0"/>
          <w:divBdr>
            <w:top w:val="none" w:sz="0" w:space="0" w:color="auto"/>
            <w:left w:val="none" w:sz="0" w:space="0" w:color="auto"/>
            <w:bottom w:val="none" w:sz="0" w:space="0" w:color="auto"/>
            <w:right w:val="none" w:sz="0" w:space="0" w:color="auto"/>
          </w:divBdr>
        </w:div>
        <w:div w:id="1706128621">
          <w:marLeft w:val="640"/>
          <w:marRight w:val="0"/>
          <w:marTop w:val="0"/>
          <w:marBottom w:val="0"/>
          <w:divBdr>
            <w:top w:val="none" w:sz="0" w:space="0" w:color="auto"/>
            <w:left w:val="none" w:sz="0" w:space="0" w:color="auto"/>
            <w:bottom w:val="none" w:sz="0" w:space="0" w:color="auto"/>
            <w:right w:val="none" w:sz="0" w:space="0" w:color="auto"/>
          </w:divBdr>
        </w:div>
        <w:div w:id="1077359687">
          <w:marLeft w:val="640"/>
          <w:marRight w:val="0"/>
          <w:marTop w:val="0"/>
          <w:marBottom w:val="0"/>
          <w:divBdr>
            <w:top w:val="none" w:sz="0" w:space="0" w:color="auto"/>
            <w:left w:val="none" w:sz="0" w:space="0" w:color="auto"/>
            <w:bottom w:val="none" w:sz="0" w:space="0" w:color="auto"/>
            <w:right w:val="none" w:sz="0" w:space="0" w:color="auto"/>
          </w:divBdr>
        </w:div>
        <w:div w:id="574625962">
          <w:marLeft w:val="640"/>
          <w:marRight w:val="0"/>
          <w:marTop w:val="0"/>
          <w:marBottom w:val="0"/>
          <w:divBdr>
            <w:top w:val="none" w:sz="0" w:space="0" w:color="auto"/>
            <w:left w:val="none" w:sz="0" w:space="0" w:color="auto"/>
            <w:bottom w:val="none" w:sz="0" w:space="0" w:color="auto"/>
            <w:right w:val="none" w:sz="0" w:space="0" w:color="auto"/>
          </w:divBdr>
        </w:div>
        <w:div w:id="988052010">
          <w:marLeft w:val="640"/>
          <w:marRight w:val="0"/>
          <w:marTop w:val="0"/>
          <w:marBottom w:val="0"/>
          <w:divBdr>
            <w:top w:val="none" w:sz="0" w:space="0" w:color="auto"/>
            <w:left w:val="none" w:sz="0" w:space="0" w:color="auto"/>
            <w:bottom w:val="none" w:sz="0" w:space="0" w:color="auto"/>
            <w:right w:val="none" w:sz="0" w:space="0" w:color="auto"/>
          </w:divBdr>
        </w:div>
        <w:div w:id="999894397">
          <w:marLeft w:val="640"/>
          <w:marRight w:val="0"/>
          <w:marTop w:val="0"/>
          <w:marBottom w:val="0"/>
          <w:divBdr>
            <w:top w:val="none" w:sz="0" w:space="0" w:color="auto"/>
            <w:left w:val="none" w:sz="0" w:space="0" w:color="auto"/>
            <w:bottom w:val="none" w:sz="0" w:space="0" w:color="auto"/>
            <w:right w:val="none" w:sz="0" w:space="0" w:color="auto"/>
          </w:divBdr>
        </w:div>
        <w:div w:id="492140835">
          <w:marLeft w:val="640"/>
          <w:marRight w:val="0"/>
          <w:marTop w:val="0"/>
          <w:marBottom w:val="0"/>
          <w:divBdr>
            <w:top w:val="none" w:sz="0" w:space="0" w:color="auto"/>
            <w:left w:val="none" w:sz="0" w:space="0" w:color="auto"/>
            <w:bottom w:val="none" w:sz="0" w:space="0" w:color="auto"/>
            <w:right w:val="none" w:sz="0" w:space="0" w:color="auto"/>
          </w:divBdr>
        </w:div>
        <w:div w:id="1316952837">
          <w:marLeft w:val="640"/>
          <w:marRight w:val="0"/>
          <w:marTop w:val="0"/>
          <w:marBottom w:val="0"/>
          <w:divBdr>
            <w:top w:val="none" w:sz="0" w:space="0" w:color="auto"/>
            <w:left w:val="none" w:sz="0" w:space="0" w:color="auto"/>
            <w:bottom w:val="none" w:sz="0" w:space="0" w:color="auto"/>
            <w:right w:val="none" w:sz="0" w:space="0" w:color="auto"/>
          </w:divBdr>
        </w:div>
        <w:div w:id="740637696">
          <w:marLeft w:val="640"/>
          <w:marRight w:val="0"/>
          <w:marTop w:val="0"/>
          <w:marBottom w:val="0"/>
          <w:divBdr>
            <w:top w:val="none" w:sz="0" w:space="0" w:color="auto"/>
            <w:left w:val="none" w:sz="0" w:space="0" w:color="auto"/>
            <w:bottom w:val="none" w:sz="0" w:space="0" w:color="auto"/>
            <w:right w:val="none" w:sz="0" w:space="0" w:color="auto"/>
          </w:divBdr>
        </w:div>
        <w:div w:id="1622683738">
          <w:marLeft w:val="640"/>
          <w:marRight w:val="0"/>
          <w:marTop w:val="0"/>
          <w:marBottom w:val="0"/>
          <w:divBdr>
            <w:top w:val="none" w:sz="0" w:space="0" w:color="auto"/>
            <w:left w:val="none" w:sz="0" w:space="0" w:color="auto"/>
            <w:bottom w:val="none" w:sz="0" w:space="0" w:color="auto"/>
            <w:right w:val="none" w:sz="0" w:space="0" w:color="auto"/>
          </w:divBdr>
        </w:div>
        <w:div w:id="307591723">
          <w:marLeft w:val="640"/>
          <w:marRight w:val="0"/>
          <w:marTop w:val="0"/>
          <w:marBottom w:val="0"/>
          <w:divBdr>
            <w:top w:val="none" w:sz="0" w:space="0" w:color="auto"/>
            <w:left w:val="none" w:sz="0" w:space="0" w:color="auto"/>
            <w:bottom w:val="none" w:sz="0" w:space="0" w:color="auto"/>
            <w:right w:val="none" w:sz="0" w:space="0" w:color="auto"/>
          </w:divBdr>
        </w:div>
        <w:div w:id="1717007491">
          <w:marLeft w:val="640"/>
          <w:marRight w:val="0"/>
          <w:marTop w:val="0"/>
          <w:marBottom w:val="0"/>
          <w:divBdr>
            <w:top w:val="none" w:sz="0" w:space="0" w:color="auto"/>
            <w:left w:val="none" w:sz="0" w:space="0" w:color="auto"/>
            <w:bottom w:val="none" w:sz="0" w:space="0" w:color="auto"/>
            <w:right w:val="none" w:sz="0" w:space="0" w:color="auto"/>
          </w:divBdr>
        </w:div>
        <w:div w:id="1876233766">
          <w:marLeft w:val="640"/>
          <w:marRight w:val="0"/>
          <w:marTop w:val="0"/>
          <w:marBottom w:val="0"/>
          <w:divBdr>
            <w:top w:val="none" w:sz="0" w:space="0" w:color="auto"/>
            <w:left w:val="none" w:sz="0" w:space="0" w:color="auto"/>
            <w:bottom w:val="none" w:sz="0" w:space="0" w:color="auto"/>
            <w:right w:val="none" w:sz="0" w:space="0" w:color="auto"/>
          </w:divBdr>
        </w:div>
        <w:div w:id="1317953217">
          <w:marLeft w:val="640"/>
          <w:marRight w:val="0"/>
          <w:marTop w:val="0"/>
          <w:marBottom w:val="0"/>
          <w:divBdr>
            <w:top w:val="none" w:sz="0" w:space="0" w:color="auto"/>
            <w:left w:val="none" w:sz="0" w:space="0" w:color="auto"/>
            <w:bottom w:val="none" w:sz="0" w:space="0" w:color="auto"/>
            <w:right w:val="none" w:sz="0" w:space="0" w:color="auto"/>
          </w:divBdr>
        </w:div>
        <w:div w:id="690498283">
          <w:marLeft w:val="640"/>
          <w:marRight w:val="0"/>
          <w:marTop w:val="0"/>
          <w:marBottom w:val="0"/>
          <w:divBdr>
            <w:top w:val="none" w:sz="0" w:space="0" w:color="auto"/>
            <w:left w:val="none" w:sz="0" w:space="0" w:color="auto"/>
            <w:bottom w:val="none" w:sz="0" w:space="0" w:color="auto"/>
            <w:right w:val="none" w:sz="0" w:space="0" w:color="auto"/>
          </w:divBdr>
        </w:div>
        <w:div w:id="496651328">
          <w:marLeft w:val="640"/>
          <w:marRight w:val="0"/>
          <w:marTop w:val="0"/>
          <w:marBottom w:val="0"/>
          <w:divBdr>
            <w:top w:val="none" w:sz="0" w:space="0" w:color="auto"/>
            <w:left w:val="none" w:sz="0" w:space="0" w:color="auto"/>
            <w:bottom w:val="none" w:sz="0" w:space="0" w:color="auto"/>
            <w:right w:val="none" w:sz="0" w:space="0" w:color="auto"/>
          </w:divBdr>
        </w:div>
        <w:div w:id="1386103475">
          <w:marLeft w:val="640"/>
          <w:marRight w:val="0"/>
          <w:marTop w:val="0"/>
          <w:marBottom w:val="0"/>
          <w:divBdr>
            <w:top w:val="none" w:sz="0" w:space="0" w:color="auto"/>
            <w:left w:val="none" w:sz="0" w:space="0" w:color="auto"/>
            <w:bottom w:val="none" w:sz="0" w:space="0" w:color="auto"/>
            <w:right w:val="none" w:sz="0" w:space="0" w:color="auto"/>
          </w:divBdr>
        </w:div>
        <w:div w:id="2046784573">
          <w:marLeft w:val="640"/>
          <w:marRight w:val="0"/>
          <w:marTop w:val="0"/>
          <w:marBottom w:val="0"/>
          <w:divBdr>
            <w:top w:val="none" w:sz="0" w:space="0" w:color="auto"/>
            <w:left w:val="none" w:sz="0" w:space="0" w:color="auto"/>
            <w:bottom w:val="none" w:sz="0" w:space="0" w:color="auto"/>
            <w:right w:val="none" w:sz="0" w:space="0" w:color="auto"/>
          </w:divBdr>
        </w:div>
        <w:div w:id="1936596570">
          <w:marLeft w:val="640"/>
          <w:marRight w:val="0"/>
          <w:marTop w:val="0"/>
          <w:marBottom w:val="0"/>
          <w:divBdr>
            <w:top w:val="none" w:sz="0" w:space="0" w:color="auto"/>
            <w:left w:val="none" w:sz="0" w:space="0" w:color="auto"/>
            <w:bottom w:val="none" w:sz="0" w:space="0" w:color="auto"/>
            <w:right w:val="none" w:sz="0" w:space="0" w:color="auto"/>
          </w:divBdr>
        </w:div>
        <w:div w:id="2036157006">
          <w:marLeft w:val="640"/>
          <w:marRight w:val="0"/>
          <w:marTop w:val="0"/>
          <w:marBottom w:val="0"/>
          <w:divBdr>
            <w:top w:val="none" w:sz="0" w:space="0" w:color="auto"/>
            <w:left w:val="none" w:sz="0" w:space="0" w:color="auto"/>
            <w:bottom w:val="none" w:sz="0" w:space="0" w:color="auto"/>
            <w:right w:val="none" w:sz="0" w:space="0" w:color="auto"/>
          </w:divBdr>
        </w:div>
        <w:div w:id="973291178">
          <w:marLeft w:val="640"/>
          <w:marRight w:val="0"/>
          <w:marTop w:val="0"/>
          <w:marBottom w:val="0"/>
          <w:divBdr>
            <w:top w:val="none" w:sz="0" w:space="0" w:color="auto"/>
            <w:left w:val="none" w:sz="0" w:space="0" w:color="auto"/>
            <w:bottom w:val="none" w:sz="0" w:space="0" w:color="auto"/>
            <w:right w:val="none" w:sz="0" w:space="0" w:color="auto"/>
          </w:divBdr>
        </w:div>
        <w:div w:id="335692652">
          <w:marLeft w:val="640"/>
          <w:marRight w:val="0"/>
          <w:marTop w:val="0"/>
          <w:marBottom w:val="0"/>
          <w:divBdr>
            <w:top w:val="none" w:sz="0" w:space="0" w:color="auto"/>
            <w:left w:val="none" w:sz="0" w:space="0" w:color="auto"/>
            <w:bottom w:val="none" w:sz="0" w:space="0" w:color="auto"/>
            <w:right w:val="none" w:sz="0" w:space="0" w:color="auto"/>
          </w:divBdr>
        </w:div>
        <w:div w:id="723722948">
          <w:marLeft w:val="640"/>
          <w:marRight w:val="0"/>
          <w:marTop w:val="0"/>
          <w:marBottom w:val="0"/>
          <w:divBdr>
            <w:top w:val="none" w:sz="0" w:space="0" w:color="auto"/>
            <w:left w:val="none" w:sz="0" w:space="0" w:color="auto"/>
            <w:bottom w:val="none" w:sz="0" w:space="0" w:color="auto"/>
            <w:right w:val="none" w:sz="0" w:space="0" w:color="auto"/>
          </w:divBdr>
        </w:div>
        <w:div w:id="1582792622">
          <w:marLeft w:val="640"/>
          <w:marRight w:val="0"/>
          <w:marTop w:val="0"/>
          <w:marBottom w:val="0"/>
          <w:divBdr>
            <w:top w:val="none" w:sz="0" w:space="0" w:color="auto"/>
            <w:left w:val="none" w:sz="0" w:space="0" w:color="auto"/>
            <w:bottom w:val="none" w:sz="0" w:space="0" w:color="auto"/>
            <w:right w:val="none" w:sz="0" w:space="0" w:color="auto"/>
          </w:divBdr>
        </w:div>
        <w:div w:id="1979410002">
          <w:marLeft w:val="640"/>
          <w:marRight w:val="0"/>
          <w:marTop w:val="0"/>
          <w:marBottom w:val="0"/>
          <w:divBdr>
            <w:top w:val="none" w:sz="0" w:space="0" w:color="auto"/>
            <w:left w:val="none" w:sz="0" w:space="0" w:color="auto"/>
            <w:bottom w:val="none" w:sz="0" w:space="0" w:color="auto"/>
            <w:right w:val="none" w:sz="0" w:space="0" w:color="auto"/>
          </w:divBdr>
        </w:div>
        <w:div w:id="2073844696">
          <w:marLeft w:val="640"/>
          <w:marRight w:val="0"/>
          <w:marTop w:val="0"/>
          <w:marBottom w:val="0"/>
          <w:divBdr>
            <w:top w:val="none" w:sz="0" w:space="0" w:color="auto"/>
            <w:left w:val="none" w:sz="0" w:space="0" w:color="auto"/>
            <w:bottom w:val="none" w:sz="0" w:space="0" w:color="auto"/>
            <w:right w:val="none" w:sz="0" w:space="0" w:color="auto"/>
          </w:divBdr>
        </w:div>
        <w:div w:id="492572767">
          <w:marLeft w:val="640"/>
          <w:marRight w:val="0"/>
          <w:marTop w:val="0"/>
          <w:marBottom w:val="0"/>
          <w:divBdr>
            <w:top w:val="none" w:sz="0" w:space="0" w:color="auto"/>
            <w:left w:val="none" w:sz="0" w:space="0" w:color="auto"/>
            <w:bottom w:val="none" w:sz="0" w:space="0" w:color="auto"/>
            <w:right w:val="none" w:sz="0" w:space="0" w:color="auto"/>
          </w:divBdr>
        </w:div>
        <w:div w:id="250434558">
          <w:marLeft w:val="640"/>
          <w:marRight w:val="0"/>
          <w:marTop w:val="0"/>
          <w:marBottom w:val="0"/>
          <w:divBdr>
            <w:top w:val="none" w:sz="0" w:space="0" w:color="auto"/>
            <w:left w:val="none" w:sz="0" w:space="0" w:color="auto"/>
            <w:bottom w:val="none" w:sz="0" w:space="0" w:color="auto"/>
            <w:right w:val="none" w:sz="0" w:space="0" w:color="auto"/>
          </w:divBdr>
        </w:div>
        <w:div w:id="1591967144">
          <w:marLeft w:val="640"/>
          <w:marRight w:val="0"/>
          <w:marTop w:val="0"/>
          <w:marBottom w:val="0"/>
          <w:divBdr>
            <w:top w:val="none" w:sz="0" w:space="0" w:color="auto"/>
            <w:left w:val="none" w:sz="0" w:space="0" w:color="auto"/>
            <w:bottom w:val="none" w:sz="0" w:space="0" w:color="auto"/>
            <w:right w:val="none" w:sz="0" w:space="0" w:color="auto"/>
          </w:divBdr>
        </w:div>
        <w:div w:id="1007557761">
          <w:marLeft w:val="640"/>
          <w:marRight w:val="0"/>
          <w:marTop w:val="0"/>
          <w:marBottom w:val="0"/>
          <w:divBdr>
            <w:top w:val="none" w:sz="0" w:space="0" w:color="auto"/>
            <w:left w:val="none" w:sz="0" w:space="0" w:color="auto"/>
            <w:bottom w:val="none" w:sz="0" w:space="0" w:color="auto"/>
            <w:right w:val="none" w:sz="0" w:space="0" w:color="auto"/>
          </w:divBdr>
        </w:div>
        <w:div w:id="317736448">
          <w:marLeft w:val="640"/>
          <w:marRight w:val="0"/>
          <w:marTop w:val="0"/>
          <w:marBottom w:val="0"/>
          <w:divBdr>
            <w:top w:val="none" w:sz="0" w:space="0" w:color="auto"/>
            <w:left w:val="none" w:sz="0" w:space="0" w:color="auto"/>
            <w:bottom w:val="none" w:sz="0" w:space="0" w:color="auto"/>
            <w:right w:val="none" w:sz="0" w:space="0" w:color="auto"/>
          </w:divBdr>
        </w:div>
        <w:div w:id="117257831">
          <w:marLeft w:val="640"/>
          <w:marRight w:val="0"/>
          <w:marTop w:val="0"/>
          <w:marBottom w:val="0"/>
          <w:divBdr>
            <w:top w:val="none" w:sz="0" w:space="0" w:color="auto"/>
            <w:left w:val="none" w:sz="0" w:space="0" w:color="auto"/>
            <w:bottom w:val="none" w:sz="0" w:space="0" w:color="auto"/>
            <w:right w:val="none" w:sz="0" w:space="0" w:color="auto"/>
          </w:divBdr>
        </w:div>
        <w:div w:id="941840966">
          <w:marLeft w:val="640"/>
          <w:marRight w:val="0"/>
          <w:marTop w:val="0"/>
          <w:marBottom w:val="0"/>
          <w:divBdr>
            <w:top w:val="none" w:sz="0" w:space="0" w:color="auto"/>
            <w:left w:val="none" w:sz="0" w:space="0" w:color="auto"/>
            <w:bottom w:val="none" w:sz="0" w:space="0" w:color="auto"/>
            <w:right w:val="none" w:sz="0" w:space="0" w:color="auto"/>
          </w:divBdr>
        </w:div>
        <w:div w:id="1377047125">
          <w:marLeft w:val="640"/>
          <w:marRight w:val="0"/>
          <w:marTop w:val="0"/>
          <w:marBottom w:val="0"/>
          <w:divBdr>
            <w:top w:val="none" w:sz="0" w:space="0" w:color="auto"/>
            <w:left w:val="none" w:sz="0" w:space="0" w:color="auto"/>
            <w:bottom w:val="none" w:sz="0" w:space="0" w:color="auto"/>
            <w:right w:val="none" w:sz="0" w:space="0" w:color="auto"/>
          </w:divBdr>
        </w:div>
        <w:div w:id="1389842348">
          <w:marLeft w:val="640"/>
          <w:marRight w:val="0"/>
          <w:marTop w:val="0"/>
          <w:marBottom w:val="0"/>
          <w:divBdr>
            <w:top w:val="none" w:sz="0" w:space="0" w:color="auto"/>
            <w:left w:val="none" w:sz="0" w:space="0" w:color="auto"/>
            <w:bottom w:val="none" w:sz="0" w:space="0" w:color="auto"/>
            <w:right w:val="none" w:sz="0" w:space="0" w:color="auto"/>
          </w:divBdr>
        </w:div>
        <w:div w:id="174001330">
          <w:marLeft w:val="640"/>
          <w:marRight w:val="0"/>
          <w:marTop w:val="0"/>
          <w:marBottom w:val="0"/>
          <w:divBdr>
            <w:top w:val="none" w:sz="0" w:space="0" w:color="auto"/>
            <w:left w:val="none" w:sz="0" w:space="0" w:color="auto"/>
            <w:bottom w:val="none" w:sz="0" w:space="0" w:color="auto"/>
            <w:right w:val="none" w:sz="0" w:space="0" w:color="auto"/>
          </w:divBdr>
        </w:div>
        <w:div w:id="223951723">
          <w:marLeft w:val="640"/>
          <w:marRight w:val="0"/>
          <w:marTop w:val="0"/>
          <w:marBottom w:val="0"/>
          <w:divBdr>
            <w:top w:val="none" w:sz="0" w:space="0" w:color="auto"/>
            <w:left w:val="none" w:sz="0" w:space="0" w:color="auto"/>
            <w:bottom w:val="none" w:sz="0" w:space="0" w:color="auto"/>
            <w:right w:val="none" w:sz="0" w:space="0" w:color="auto"/>
          </w:divBdr>
        </w:div>
        <w:div w:id="491603017">
          <w:marLeft w:val="640"/>
          <w:marRight w:val="0"/>
          <w:marTop w:val="0"/>
          <w:marBottom w:val="0"/>
          <w:divBdr>
            <w:top w:val="none" w:sz="0" w:space="0" w:color="auto"/>
            <w:left w:val="none" w:sz="0" w:space="0" w:color="auto"/>
            <w:bottom w:val="none" w:sz="0" w:space="0" w:color="auto"/>
            <w:right w:val="none" w:sz="0" w:space="0" w:color="auto"/>
          </w:divBdr>
        </w:div>
        <w:div w:id="916401202">
          <w:marLeft w:val="640"/>
          <w:marRight w:val="0"/>
          <w:marTop w:val="0"/>
          <w:marBottom w:val="0"/>
          <w:divBdr>
            <w:top w:val="none" w:sz="0" w:space="0" w:color="auto"/>
            <w:left w:val="none" w:sz="0" w:space="0" w:color="auto"/>
            <w:bottom w:val="none" w:sz="0" w:space="0" w:color="auto"/>
            <w:right w:val="none" w:sz="0" w:space="0" w:color="auto"/>
          </w:divBdr>
        </w:div>
        <w:div w:id="569073298">
          <w:marLeft w:val="640"/>
          <w:marRight w:val="0"/>
          <w:marTop w:val="0"/>
          <w:marBottom w:val="0"/>
          <w:divBdr>
            <w:top w:val="none" w:sz="0" w:space="0" w:color="auto"/>
            <w:left w:val="none" w:sz="0" w:space="0" w:color="auto"/>
            <w:bottom w:val="none" w:sz="0" w:space="0" w:color="auto"/>
            <w:right w:val="none" w:sz="0" w:space="0" w:color="auto"/>
          </w:divBdr>
        </w:div>
        <w:div w:id="970595624">
          <w:marLeft w:val="640"/>
          <w:marRight w:val="0"/>
          <w:marTop w:val="0"/>
          <w:marBottom w:val="0"/>
          <w:divBdr>
            <w:top w:val="none" w:sz="0" w:space="0" w:color="auto"/>
            <w:left w:val="none" w:sz="0" w:space="0" w:color="auto"/>
            <w:bottom w:val="none" w:sz="0" w:space="0" w:color="auto"/>
            <w:right w:val="none" w:sz="0" w:space="0" w:color="auto"/>
          </w:divBdr>
        </w:div>
        <w:div w:id="86460151">
          <w:marLeft w:val="640"/>
          <w:marRight w:val="0"/>
          <w:marTop w:val="0"/>
          <w:marBottom w:val="0"/>
          <w:divBdr>
            <w:top w:val="none" w:sz="0" w:space="0" w:color="auto"/>
            <w:left w:val="none" w:sz="0" w:space="0" w:color="auto"/>
            <w:bottom w:val="none" w:sz="0" w:space="0" w:color="auto"/>
            <w:right w:val="none" w:sz="0" w:space="0" w:color="auto"/>
          </w:divBdr>
        </w:div>
        <w:div w:id="383649121">
          <w:marLeft w:val="640"/>
          <w:marRight w:val="0"/>
          <w:marTop w:val="0"/>
          <w:marBottom w:val="0"/>
          <w:divBdr>
            <w:top w:val="none" w:sz="0" w:space="0" w:color="auto"/>
            <w:left w:val="none" w:sz="0" w:space="0" w:color="auto"/>
            <w:bottom w:val="none" w:sz="0" w:space="0" w:color="auto"/>
            <w:right w:val="none" w:sz="0" w:space="0" w:color="auto"/>
          </w:divBdr>
        </w:div>
        <w:div w:id="1441802117">
          <w:marLeft w:val="640"/>
          <w:marRight w:val="0"/>
          <w:marTop w:val="0"/>
          <w:marBottom w:val="0"/>
          <w:divBdr>
            <w:top w:val="none" w:sz="0" w:space="0" w:color="auto"/>
            <w:left w:val="none" w:sz="0" w:space="0" w:color="auto"/>
            <w:bottom w:val="none" w:sz="0" w:space="0" w:color="auto"/>
            <w:right w:val="none" w:sz="0" w:space="0" w:color="auto"/>
          </w:divBdr>
        </w:div>
        <w:div w:id="700982166">
          <w:marLeft w:val="640"/>
          <w:marRight w:val="0"/>
          <w:marTop w:val="0"/>
          <w:marBottom w:val="0"/>
          <w:divBdr>
            <w:top w:val="none" w:sz="0" w:space="0" w:color="auto"/>
            <w:left w:val="none" w:sz="0" w:space="0" w:color="auto"/>
            <w:bottom w:val="none" w:sz="0" w:space="0" w:color="auto"/>
            <w:right w:val="none" w:sz="0" w:space="0" w:color="auto"/>
          </w:divBdr>
        </w:div>
        <w:div w:id="966275760">
          <w:marLeft w:val="640"/>
          <w:marRight w:val="0"/>
          <w:marTop w:val="0"/>
          <w:marBottom w:val="0"/>
          <w:divBdr>
            <w:top w:val="none" w:sz="0" w:space="0" w:color="auto"/>
            <w:left w:val="none" w:sz="0" w:space="0" w:color="auto"/>
            <w:bottom w:val="none" w:sz="0" w:space="0" w:color="auto"/>
            <w:right w:val="none" w:sz="0" w:space="0" w:color="auto"/>
          </w:divBdr>
        </w:div>
        <w:div w:id="818495481">
          <w:marLeft w:val="640"/>
          <w:marRight w:val="0"/>
          <w:marTop w:val="0"/>
          <w:marBottom w:val="0"/>
          <w:divBdr>
            <w:top w:val="none" w:sz="0" w:space="0" w:color="auto"/>
            <w:left w:val="none" w:sz="0" w:space="0" w:color="auto"/>
            <w:bottom w:val="none" w:sz="0" w:space="0" w:color="auto"/>
            <w:right w:val="none" w:sz="0" w:space="0" w:color="auto"/>
          </w:divBdr>
        </w:div>
        <w:div w:id="1314945246">
          <w:marLeft w:val="640"/>
          <w:marRight w:val="0"/>
          <w:marTop w:val="0"/>
          <w:marBottom w:val="0"/>
          <w:divBdr>
            <w:top w:val="none" w:sz="0" w:space="0" w:color="auto"/>
            <w:left w:val="none" w:sz="0" w:space="0" w:color="auto"/>
            <w:bottom w:val="none" w:sz="0" w:space="0" w:color="auto"/>
            <w:right w:val="none" w:sz="0" w:space="0" w:color="auto"/>
          </w:divBdr>
        </w:div>
        <w:div w:id="27873852">
          <w:marLeft w:val="640"/>
          <w:marRight w:val="0"/>
          <w:marTop w:val="0"/>
          <w:marBottom w:val="0"/>
          <w:divBdr>
            <w:top w:val="none" w:sz="0" w:space="0" w:color="auto"/>
            <w:left w:val="none" w:sz="0" w:space="0" w:color="auto"/>
            <w:bottom w:val="none" w:sz="0" w:space="0" w:color="auto"/>
            <w:right w:val="none" w:sz="0" w:space="0" w:color="auto"/>
          </w:divBdr>
        </w:div>
        <w:div w:id="1912082826">
          <w:marLeft w:val="640"/>
          <w:marRight w:val="0"/>
          <w:marTop w:val="0"/>
          <w:marBottom w:val="0"/>
          <w:divBdr>
            <w:top w:val="none" w:sz="0" w:space="0" w:color="auto"/>
            <w:left w:val="none" w:sz="0" w:space="0" w:color="auto"/>
            <w:bottom w:val="none" w:sz="0" w:space="0" w:color="auto"/>
            <w:right w:val="none" w:sz="0" w:space="0" w:color="auto"/>
          </w:divBdr>
        </w:div>
        <w:div w:id="1727025164">
          <w:marLeft w:val="640"/>
          <w:marRight w:val="0"/>
          <w:marTop w:val="0"/>
          <w:marBottom w:val="0"/>
          <w:divBdr>
            <w:top w:val="none" w:sz="0" w:space="0" w:color="auto"/>
            <w:left w:val="none" w:sz="0" w:space="0" w:color="auto"/>
            <w:bottom w:val="none" w:sz="0" w:space="0" w:color="auto"/>
            <w:right w:val="none" w:sz="0" w:space="0" w:color="auto"/>
          </w:divBdr>
        </w:div>
        <w:div w:id="2017227711">
          <w:marLeft w:val="640"/>
          <w:marRight w:val="0"/>
          <w:marTop w:val="0"/>
          <w:marBottom w:val="0"/>
          <w:divBdr>
            <w:top w:val="none" w:sz="0" w:space="0" w:color="auto"/>
            <w:left w:val="none" w:sz="0" w:space="0" w:color="auto"/>
            <w:bottom w:val="none" w:sz="0" w:space="0" w:color="auto"/>
            <w:right w:val="none" w:sz="0" w:space="0" w:color="auto"/>
          </w:divBdr>
        </w:div>
        <w:div w:id="132255678">
          <w:marLeft w:val="640"/>
          <w:marRight w:val="0"/>
          <w:marTop w:val="0"/>
          <w:marBottom w:val="0"/>
          <w:divBdr>
            <w:top w:val="none" w:sz="0" w:space="0" w:color="auto"/>
            <w:left w:val="none" w:sz="0" w:space="0" w:color="auto"/>
            <w:bottom w:val="none" w:sz="0" w:space="0" w:color="auto"/>
            <w:right w:val="none" w:sz="0" w:space="0" w:color="auto"/>
          </w:divBdr>
        </w:div>
        <w:div w:id="2072725728">
          <w:marLeft w:val="640"/>
          <w:marRight w:val="0"/>
          <w:marTop w:val="0"/>
          <w:marBottom w:val="0"/>
          <w:divBdr>
            <w:top w:val="none" w:sz="0" w:space="0" w:color="auto"/>
            <w:left w:val="none" w:sz="0" w:space="0" w:color="auto"/>
            <w:bottom w:val="none" w:sz="0" w:space="0" w:color="auto"/>
            <w:right w:val="none" w:sz="0" w:space="0" w:color="auto"/>
          </w:divBdr>
        </w:div>
        <w:div w:id="1719863930">
          <w:marLeft w:val="640"/>
          <w:marRight w:val="0"/>
          <w:marTop w:val="0"/>
          <w:marBottom w:val="0"/>
          <w:divBdr>
            <w:top w:val="none" w:sz="0" w:space="0" w:color="auto"/>
            <w:left w:val="none" w:sz="0" w:space="0" w:color="auto"/>
            <w:bottom w:val="none" w:sz="0" w:space="0" w:color="auto"/>
            <w:right w:val="none" w:sz="0" w:space="0" w:color="auto"/>
          </w:divBdr>
        </w:div>
        <w:div w:id="2001040962">
          <w:marLeft w:val="640"/>
          <w:marRight w:val="0"/>
          <w:marTop w:val="0"/>
          <w:marBottom w:val="0"/>
          <w:divBdr>
            <w:top w:val="none" w:sz="0" w:space="0" w:color="auto"/>
            <w:left w:val="none" w:sz="0" w:space="0" w:color="auto"/>
            <w:bottom w:val="none" w:sz="0" w:space="0" w:color="auto"/>
            <w:right w:val="none" w:sz="0" w:space="0" w:color="auto"/>
          </w:divBdr>
        </w:div>
        <w:div w:id="1667053617">
          <w:marLeft w:val="640"/>
          <w:marRight w:val="0"/>
          <w:marTop w:val="0"/>
          <w:marBottom w:val="0"/>
          <w:divBdr>
            <w:top w:val="none" w:sz="0" w:space="0" w:color="auto"/>
            <w:left w:val="none" w:sz="0" w:space="0" w:color="auto"/>
            <w:bottom w:val="none" w:sz="0" w:space="0" w:color="auto"/>
            <w:right w:val="none" w:sz="0" w:space="0" w:color="auto"/>
          </w:divBdr>
        </w:div>
        <w:div w:id="1322198186">
          <w:marLeft w:val="640"/>
          <w:marRight w:val="0"/>
          <w:marTop w:val="0"/>
          <w:marBottom w:val="0"/>
          <w:divBdr>
            <w:top w:val="none" w:sz="0" w:space="0" w:color="auto"/>
            <w:left w:val="none" w:sz="0" w:space="0" w:color="auto"/>
            <w:bottom w:val="none" w:sz="0" w:space="0" w:color="auto"/>
            <w:right w:val="none" w:sz="0" w:space="0" w:color="auto"/>
          </w:divBdr>
        </w:div>
        <w:div w:id="502162587">
          <w:marLeft w:val="640"/>
          <w:marRight w:val="0"/>
          <w:marTop w:val="0"/>
          <w:marBottom w:val="0"/>
          <w:divBdr>
            <w:top w:val="none" w:sz="0" w:space="0" w:color="auto"/>
            <w:left w:val="none" w:sz="0" w:space="0" w:color="auto"/>
            <w:bottom w:val="none" w:sz="0" w:space="0" w:color="auto"/>
            <w:right w:val="none" w:sz="0" w:space="0" w:color="auto"/>
          </w:divBdr>
        </w:div>
        <w:div w:id="623584970">
          <w:marLeft w:val="640"/>
          <w:marRight w:val="0"/>
          <w:marTop w:val="0"/>
          <w:marBottom w:val="0"/>
          <w:divBdr>
            <w:top w:val="none" w:sz="0" w:space="0" w:color="auto"/>
            <w:left w:val="none" w:sz="0" w:space="0" w:color="auto"/>
            <w:bottom w:val="none" w:sz="0" w:space="0" w:color="auto"/>
            <w:right w:val="none" w:sz="0" w:space="0" w:color="auto"/>
          </w:divBdr>
        </w:div>
        <w:div w:id="702369272">
          <w:marLeft w:val="640"/>
          <w:marRight w:val="0"/>
          <w:marTop w:val="0"/>
          <w:marBottom w:val="0"/>
          <w:divBdr>
            <w:top w:val="none" w:sz="0" w:space="0" w:color="auto"/>
            <w:left w:val="none" w:sz="0" w:space="0" w:color="auto"/>
            <w:bottom w:val="none" w:sz="0" w:space="0" w:color="auto"/>
            <w:right w:val="none" w:sz="0" w:space="0" w:color="auto"/>
          </w:divBdr>
        </w:div>
        <w:div w:id="887691601">
          <w:marLeft w:val="640"/>
          <w:marRight w:val="0"/>
          <w:marTop w:val="0"/>
          <w:marBottom w:val="0"/>
          <w:divBdr>
            <w:top w:val="none" w:sz="0" w:space="0" w:color="auto"/>
            <w:left w:val="none" w:sz="0" w:space="0" w:color="auto"/>
            <w:bottom w:val="none" w:sz="0" w:space="0" w:color="auto"/>
            <w:right w:val="none" w:sz="0" w:space="0" w:color="auto"/>
          </w:divBdr>
        </w:div>
        <w:div w:id="981079828">
          <w:marLeft w:val="640"/>
          <w:marRight w:val="0"/>
          <w:marTop w:val="0"/>
          <w:marBottom w:val="0"/>
          <w:divBdr>
            <w:top w:val="none" w:sz="0" w:space="0" w:color="auto"/>
            <w:left w:val="none" w:sz="0" w:space="0" w:color="auto"/>
            <w:bottom w:val="none" w:sz="0" w:space="0" w:color="auto"/>
            <w:right w:val="none" w:sz="0" w:space="0" w:color="auto"/>
          </w:divBdr>
        </w:div>
        <w:div w:id="1866097443">
          <w:marLeft w:val="640"/>
          <w:marRight w:val="0"/>
          <w:marTop w:val="0"/>
          <w:marBottom w:val="0"/>
          <w:divBdr>
            <w:top w:val="none" w:sz="0" w:space="0" w:color="auto"/>
            <w:left w:val="none" w:sz="0" w:space="0" w:color="auto"/>
            <w:bottom w:val="none" w:sz="0" w:space="0" w:color="auto"/>
            <w:right w:val="none" w:sz="0" w:space="0" w:color="auto"/>
          </w:divBdr>
        </w:div>
        <w:div w:id="1679649918">
          <w:marLeft w:val="640"/>
          <w:marRight w:val="0"/>
          <w:marTop w:val="0"/>
          <w:marBottom w:val="0"/>
          <w:divBdr>
            <w:top w:val="none" w:sz="0" w:space="0" w:color="auto"/>
            <w:left w:val="none" w:sz="0" w:space="0" w:color="auto"/>
            <w:bottom w:val="none" w:sz="0" w:space="0" w:color="auto"/>
            <w:right w:val="none" w:sz="0" w:space="0" w:color="auto"/>
          </w:divBdr>
        </w:div>
        <w:div w:id="1498767263">
          <w:marLeft w:val="640"/>
          <w:marRight w:val="0"/>
          <w:marTop w:val="0"/>
          <w:marBottom w:val="0"/>
          <w:divBdr>
            <w:top w:val="none" w:sz="0" w:space="0" w:color="auto"/>
            <w:left w:val="none" w:sz="0" w:space="0" w:color="auto"/>
            <w:bottom w:val="none" w:sz="0" w:space="0" w:color="auto"/>
            <w:right w:val="none" w:sz="0" w:space="0" w:color="auto"/>
          </w:divBdr>
        </w:div>
        <w:div w:id="1973437494">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77145361">
      <w:bodyDiv w:val="1"/>
      <w:marLeft w:val="0"/>
      <w:marRight w:val="0"/>
      <w:marTop w:val="0"/>
      <w:marBottom w:val="0"/>
      <w:divBdr>
        <w:top w:val="none" w:sz="0" w:space="0" w:color="auto"/>
        <w:left w:val="none" w:sz="0" w:space="0" w:color="auto"/>
        <w:bottom w:val="none" w:sz="0" w:space="0" w:color="auto"/>
        <w:right w:val="none" w:sz="0" w:space="0" w:color="auto"/>
      </w:divBdr>
      <w:divsChild>
        <w:div w:id="269314851">
          <w:marLeft w:val="640"/>
          <w:marRight w:val="0"/>
          <w:marTop w:val="0"/>
          <w:marBottom w:val="0"/>
          <w:divBdr>
            <w:top w:val="none" w:sz="0" w:space="0" w:color="auto"/>
            <w:left w:val="none" w:sz="0" w:space="0" w:color="auto"/>
            <w:bottom w:val="none" w:sz="0" w:space="0" w:color="auto"/>
            <w:right w:val="none" w:sz="0" w:space="0" w:color="auto"/>
          </w:divBdr>
        </w:div>
        <w:div w:id="1255239040">
          <w:marLeft w:val="640"/>
          <w:marRight w:val="0"/>
          <w:marTop w:val="0"/>
          <w:marBottom w:val="0"/>
          <w:divBdr>
            <w:top w:val="none" w:sz="0" w:space="0" w:color="auto"/>
            <w:left w:val="none" w:sz="0" w:space="0" w:color="auto"/>
            <w:bottom w:val="none" w:sz="0" w:space="0" w:color="auto"/>
            <w:right w:val="none" w:sz="0" w:space="0" w:color="auto"/>
          </w:divBdr>
        </w:div>
        <w:div w:id="1759867784">
          <w:marLeft w:val="640"/>
          <w:marRight w:val="0"/>
          <w:marTop w:val="0"/>
          <w:marBottom w:val="0"/>
          <w:divBdr>
            <w:top w:val="none" w:sz="0" w:space="0" w:color="auto"/>
            <w:left w:val="none" w:sz="0" w:space="0" w:color="auto"/>
            <w:bottom w:val="none" w:sz="0" w:space="0" w:color="auto"/>
            <w:right w:val="none" w:sz="0" w:space="0" w:color="auto"/>
          </w:divBdr>
        </w:div>
        <w:div w:id="1533299507">
          <w:marLeft w:val="640"/>
          <w:marRight w:val="0"/>
          <w:marTop w:val="0"/>
          <w:marBottom w:val="0"/>
          <w:divBdr>
            <w:top w:val="none" w:sz="0" w:space="0" w:color="auto"/>
            <w:left w:val="none" w:sz="0" w:space="0" w:color="auto"/>
            <w:bottom w:val="none" w:sz="0" w:space="0" w:color="auto"/>
            <w:right w:val="none" w:sz="0" w:space="0" w:color="auto"/>
          </w:divBdr>
        </w:div>
        <w:div w:id="239095565">
          <w:marLeft w:val="640"/>
          <w:marRight w:val="0"/>
          <w:marTop w:val="0"/>
          <w:marBottom w:val="0"/>
          <w:divBdr>
            <w:top w:val="none" w:sz="0" w:space="0" w:color="auto"/>
            <w:left w:val="none" w:sz="0" w:space="0" w:color="auto"/>
            <w:bottom w:val="none" w:sz="0" w:space="0" w:color="auto"/>
            <w:right w:val="none" w:sz="0" w:space="0" w:color="auto"/>
          </w:divBdr>
        </w:div>
        <w:div w:id="920021273">
          <w:marLeft w:val="640"/>
          <w:marRight w:val="0"/>
          <w:marTop w:val="0"/>
          <w:marBottom w:val="0"/>
          <w:divBdr>
            <w:top w:val="none" w:sz="0" w:space="0" w:color="auto"/>
            <w:left w:val="none" w:sz="0" w:space="0" w:color="auto"/>
            <w:bottom w:val="none" w:sz="0" w:space="0" w:color="auto"/>
            <w:right w:val="none" w:sz="0" w:space="0" w:color="auto"/>
          </w:divBdr>
        </w:div>
        <w:div w:id="21826399">
          <w:marLeft w:val="640"/>
          <w:marRight w:val="0"/>
          <w:marTop w:val="0"/>
          <w:marBottom w:val="0"/>
          <w:divBdr>
            <w:top w:val="none" w:sz="0" w:space="0" w:color="auto"/>
            <w:left w:val="none" w:sz="0" w:space="0" w:color="auto"/>
            <w:bottom w:val="none" w:sz="0" w:space="0" w:color="auto"/>
            <w:right w:val="none" w:sz="0" w:space="0" w:color="auto"/>
          </w:divBdr>
        </w:div>
        <w:div w:id="1381398552">
          <w:marLeft w:val="640"/>
          <w:marRight w:val="0"/>
          <w:marTop w:val="0"/>
          <w:marBottom w:val="0"/>
          <w:divBdr>
            <w:top w:val="none" w:sz="0" w:space="0" w:color="auto"/>
            <w:left w:val="none" w:sz="0" w:space="0" w:color="auto"/>
            <w:bottom w:val="none" w:sz="0" w:space="0" w:color="auto"/>
            <w:right w:val="none" w:sz="0" w:space="0" w:color="auto"/>
          </w:divBdr>
        </w:div>
        <w:div w:id="1534489686">
          <w:marLeft w:val="640"/>
          <w:marRight w:val="0"/>
          <w:marTop w:val="0"/>
          <w:marBottom w:val="0"/>
          <w:divBdr>
            <w:top w:val="none" w:sz="0" w:space="0" w:color="auto"/>
            <w:left w:val="none" w:sz="0" w:space="0" w:color="auto"/>
            <w:bottom w:val="none" w:sz="0" w:space="0" w:color="auto"/>
            <w:right w:val="none" w:sz="0" w:space="0" w:color="auto"/>
          </w:divBdr>
        </w:div>
        <w:div w:id="1013996755">
          <w:marLeft w:val="640"/>
          <w:marRight w:val="0"/>
          <w:marTop w:val="0"/>
          <w:marBottom w:val="0"/>
          <w:divBdr>
            <w:top w:val="none" w:sz="0" w:space="0" w:color="auto"/>
            <w:left w:val="none" w:sz="0" w:space="0" w:color="auto"/>
            <w:bottom w:val="none" w:sz="0" w:space="0" w:color="auto"/>
            <w:right w:val="none" w:sz="0" w:space="0" w:color="auto"/>
          </w:divBdr>
        </w:div>
        <w:div w:id="1033653988">
          <w:marLeft w:val="640"/>
          <w:marRight w:val="0"/>
          <w:marTop w:val="0"/>
          <w:marBottom w:val="0"/>
          <w:divBdr>
            <w:top w:val="none" w:sz="0" w:space="0" w:color="auto"/>
            <w:left w:val="none" w:sz="0" w:space="0" w:color="auto"/>
            <w:bottom w:val="none" w:sz="0" w:space="0" w:color="auto"/>
            <w:right w:val="none" w:sz="0" w:space="0" w:color="auto"/>
          </w:divBdr>
        </w:div>
        <w:div w:id="628169292">
          <w:marLeft w:val="640"/>
          <w:marRight w:val="0"/>
          <w:marTop w:val="0"/>
          <w:marBottom w:val="0"/>
          <w:divBdr>
            <w:top w:val="none" w:sz="0" w:space="0" w:color="auto"/>
            <w:left w:val="none" w:sz="0" w:space="0" w:color="auto"/>
            <w:bottom w:val="none" w:sz="0" w:space="0" w:color="auto"/>
            <w:right w:val="none" w:sz="0" w:space="0" w:color="auto"/>
          </w:divBdr>
        </w:div>
        <w:div w:id="1470365917">
          <w:marLeft w:val="640"/>
          <w:marRight w:val="0"/>
          <w:marTop w:val="0"/>
          <w:marBottom w:val="0"/>
          <w:divBdr>
            <w:top w:val="none" w:sz="0" w:space="0" w:color="auto"/>
            <w:left w:val="none" w:sz="0" w:space="0" w:color="auto"/>
            <w:bottom w:val="none" w:sz="0" w:space="0" w:color="auto"/>
            <w:right w:val="none" w:sz="0" w:space="0" w:color="auto"/>
          </w:divBdr>
        </w:div>
        <w:div w:id="481118743">
          <w:marLeft w:val="640"/>
          <w:marRight w:val="0"/>
          <w:marTop w:val="0"/>
          <w:marBottom w:val="0"/>
          <w:divBdr>
            <w:top w:val="none" w:sz="0" w:space="0" w:color="auto"/>
            <w:left w:val="none" w:sz="0" w:space="0" w:color="auto"/>
            <w:bottom w:val="none" w:sz="0" w:space="0" w:color="auto"/>
            <w:right w:val="none" w:sz="0" w:space="0" w:color="auto"/>
          </w:divBdr>
        </w:div>
        <w:div w:id="1944411272">
          <w:marLeft w:val="640"/>
          <w:marRight w:val="0"/>
          <w:marTop w:val="0"/>
          <w:marBottom w:val="0"/>
          <w:divBdr>
            <w:top w:val="none" w:sz="0" w:space="0" w:color="auto"/>
            <w:left w:val="none" w:sz="0" w:space="0" w:color="auto"/>
            <w:bottom w:val="none" w:sz="0" w:space="0" w:color="auto"/>
            <w:right w:val="none" w:sz="0" w:space="0" w:color="auto"/>
          </w:divBdr>
        </w:div>
        <w:div w:id="2089646758">
          <w:marLeft w:val="640"/>
          <w:marRight w:val="0"/>
          <w:marTop w:val="0"/>
          <w:marBottom w:val="0"/>
          <w:divBdr>
            <w:top w:val="none" w:sz="0" w:space="0" w:color="auto"/>
            <w:left w:val="none" w:sz="0" w:space="0" w:color="auto"/>
            <w:bottom w:val="none" w:sz="0" w:space="0" w:color="auto"/>
            <w:right w:val="none" w:sz="0" w:space="0" w:color="auto"/>
          </w:divBdr>
        </w:div>
        <w:div w:id="1507935271">
          <w:marLeft w:val="640"/>
          <w:marRight w:val="0"/>
          <w:marTop w:val="0"/>
          <w:marBottom w:val="0"/>
          <w:divBdr>
            <w:top w:val="none" w:sz="0" w:space="0" w:color="auto"/>
            <w:left w:val="none" w:sz="0" w:space="0" w:color="auto"/>
            <w:bottom w:val="none" w:sz="0" w:space="0" w:color="auto"/>
            <w:right w:val="none" w:sz="0" w:space="0" w:color="auto"/>
          </w:divBdr>
        </w:div>
        <w:div w:id="526722968">
          <w:marLeft w:val="640"/>
          <w:marRight w:val="0"/>
          <w:marTop w:val="0"/>
          <w:marBottom w:val="0"/>
          <w:divBdr>
            <w:top w:val="none" w:sz="0" w:space="0" w:color="auto"/>
            <w:left w:val="none" w:sz="0" w:space="0" w:color="auto"/>
            <w:bottom w:val="none" w:sz="0" w:space="0" w:color="auto"/>
            <w:right w:val="none" w:sz="0" w:space="0" w:color="auto"/>
          </w:divBdr>
        </w:div>
        <w:div w:id="324630682">
          <w:marLeft w:val="640"/>
          <w:marRight w:val="0"/>
          <w:marTop w:val="0"/>
          <w:marBottom w:val="0"/>
          <w:divBdr>
            <w:top w:val="none" w:sz="0" w:space="0" w:color="auto"/>
            <w:left w:val="none" w:sz="0" w:space="0" w:color="auto"/>
            <w:bottom w:val="none" w:sz="0" w:space="0" w:color="auto"/>
            <w:right w:val="none" w:sz="0" w:space="0" w:color="auto"/>
          </w:divBdr>
        </w:div>
        <w:div w:id="1441797878">
          <w:marLeft w:val="640"/>
          <w:marRight w:val="0"/>
          <w:marTop w:val="0"/>
          <w:marBottom w:val="0"/>
          <w:divBdr>
            <w:top w:val="none" w:sz="0" w:space="0" w:color="auto"/>
            <w:left w:val="none" w:sz="0" w:space="0" w:color="auto"/>
            <w:bottom w:val="none" w:sz="0" w:space="0" w:color="auto"/>
            <w:right w:val="none" w:sz="0" w:space="0" w:color="auto"/>
          </w:divBdr>
        </w:div>
        <w:div w:id="1793090641">
          <w:marLeft w:val="640"/>
          <w:marRight w:val="0"/>
          <w:marTop w:val="0"/>
          <w:marBottom w:val="0"/>
          <w:divBdr>
            <w:top w:val="none" w:sz="0" w:space="0" w:color="auto"/>
            <w:left w:val="none" w:sz="0" w:space="0" w:color="auto"/>
            <w:bottom w:val="none" w:sz="0" w:space="0" w:color="auto"/>
            <w:right w:val="none" w:sz="0" w:space="0" w:color="auto"/>
          </w:divBdr>
        </w:div>
        <w:div w:id="715009721">
          <w:marLeft w:val="640"/>
          <w:marRight w:val="0"/>
          <w:marTop w:val="0"/>
          <w:marBottom w:val="0"/>
          <w:divBdr>
            <w:top w:val="none" w:sz="0" w:space="0" w:color="auto"/>
            <w:left w:val="none" w:sz="0" w:space="0" w:color="auto"/>
            <w:bottom w:val="none" w:sz="0" w:space="0" w:color="auto"/>
            <w:right w:val="none" w:sz="0" w:space="0" w:color="auto"/>
          </w:divBdr>
        </w:div>
        <w:div w:id="223487929">
          <w:marLeft w:val="640"/>
          <w:marRight w:val="0"/>
          <w:marTop w:val="0"/>
          <w:marBottom w:val="0"/>
          <w:divBdr>
            <w:top w:val="none" w:sz="0" w:space="0" w:color="auto"/>
            <w:left w:val="none" w:sz="0" w:space="0" w:color="auto"/>
            <w:bottom w:val="none" w:sz="0" w:space="0" w:color="auto"/>
            <w:right w:val="none" w:sz="0" w:space="0" w:color="auto"/>
          </w:divBdr>
        </w:div>
        <w:div w:id="1805459924">
          <w:marLeft w:val="640"/>
          <w:marRight w:val="0"/>
          <w:marTop w:val="0"/>
          <w:marBottom w:val="0"/>
          <w:divBdr>
            <w:top w:val="none" w:sz="0" w:space="0" w:color="auto"/>
            <w:left w:val="none" w:sz="0" w:space="0" w:color="auto"/>
            <w:bottom w:val="none" w:sz="0" w:space="0" w:color="auto"/>
            <w:right w:val="none" w:sz="0" w:space="0" w:color="auto"/>
          </w:divBdr>
        </w:div>
        <w:div w:id="1188255122">
          <w:marLeft w:val="640"/>
          <w:marRight w:val="0"/>
          <w:marTop w:val="0"/>
          <w:marBottom w:val="0"/>
          <w:divBdr>
            <w:top w:val="none" w:sz="0" w:space="0" w:color="auto"/>
            <w:left w:val="none" w:sz="0" w:space="0" w:color="auto"/>
            <w:bottom w:val="none" w:sz="0" w:space="0" w:color="auto"/>
            <w:right w:val="none" w:sz="0" w:space="0" w:color="auto"/>
          </w:divBdr>
        </w:div>
        <w:div w:id="1797673216">
          <w:marLeft w:val="640"/>
          <w:marRight w:val="0"/>
          <w:marTop w:val="0"/>
          <w:marBottom w:val="0"/>
          <w:divBdr>
            <w:top w:val="none" w:sz="0" w:space="0" w:color="auto"/>
            <w:left w:val="none" w:sz="0" w:space="0" w:color="auto"/>
            <w:bottom w:val="none" w:sz="0" w:space="0" w:color="auto"/>
            <w:right w:val="none" w:sz="0" w:space="0" w:color="auto"/>
          </w:divBdr>
        </w:div>
        <w:div w:id="28577668">
          <w:marLeft w:val="640"/>
          <w:marRight w:val="0"/>
          <w:marTop w:val="0"/>
          <w:marBottom w:val="0"/>
          <w:divBdr>
            <w:top w:val="none" w:sz="0" w:space="0" w:color="auto"/>
            <w:left w:val="none" w:sz="0" w:space="0" w:color="auto"/>
            <w:bottom w:val="none" w:sz="0" w:space="0" w:color="auto"/>
            <w:right w:val="none" w:sz="0" w:space="0" w:color="auto"/>
          </w:divBdr>
        </w:div>
        <w:div w:id="1122502092">
          <w:marLeft w:val="640"/>
          <w:marRight w:val="0"/>
          <w:marTop w:val="0"/>
          <w:marBottom w:val="0"/>
          <w:divBdr>
            <w:top w:val="none" w:sz="0" w:space="0" w:color="auto"/>
            <w:left w:val="none" w:sz="0" w:space="0" w:color="auto"/>
            <w:bottom w:val="none" w:sz="0" w:space="0" w:color="auto"/>
            <w:right w:val="none" w:sz="0" w:space="0" w:color="auto"/>
          </w:divBdr>
        </w:div>
        <w:div w:id="1693993156">
          <w:marLeft w:val="640"/>
          <w:marRight w:val="0"/>
          <w:marTop w:val="0"/>
          <w:marBottom w:val="0"/>
          <w:divBdr>
            <w:top w:val="none" w:sz="0" w:space="0" w:color="auto"/>
            <w:left w:val="none" w:sz="0" w:space="0" w:color="auto"/>
            <w:bottom w:val="none" w:sz="0" w:space="0" w:color="auto"/>
            <w:right w:val="none" w:sz="0" w:space="0" w:color="auto"/>
          </w:divBdr>
        </w:div>
        <w:div w:id="921572938">
          <w:marLeft w:val="640"/>
          <w:marRight w:val="0"/>
          <w:marTop w:val="0"/>
          <w:marBottom w:val="0"/>
          <w:divBdr>
            <w:top w:val="none" w:sz="0" w:space="0" w:color="auto"/>
            <w:left w:val="none" w:sz="0" w:space="0" w:color="auto"/>
            <w:bottom w:val="none" w:sz="0" w:space="0" w:color="auto"/>
            <w:right w:val="none" w:sz="0" w:space="0" w:color="auto"/>
          </w:divBdr>
        </w:div>
        <w:div w:id="488978661">
          <w:marLeft w:val="640"/>
          <w:marRight w:val="0"/>
          <w:marTop w:val="0"/>
          <w:marBottom w:val="0"/>
          <w:divBdr>
            <w:top w:val="none" w:sz="0" w:space="0" w:color="auto"/>
            <w:left w:val="none" w:sz="0" w:space="0" w:color="auto"/>
            <w:bottom w:val="none" w:sz="0" w:space="0" w:color="auto"/>
            <w:right w:val="none" w:sz="0" w:space="0" w:color="auto"/>
          </w:divBdr>
        </w:div>
        <w:div w:id="1049842804">
          <w:marLeft w:val="640"/>
          <w:marRight w:val="0"/>
          <w:marTop w:val="0"/>
          <w:marBottom w:val="0"/>
          <w:divBdr>
            <w:top w:val="none" w:sz="0" w:space="0" w:color="auto"/>
            <w:left w:val="none" w:sz="0" w:space="0" w:color="auto"/>
            <w:bottom w:val="none" w:sz="0" w:space="0" w:color="auto"/>
            <w:right w:val="none" w:sz="0" w:space="0" w:color="auto"/>
          </w:divBdr>
        </w:div>
        <w:div w:id="295067609">
          <w:marLeft w:val="640"/>
          <w:marRight w:val="0"/>
          <w:marTop w:val="0"/>
          <w:marBottom w:val="0"/>
          <w:divBdr>
            <w:top w:val="none" w:sz="0" w:space="0" w:color="auto"/>
            <w:left w:val="none" w:sz="0" w:space="0" w:color="auto"/>
            <w:bottom w:val="none" w:sz="0" w:space="0" w:color="auto"/>
            <w:right w:val="none" w:sz="0" w:space="0" w:color="auto"/>
          </w:divBdr>
        </w:div>
        <w:div w:id="853612711">
          <w:marLeft w:val="640"/>
          <w:marRight w:val="0"/>
          <w:marTop w:val="0"/>
          <w:marBottom w:val="0"/>
          <w:divBdr>
            <w:top w:val="none" w:sz="0" w:space="0" w:color="auto"/>
            <w:left w:val="none" w:sz="0" w:space="0" w:color="auto"/>
            <w:bottom w:val="none" w:sz="0" w:space="0" w:color="auto"/>
            <w:right w:val="none" w:sz="0" w:space="0" w:color="auto"/>
          </w:divBdr>
        </w:div>
        <w:div w:id="1044065103">
          <w:marLeft w:val="640"/>
          <w:marRight w:val="0"/>
          <w:marTop w:val="0"/>
          <w:marBottom w:val="0"/>
          <w:divBdr>
            <w:top w:val="none" w:sz="0" w:space="0" w:color="auto"/>
            <w:left w:val="none" w:sz="0" w:space="0" w:color="auto"/>
            <w:bottom w:val="none" w:sz="0" w:space="0" w:color="auto"/>
            <w:right w:val="none" w:sz="0" w:space="0" w:color="auto"/>
          </w:divBdr>
        </w:div>
        <w:div w:id="139619374">
          <w:marLeft w:val="640"/>
          <w:marRight w:val="0"/>
          <w:marTop w:val="0"/>
          <w:marBottom w:val="0"/>
          <w:divBdr>
            <w:top w:val="none" w:sz="0" w:space="0" w:color="auto"/>
            <w:left w:val="none" w:sz="0" w:space="0" w:color="auto"/>
            <w:bottom w:val="none" w:sz="0" w:space="0" w:color="auto"/>
            <w:right w:val="none" w:sz="0" w:space="0" w:color="auto"/>
          </w:divBdr>
        </w:div>
        <w:div w:id="1180045762">
          <w:marLeft w:val="640"/>
          <w:marRight w:val="0"/>
          <w:marTop w:val="0"/>
          <w:marBottom w:val="0"/>
          <w:divBdr>
            <w:top w:val="none" w:sz="0" w:space="0" w:color="auto"/>
            <w:left w:val="none" w:sz="0" w:space="0" w:color="auto"/>
            <w:bottom w:val="none" w:sz="0" w:space="0" w:color="auto"/>
            <w:right w:val="none" w:sz="0" w:space="0" w:color="auto"/>
          </w:divBdr>
        </w:div>
        <w:div w:id="1379472586">
          <w:marLeft w:val="640"/>
          <w:marRight w:val="0"/>
          <w:marTop w:val="0"/>
          <w:marBottom w:val="0"/>
          <w:divBdr>
            <w:top w:val="none" w:sz="0" w:space="0" w:color="auto"/>
            <w:left w:val="none" w:sz="0" w:space="0" w:color="auto"/>
            <w:bottom w:val="none" w:sz="0" w:space="0" w:color="auto"/>
            <w:right w:val="none" w:sz="0" w:space="0" w:color="auto"/>
          </w:divBdr>
        </w:div>
        <w:div w:id="635571001">
          <w:marLeft w:val="640"/>
          <w:marRight w:val="0"/>
          <w:marTop w:val="0"/>
          <w:marBottom w:val="0"/>
          <w:divBdr>
            <w:top w:val="none" w:sz="0" w:space="0" w:color="auto"/>
            <w:left w:val="none" w:sz="0" w:space="0" w:color="auto"/>
            <w:bottom w:val="none" w:sz="0" w:space="0" w:color="auto"/>
            <w:right w:val="none" w:sz="0" w:space="0" w:color="auto"/>
          </w:divBdr>
        </w:div>
        <w:div w:id="73432366">
          <w:marLeft w:val="640"/>
          <w:marRight w:val="0"/>
          <w:marTop w:val="0"/>
          <w:marBottom w:val="0"/>
          <w:divBdr>
            <w:top w:val="none" w:sz="0" w:space="0" w:color="auto"/>
            <w:left w:val="none" w:sz="0" w:space="0" w:color="auto"/>
            <w:bottom w:val="none" w:sz="0" w:space="0" w:color="auto"/>
            <w:right w:val="none" w:sz="0" w:space="0" w:color="auto"/>
          </w:divBdr>
        </w:div>
        <w:div w:id="81613805">
          <w:marLeft w:val="640"/>
          <w:marRight w:val="0"/>
          <w:marTop w:val="0"/>
          <w:marBottom w:val="0"/>
          <w:divBdr>
            <w:top w:val="none" w:sz="0" w:space="0" w:color="auto"/>
            <w:left w:val="none" w:sz="0" w:space="0" w:color="auto"/>
            <w:bottom w:val="none" w:sz="0" w:space="0" w:color="auto"/>
            <w:right w:val="none" w:sz="0" w:space="0" w:color="auto"/>
          </w:divBdr>
        </w:div>
        <w:div w:id="1139146974">
          <w:marLeft w:val="640"/>
          <w:marRight w:val="0"/>
          <w:marTop w:val="0"/>
          <w:marBottom w:val="0"/>
          <w:divBdr>
            <w:top w:val="none" w:sz="0" w:space="0" w:color="auto"/>
            <w:left w:val="none" w:sz="0" w:space="0" w:color="auto"/>
            <w:bottom w:val="none" w:sz="0" w:space="0" w:color="auto"/>
            <w:right w:val="none" w:sz="0" w:space="0" w:color="auto"/>
          </w:divBdr>
        </w:div>
        <w:div w:id="1196622490">
          <w:marLeft w:val="640"/>
          <w:marRight w:val="0"/>
          <w:marTop w:val="0"/>
          <w:marBottom w:val="0"/>
          <w:divBdr>
            <w:top w:val="none" w:sz="0" w:space="0" w:color="auto"/>
            <w:left w:val="none" w:sz="0" w:space="0" w:color="auto"/>
            <w:bottom w:val="none" w:sz="0" w:space="0" w:color="auto"/>
            <w:right w:val="none" w:sz="0" w:space="0" w:color="auto"/>
          </w:divBdr>
        </w:div>
        <w:div w:id="1247419202">
          <w:marLeft w:val="640"/>
          <w:marRight w:val="0"/>
          <w:marTop w:val="0"/>
          <w:marBottom w:val="0"/>
          <w:divBdr>
            <w:top w:val="none" w:sz="0" w:space="0" w:color="auto"/>
            <w:left w:val="none" w:sz="0" w:space="0" w:color="auto"/>
            <w:bottom w:val="none" w:sz="0" w:space="0" w:color="auto"/>
            <w:right w:val="none" w:sz="0" w:space="0" w:color="auto"/>
          </w:divBdr>
        </w:div>
        <w:div w:id="1012027374">
          <w:marLeft w:val="640"/>
          <w:marRight w:val="0"/>
          <w:marTop w:val="0"/>
          <w:marBottom w:val="0"/>
          <w:divBdr>
            <w:top w:val="none" w:sz="0" w:space="0" w:color="auto"/>
            <w:left w:val="none" w:sz="0" w:space="0" w:color="auto"/>
            <w:bottom w:val="none" w:sz="0" w:space="0" w:color="auto"/>
            <w:right w:val="none" w:sz="0" w:space="0" w:color="auto"/>
          </w:divBdr>
        </w:div>
        <w:div w:id="212742389">
          <w:marLeft w:val="640"/>
          <w:marRight w:val="0"/>
          <w:marTop w:val="0"/>
          <w:marBottom w:val="0"/>
          <w:divBdr>
            <w:top w:val="none" w:sz="0" w:space="0" w:color="auto"/>
            <w:left w:val="none" w:sz="0" w:space="0" w:color="auto"/>
            <w:bottom w:val="none" w:sz="0" w:space="0" w:color="auto"/>
            <w:right w:val="none" w:sz="0" w:space="0" w:color="auto"/>
          </w:divBdr>
        </w:div>
        <w:div w:id="904294006">
          <w:marLeft w:val="640"/>
          <w:marRight w:val="0"/>
          <w:marTop w:val="0"/>
          <w:marBottom w:val="0"/>
          <w:divBdr>
            <w:top w:val="none" w:sz="0" w:space="0" w:color="auto"/>
            <w:left w:val="none" w:sz="0" w:space="0" w:color="auto"/>
            <w:bottom w:val="none" w:sz="0" w:space="0" w:color="auto"/>
            <w:right w:val="none" w:sz="0" w:space="0" w:color="auto"/>
          </w:divBdr>
        </w:div>
        <w:div w:id="1443650327">
          <w:marLeft w:val="640"/>
          <w:marRight w:val="0"/>
          <w:marTop w:val="0"/>
          <w:marBottom w:val="0"/>
          <w:divBdr>
            <w:top w:val="none" w:sz="0" w:space="0" w:color="auto"/>
            <w:left w:val="none" w:sz="0" w:space="0" w:color="auto"/>
            <w:bottom w:val="none" w:sz="0" w:space="0" w:color="auto"/>
            <w:right w:val="none" w:sz="0" w:space="0" w:color="auto"/>
          </w:divBdr>
        </w:div>
        <w:div w:id="515115288">
          <w:marLeft w:val="640"/>
          <w:marRight w:val="0"/>
          <w:marTop w:val="0"/>
          <w:marBottom w:val="0"/>
          <w:divBdr>
            <w:top w:val="none" w:sz="0" w:space="0" w:color="auto"/>
            <w:left w:val="none" w:sz="0" w:space="0" w:color="auto"/>
            <w:bottom w:val="none" w:sz="0" w:space="0" w:color="auto"/>
            <w:right w:val="none" w:sz="0" w:space="0" w:color="auto"/>
          </w:divBdr>
        </w:div>
        <w:div w:id="1507089717">
          <w:marLeft w:val="640"/>
          <w:marRight w:val="0"/>
          <w:marTop w:val="0"/>
          <w:marBottom w:val="0"/>
          <w:divBdr>
            <w:top w:val="none" w:sz="0" w:space="0" w:color="auto"/>
            <w:left w:val="none" w:sz="0" w:space="0" w:color="auto"/>
            <w:bottom w:val="none" w:sz="0" w:space="0" w:color="auto"/>
            <w:right w:val="none" w:sz="0" w:space="0" w:color="auto"/>
          </w:divBdr>
        </w:div>
        <w:div w:id="1618289049">
          <w:marLeft w:val="640"/>
          <w:marRight w:val="0"/>
          <w:marTop w:val="0"/>
          <w:marBottom w:val="0"/>
          <w:divBdr>
            <w:top w:val="none" w:sz="0" w:space="0" w:color="auto"/>
            <w:left w:val="none" w:sz="0" w:space="0" w:color="auto"/>
            <w:bottom w:val="none" w:sz="0" w:space="0" w:color="auto"/>
            <w:right w:val="none" w:sz="0" w:space="0" w:color="auto"/>
          </w:divBdr>
        </w:div>
        <w:div w:id="203638439">
          <w:marLeft w:val="640"/>
          <w:marRight w:val="0"/>
          <w:marTop w:val="0"/>
          <w:marBottom w:val="0"/>
          <w:divBdr>
            <w:top w:val="none" w:sz="0" w:space="0" w:color="auto"/>
            <w:left w:val="none" w:sz="0" w:space="0" w:color="auto"/>
            <w:bottom w:val="none" w:sz="0" w:space="0" w:color="auto"/>
            <w:right w:val="none" w:sz="0" w:space="0" w:color="auto"/>
          </w:divBdr>
        </w:div>
        <w:div w:id="550655116">
          <w:marLeft w:val="640"/>
          <w:marRight w:val="0"/>
          <w:marTop w:val="0"/>
          <w:marBottom w:val="0"/>
          <w:divBdr>
            <w:top w:val="none" w:sz="0" w:space="0" w:color="auto"/>
            <w:left w:val="none" w:sz="0" w:space="0" w:color="auto"/>
            <w:bottom w:val="none" w:sz="0" w:space="0" w:color="auto"/>
            <w:right w:val="none" w:sz="0" w:space="0" w:color="auto"/>
          </w:divBdr>
        </w:div>
        <w:div w:id="329407107">
          <w:marLeft w:val="640"/>
          <w:marRight w:val="0"/>
          <w:marTop w:val="0"/>
          <w:marBottom w:val="0"/>
          <w:divBdr>
            <w:top w:val="none" w:sz="0" w:space="0" w:color="auto"/>
            <w:left w:val="none" w:sz="0" w:space="0" w:color="auto"/>
            <w:bottom w:val="none" w:sz="0" w:space="0" w:color="auto"/>
            <w:right w:val="none" w:sz="0" w:space="0" w:color="auto"/>
          </w:divBdr>
        </w:div>
        <w:div w:id="2094350331">
          <w:marLeft w:val="640"/>
          <w:marRight w:val="0"/>
          <w:marTop w:val="0"/>
          <w:marBottom w:val="0"/>
          <w:divBdr>
            <w:top w:val="none" w:sz="0" w:space="0" w:color="auto"/>
            <w:left w:val="none" w:sz="0" w:space="0" w:color="auto"/>
            <w:bottom w:val="none" w:sz="0" w:space="0" w:color="auto"/>
            <w:right w:val="none" w:sz="0" w:space="0" w:color="auto"/>
          </w:divBdr>
        </w:div>
        <w:div w:id="230114791">
          <w:marLeft w:val="640"/>
          <w:marRight w:val="0"/>
          <w:marTop w:val="0"/>
          <w:marBottom w:val="0"/>
          <w:divBdr>
            <w:top w:val="none" w:sz="0" w:space="0" w:color="auto"/>
            <w:left w:val="none" w:sz="0" w:space="0" w:color="auto"/>
            <w:bottom w:val="none" w:sz="0" w:space="0" w:color="auto"/>
            <w:right w:val="none" w:sz="0" w:space="0" w:color="auto"/>
          </w:divBdr>
        </w:div>
        <w:div w:id="1428228739">
          <w:marLeft w:val="640"/>
          <w:marRight w:val="0"/>
          <w:marTop w:val="0"/>
          <w:marBottom w:val="0"/>
          <w:divBdr>
            <w:top w:val="none" w:sz="0" w:space="0" w:color="auto"/>
            <w:left w:val="none" w:sz="0" w:space="0" w:color="auto"/>
            <w:bottom w:val="none" w:sz="0" w:space="0" w:color="auto"/>
            <w:right w:val="none" w:sz="0" w:space="0" w:color="auto"/>
          </w:divBdr>
        </w:div>
        <w:div w:id="1049303079">
          <w:marLeft w:val="640"/>
          <w:marRight w:val="0"/>
          <w:marTop w:val="0"/>
          <w:marBottom w:val="0"/>
          <w:divBdr>
            <w:top w:val="none" w:sz="0" w:space="0" w:color="auto"/>
            <w:left w:val="none" w:sz="0" w:space="0" w:color="auto"/>
            <w:bottom w:val="none" w:sz="0" w:space="0" w:color="auto"/>
            <w:right w:val="none" w:sz="0" w:space="0" w:color="auto"/>
          </w:divBdr>
        </w:div>
        <w:div w:id="280692610">
          <w:marLeft w:val="640"/>
          <w:marRight w:val="0"/>
          <w:marTop w:val="0"/>
          <w:marBottom w:val="0"/>
          <w:divBdr>
            <w:top w:val="none" w:sz="0" w:space="0" w:color="auto"/>
            <w:left w:val="none" w:sz="0" w:space="0" w:color="auto"/>
            <w:bottom w:val="none" w:sz="0" w:space="0" w:color="auto"/>
            <w:right w:val="none" w:sz="0" w:space="0" w:color="auto"/>
          </w:divBdr>
        </w:div>
        <w:div w:id="2109690697">
          <w:marLeft w:val="640"/>
          <w:marRight w:val="0"/>
          <w:marTop w:val="0"/>
          <w:marBottom w:val="0"/>
          <w:divBdr>
            <w:top w:val="none" w:sz="0" w:space="0" w:color="auto"/>
            <w:left w:val="none" w:sz="0" w:space="0" w:color="auto"/>
            <w:bottom w:val="none" w:sz="0" w:space="0" w:color="auto"/>
            <w:right w:val="none" w:sz="0" w:space="0" w:color="auto"/>
          </w:divBdr>
        </w:div>
        <w:div w:id="1082337414">
          <w:marLeft w:val="640"/>
          <w:marRight w:val="0"/>
          <w:marTop w:val="0"/>
          <w:marBottom w:val="0"/>
          <w:divBdr>
            <w:top w:val="none" w:sz="0" w:space="0" w:color="auto"/>
            <w:left w:val="none" w:sz="0" w:space="0" w:color="auto"/>
            <w:bottom w:val="none" w:sz="0" w:space="0" w:color="auto"/>
            <w:right w:val="none" w:sz="0" w:space="0" w:color="auto"/>
          </w:divBdr>
        </w:div>
        <w:div w:id="652610879">
          <w:marLeft w:val="640"/>
          <w:marRight w:val="0"/>
          <w:marTop w:val="0"/>
          <w:marBottom w:val="0"/>
          <w:divBdr>
            <w:top w:val="none" w:sz="0" w:space="0" w:color="auto"/>
            <w:left w:val="none" w:sz="0" w:space="0" w:color="auto"/>
            <w:bottom w:val="none" w:sz="0" w:space="0" w:color="auto"/>
            <w:right w:val="none" w:sz="0" w:space="0" w:color="auto"/>
          </w:divBdr>
        </w:div>
        <w:div w:id="943074471">
          <w:marLeft w:val="640"/>
          <w:marRight w:val="0"/>
          <w:marTop w:val="0"/>
          <w:marBottom w:val="0"/>
          <w:divBdr>
            <w:top w:val="none" w:sz="0" w:space="0" w:color="auto"/>
            <w:left w:val="none" w:sz="0" w:space="0" w:color="auto"/>
            <w:bottom w:val="none" w:sz="0" w:space="0" w:color="auto"/>
            <w:right w:val="none" w:sz="0" w:space="0" w:color="auto"/>
          </w:divBdr>
        </w:div>
        <w:div w:id="419181814">
          <w:marLeft w:val="640"/>
          <w:marRight w:val="0"/>
          <w:marTop w:val="0"/>
          <w:marBottom w:val="0"/>
          <w:divBdr>
            <w:top w:val="none" w:sz="0" w:space="0" w:color="auto"/>
            <w:left w:val="none" w:sz="0" w:space="0" w:color="auto"/>
            <w:bottom w:val="none" w:sz="0" w:space="0" w:color="auto"/>
            <w:right w:val="none" w:sz="0" w:space="0" w:color="auto"/>
          </w:divBdr>
        </w:div>
        <w:div w:id="1809861115">
          <w:marLeft w:val="640"/>
          <w:marRight w:val="0"/>
          <w:marTop w:val="0"/>
          <w:marBottom w:val="0"/>
          <w:divBdr>
            <w:top w:val="none" w:sz="0" w:space="0" w:color="auto"/>
            <w:left w:val="none" w:sz="0" w:space="0" w:color="auto"/>
            <w:bottom w:val="none" w:sz="0" w:space="0" w:color="auto"/>
            <w:right w:val="none" w:sz="0" w:space="0" w:color="auto"/>
          </w:divBdr>
        </w:div>
        <w:div w:id="1049842235">
          <w:marLeft w:val="640"/>
          <w:marRight w:val="0"/>
          <w:marTop w:val="0"/>
          <w:marBottom w:val="0"/>
          <w:divBdr>
            <w:top w:val="none" w:sz="0" w:space="0" w:color="auto"/>
            <w:left w:val="none" w:sz="0" w:space="0" w:color="auto"/>
            <w:bottom w:val="none" w:sz="0" w:space="0" w:color="auto"/>
            <w:right w:val="none" w:sz="0" w:space="0" w:color="auto"/>
          </w:divBdr>
        </w:div>
        <w:div w:id="1154295780">
          <w:marLeft w:val="640"/>
          <w:marRight w:val="0"/>
          <w:marTop w:val="0"/>
          <w:marBottom w:val="0"/>
          <w:divBdr>
            <w:top w:val="none" w:sz="0" w:space="0" w:color="auto"/>
            <w:left w:val="none" w:sz="0" w:space="0" w:color="auto"/>
            <w:bottom w:val="none" w:sz="0" w:space="0" w:color="auto"/>
            <w:right w:val="none" w:sz="0" w:space="0" w:color="auto"/>
          </w:divBdr>
        </w:div>
        <w:div w:id="1740979584">
          <w:marLeft w:val="640"/>
          <w:marRight w:val="0"/>
          <w:marTop w:val="0"/>
          <w:marBottom w:val="0"/>
          <w:divBdr>
            <w:top w:val="none" w:sz="0" w:space="0" w:color="auto"/>
            <w:left w:val="none" w:sz="0" w:space="0" w:color="auto"/>
            <w:bottom w:val="none" w:sz="0" w:space="0" w:color="auto"/>
            <w:right w:val="none" w:sz="0" w:space="0" w:color="auto"/>
          </w:divBdr>
        </w:div>
        <w:div w:id="25106280">
          <w:marLeft w:val="640"/>
          <w:marRight w:val="0"/>
          <w:marTop w:val="0"/>
          <w:marBottom w:val="0"/>
          <w:divBdr>
            <w:top w:val="none" w:sz="0" w:space="0" w:color="auto"/>
            <w:left w:val="none" w:sz="0" w:space="0" w:color="auto"/>
            <w:bottom w:val="none" w:sz="0" w:space="0" w:color="auto"/>
            <w:right w:val="none" w:sz="0" w:space="0" w:color="auto"/>
          </w:divBdr>
        </w:div>
        <w:div w:id="2127265040">
          <w:marLeft w:val="640"/>
          <w:marRight w:val="0"/>
          <w:marTop w:val="0"/>
          <w:marBottom w:val="0"/>
          <w:divBdr>
            <w:top w:val="none" w:sz="0" w:space="0" w:color="auto"/>
            <w:left w:val="none" w:sz="0" w:space="0" w:color="auto"/>
            <w:bottom w:val="none" w:sz="0" w:space="0" w:color="auto"/>
            <w:right w:val="none" w:sz="0" w:space="0" w:color="auto"/>
          </w:divBdr>
        </w:div>
        <w:div w:id="2006854425">
          <w:marLeft w:val="640"/>
          <w:marRight w:val="0"/>
          <w:marTop w:val="0"/>
          <w:marBottom w:val="0"/>
          <w:divBdr>
            <w:top w:val="none" w:sz="0" w:space="0" w:color="auto"/>
            <w:left w:val="none" w:sz="0" w:space="0" w:color="auto"/>
            <w:bottom w:val="none" w:sz="0" w:space="0" w:color="auto"/>
            <w:right w:val="none" w:sz="0" w:space="0" w:color="auto"/>
          </w:divBdr>
        </w:div>
        <w:div w:id="1613856333">
          <w:marLeft w:val="640"/>
          <w:marRight w:val="0"/>
          <w:marTop w:val="0"/>
          <w:marBottom w:val="0"/>
          <w:divBdr>
            <w:top w:val="none" w:sz="0" w:space="0" w:color="auto"/>
            <w:left w:val="none" w:sz="0" w:space="0" w:color="auto"/>
            <w:bottom w:val="none" w:sz="0" w:space="0" w:color="auto"/>
            <w:right w:val="none" w:sz="0" w:space="0" w:color="auto"/>
          </w:divBdr>
        </w:div>
        <w:div w:id="219631215">
          <w:marLeft w:val="640"/>
          <w:marRight w:val="0"/>
          <w:marTop w:val="0"/>
          <w:marBottom w:val="0"/>
          <w:divBdr>
            <w:top w:val="none" w:sz="0" w:space="0" w:color="auto"/>
            <w:left w:val="none" w:sz="0" w:space="0" w:color="auto"/>
            <w:bottom w:val="none" w:sz="0" w:space="0" w:color="auto"/>
            <w:right w:val="none" w:sz="0" w:space="0" w:color="auto"/>
          </w:divBdr>
        </w:div>
        <w:div w:id="548229597">
          <w:marLeft w:val="640"/>
          <w:marRight w:val="0"/>
          <w:marTop w:val="0"/>
          <w:marBottom w:val="0"/>
          <w:divBdr>
            <w:top w:val="none" w:sz="0" w:space="0" w:color="auto"/>
            <w:left w:val="none" w:sz="0" w:space="0" w:color="auto"/>
            <w:bottom w:val="none" w:sz="0" w:space="0" w:color="auto"/>
            <w:right w:val="none" w:sz="0" w:space="0" w:color="auto"/>
          </w:divBdr>
        </w:div>
        <w:div w:id="859271162">
          <w:marLeft w:val="640"/>
          <w:marRight w:val="0"/>
          <w:marTop w:val="0"/>
          <w:marBottom w:val="0"/>
          <w:divBdr>
            <w:top w:val="none" w:sz="0" w:space="0" w:color="auto"/>
            <w:left w:val="none" w:sz="0" w:space="0" w:color="auto"/>
            <w:bottom w:val="none" w:sz="0" w:space="0" w:color="auto"/>
            <w:right w:val="none" w:sz="0" w:space="0" w:color="auto"/>
          </w:divBdr>
        </w:div>
        <w:div w:id="2119521720">
          <w:marLeft w:val="640"/>
          <w:marRight w:val="0"/>
          <w:marTop w:val="0"/>
          <w:marBottom w:val="0"/>
          <w:divBdr>
            <w:top w:val="none" w:sz="0" w:space="0" w:color="auto"/>
            <w:left w:val="none" w:sz="0" w:space="0" w:color="auto"/>
            <w:bottom w:val="none" w:sz="0" w:space="0" w:color="auto"/>
            <w:right w:val="none" w:sz="0" w:space="0" w:color="auto"/>
          </w:divBdr>
        </w:div>
        <w:div w:id="372774175">
          <w:marLeft w:val="640"/>
          <w:marRight w:val="0"/>
          <w:marTop w:val="0"/>
          <w:marBottom w:val="0"/>
          <w:divBdr>
            <w:top w:val="none" w:sz="0" w:space="0" w:color="auto"/>
            <w:left w:val="none" w:sz="0" w:space="0" w:color="auto"/>
            <w:bottom w:val="none" w:sz="0" w:space="0" w:color="auto"/>
            <w:right w:val="none" w:sz="0" w:space="0" w:color="auto"/>
          </w:divBdr>
        </w:div>
        <w:div w:id="1506555676">
          <w:marLeft w:val="640"/>
          <w:marRight w:val="0"/>
          <w:marTop w:val="0"/>
          <w:marBottom w:val="0"/>
          <w:divBdr>
            <w:top w:val="none" w:sz="0" w:space="0" w:color="auto"/>
            <w:left w:val="none" w:sz="0" w:space="0" w:color="auto"/>
            <w:bottom w:val="none" w:sz="0" w:space="0" w:color="auto"/>
            <w:right w:val="none" w:sz="0" w:space="0" w:color="auto"/>
          </w:divBdr>
        </w:div>
        <w:div w:id="1401903777">
          <w:marLeft w:val="640"/>
          <w:marRight w:val="0"/>
          <w:marTop w:val="0"/>
          <w:marBottom w:val="0"/>
          <w:divBdr>
            <w:top w:val="none" w:sz="0" w:space="0" w:color="auto"/>
            <w:left w:val="none" w:sz="0" w:space="0" w:color="auto"/>
            <w:bottom w:val="none" w:sz="0" w:space="0" w:color="auto"/>
            <w:right w:val="none" w:sz="0" w:space="0" w:color="auto"/>
          </w:divBdr>
        </w:div>
        <w:div w:id="1745377054">
          <w:marLeft w:val="640"/>
          <w:marRight w:val="0"/>
          <w:marTop w:val="0"/>
          <w:marBottom w:val="0"/>
          <w:divBdr>
            <w:top w:val="none" w:sz="0" w:space="0" w:color="auto"/>
            <w:left w:val="none" w:sz="0" w:space="0" w:color="auto"/>
            <w:bottom w:val="none" w:sz="0" w:space="0" w:color="auto"/>
            <w:right w:val="none" w:sz="0" w:space="0" w:color="auto"/>
          </w:divBdr>
        </w:div>
        <w:div w:id="942802158">
          <w:marLeft w:val="640"/>
          <w:marRight w:val="0"/>
          <w:marTop w:val="0"/>
          <w:marBottom w:val="0"/>
          <w:divBdr>
            <w:top w:val="none" w:sz="0" w:space="0" w:color="auto"/>
            <w:left w:val="none" w:sz="0" w:space="0" w:color="auto"/>
            <w:bottom w:val="none" w:sz="0" w:space="0" w:color="auto"/>
            <w:right w:val="none" w:sz="0" w:space="0" w:color="auto"/>
          </w:divBdr>
        </w:div>
        <w:div w:id="915820831">
          <w:marLeft w:val="640"/>
          <w:marRight w:val="0"/>
          <w:marTop w:val="0"/>
          <w:marBottom w:val="0"/>
          <w:divBdr>
            <w:top w:val="none" w:sz="0" w:space="0" w:color="auto"/>
            <w:left w:val="none" w:sz="0" w:space="0" w:color="auto"/>
            <w:bottom w:val="none" w:sz="0" w:space="0" w:color="auto"/>
            <w:right w:val="none" w:sz="0" w:space="0" w:color="auto"/>
          </w:divBdr>
        </w:div>
        <w:div w:id="954943076">
          <w:marLeft w:val="640"/>
          <w:marRight w:val="0"/>
          <w:marTop w:val="0"/>
          <w:marBottom w:val="0"/>
          <w:divBdr>
            <w:top w:val="none" w:sz="0" w:space="0" w:color="auto"/>
            <w:left w:val="none" w:sz="0" w:space="0" w:color="auto"/>
            <w:bottom w:val="none" w:sz="0" w:space="0" w:color="auto"/>
            <w:right w:val="none" w:sz="0" w:space="0" w:color="auto"/>
          </w:divBdr>
        </w:div>
        <w:div w:id="362094298">
          <w:marLeft w:val="640"/>
          <w:marRight w:val="0"/>
          <w:marTop w:val="0"/>
          <w:marBottom w:val="0"/>
          <w:divBdr>
            <w:top w:val="none" w:sz="0" w:space="0" w:color="auto"/>
            <w:left w:val="none" w:sz="0" w:space="0" w:color="auto"/>
            <w:bottom w:val="none" w:sz="0" w:space="0" w:color="auto"/>
            <w:right w:val="none" w:sz="0" w:space="0" w:color="auto"/>
          </w:divBdr>
        </w:div>
        <w:div w:id="275255361">
          <w:marLeft w:val="640"/>
          <w:marRight w:val="0"/>
          <w:marTop w:val="0"/>
          <w:marBottom w:val="0"/>
          <w:divBdr>
            <w:top w:val="none" w:sz="0" w:space="0" w:color="auto"/>
            <w:left w:val="none" w:sz="0" w:space="0" w:color="auto"/>
            <w:bottom w:val="none" w:sz="0" w:space="0" w:color="auto"/>
            <w:right w:val="none" w:sz="0" w:space="0" w:color="auto"/>
          </w:divBdr>
        </w:div>
        <w:div w:id="416899154">
          <w:marLeft w:val="640"/>
          <w:marRight w:val="0"/>
          <w:marTop w:val="0"/>
          <w:marBottom w:val="0"/>
          <w:divBdr>
            <w:top w:val="none" w:sz="0" w:space="0" w:color="auto"/>
            <w:left w:val="none" w:sz="0" w:space="0" w:color="auto"/>
            <w:bottom w:val="none" w:sz="0" w:space="0" w:color="auto"/>
            <w:right w:val="none" w:sz="0" w:space="0" w:color="auto"/>
          </w:divBdr>
        </w:div>
        <w:div w:id="1179544110">
          <w:marLeft w:val="640"/>
          <w:marRight w:val="0"/>
          <w:marTop w:val="0"/>
          <w:marBottom w:val="0"/>
          <w:divBdr>
            <w:top w:val="none" w:sz="0" w:space="0" w:color="auto"/>
            <w:left w:val="none" w:sz="0" w:space="0" w:color="auto"/>
            <w:bottom w:val="none" w:sz="0" w:space="0" w:color="auto"/>
            <w:right w:val="none" w:sz="0" w:space="0" w:color="auto"/>
          </w:divBdr>
        </w:div>
        <w:div w:id="138574763">
          <w:marLeft w:val="640"/>
          <w:marRight w:val="0"/>
          <w:marTop w:val="0"/>
          <w:marBottom w:val="0"/>
          <w:divBdr>
            <w:top w:val="none" w:sz="0" w:space="0" w:color="auto"/>
            <w:left w:val="none" w:sz="0" w:space="0" w:color="auto"/>
            <w:bottom w:val="none" w:sz="0" w:space="0" w:color="auto"/>
            <w:right w:val="none" w:sz="0" w:space="0" w:color="auto"/>
          </w:divBdr>
        </w:div>
        <w:div w:id="1848135385">
          <w:marLeft w:val="640"/>
          <w:marRight w:val="0"/>
          <w:marTop w:val="0"/>
          <w:marBottom w:val="0"/>
          <w:divBdr>
            <w:top w:val="none" w:sz="0" w:space="0" w:color="auto"/>
            <w:left w:val="none" w:sz="0" w:space="0" w:color="auto"/>
            <w:bottom w:val="none" w:sz="0" w:space="0" w:color="auto"/>
            <w:right w:val="none" w:sz="0" w:space="0" w:color="auto"/>
          </w:divBdr>
        </w:div>
        <w:div w:id="1817801541">
          <w:marLeft w:val="640"/>
          <w:marRight w:val="0"/>
          <w:marTop w:val="0"/>
          <w:marBottom w:val="0"/>
          <w:divBdr>
            <w:top w:val="none" w:sz="0" w:space="0" w:color="auto"/>
            <w:left w:val="none" w:sz="0" w:space="0" w:color="auto"/>
            <w:bottom w:val="none" w:sz="0" w:space="0" w:color="auto"/>
            <w:right w:val="none" w:sz="0" w:space="0" w:color="auto"/>
          </w:divBdr>
        </w:div>
        <w:div w:id="1037506736">
          <w:marLeft w:val="640"/>
          <w:marRight w:val="0"/>
          <w:marTop w:val="0"/>
          <w:marBottom w:val="0"/>
          <w:divBdr>
            <w:top w:val="none" w:sz="0" w:space="0" w:color="auto"/>
            <w:left w:val="none" w:sz="0" w:space="0" w:color="auto"/>
            <w:bottom w:val="none" w:sz="0" w:space="0" w:color="auto"/>
            <w:right w:val="none" w:sz="0" w:space="0" w:color="auto"/>
          </w:divBdr>
        </w:div>
        <w:div w:id="598760803">
          <w:marLeft w:val="640"/>
          <w:marRight w:val="0"/>
          <w:marTop w:val="0"/>
          <w:marBottom w:val="0"/>
          <w:divBdr>
            <w:top w:val="none" w:sz="0" w:space="0" w:color="auto"/>
            <w:left w:val="none" w:sz="0" w:space="0" w:color="auto"/>
            <w:bottom w:val="none" w:sz="0" w:space="0" w:color="auto"/>
            <w:right w:val="none" w:sz="0" w:space="0" w:color="auto"/>
          </w:divBdr>
        </w:div>
        <w:div w:id="1300842741">
          <w:marLeft w:val="640"/>
          <w:marRight w:val="0"/>
          <w:marTop w:val="0"/>
          <w:marBottom w:val="0"/>
          <w:divBdr>
            <w:top w:val="none" w:sz="0" w:space="0" w:color="auto"/>
            <w:left w:val="none" w:sz="0" w:space="0" w:color="auto"/>
            <w:bottom w:val="none" w:sz="0" w:space="0" w:color="auto"/>
            <w:right w:val="none" w:sz="0" w:space="0" w:color="auto"/>
          </w:divBdr>
        </w:div>
        <w:div w:id="1827936914">
          <w:marLeft w:val="640"/>
          <w:marRight w:val="0"/>
          <w:marTop w:val="0"/>
          <w:marBottom w:val="0"/>
          <w:divBdr>
            <w:top w:val="none" w:sz="0" w:space="0" w:color="auto"/>
            <w:left w:val="none" w:sz="0" w:space="0" w:color="auto"/>
            <w:bottom w:val="none" w:sz="0" w:space="0" w:color="auto"/>
            <w:right w:val="none" w:sz="0" w:space="0" w:color="auto"/>
          </w:divBdr>
        </w:div>
        <w:div w:id="1806464404">
          <w:marLeft w:val="640"/>
          <w:marRight w:val="0"/>
          <w:marTop w:val="0"/>
          <w:marBottom w:val="0"/>
          <w:divBdr>
            <w:top w:val="none" w:sz="0" w:space="0" w:color="auto"/>
            <w:left w:val="none" w:sz="0" w:space="0" w:color="auto"/>
            <w:bottom w:val="none" w:sz="0" w:space="0" w:color="auto"/>
            <w:right w:val="none" w:sz="0" w:space="0" w:color="auto"/>
          </w:divBdr>
        </w:div>
        <w:div w:id="1796605767">
          <w:marLeft w:val="640"/>
          <w:marRight w:val="0"/>
          <w:marTop w:val="0"/>
          <w:marBottom w:val="0"/>
          <w:divBdr>
            <w:top w:val="none" w:sz="0" w:space="0" w:color="auto"/>
            <w:left w:val="none" w:sz="0" w:space="0" w:color="auto"/>
            <w:bottom w:val="none" w:sz="0" w:space="0" w:color="auto"/>
            <w:right w:val="none" w:sz="0" w:space="0" w:color="auto"/>
          </w:divBdr>
        </w:div>
        <w:div w:id="837385130">
          <w:marLeft w:val="640"/>
          <w:marRight w:val="0"/>
          <w:marTop w:val="0"/>
          <w:marBottom w:val="0"/>
          <w:divBdr>
            <w:top w:val="none" w:sz="0" w:space="0" w:color="auto"/>
            <w:left w:val="none" w:sz="0" w:space="0" w:color="auto"/>
            <w:bottom w:val="none" w:sz="0" w:space="0" w:color="auto"/>
            <w:right w:val="none" w:sz="0" w:space="0" w:color="auto"/>
          </w:divBdr>
        </w:div>
        <w:div w:id="1744374562">
          <w:marLeft w:val="640"/>
          <w:marRight w:val="0"/>
          <w:marTop w:val="0"/>
          <w:marBottom w:val="0"/>
          <w:divBdr>
            <w:top w:val="none" w:sz="0" w:space="0" w:color="auto"/>
            <w:left w:val="none" w:sz="0" w:space="0" w:color="auto"/>
            <w:bottom w:val="none" w:sz="0" w:space="0" w:color="auto"/>
            <w:right w:val="none" w:sz="0" w:space="0" w:color="auto"/>
          </w:divBdr>
        </w:div>
        <w:div w:id="672415200">
          <w:marLeft w:val="640"/>
          <w:marRight w:val="0"/>
          <w:marTop w:val="0"/>
          <w:marBottom w:val="0"/>
          <w:divBdr>
            <w:top w:val="none" w:sz="0" w:space="0" w:color="auto"/>
            <w:left w:val="none" w:sz="0" w:space="0" w:color="auto"/>
            <w:bottom w:val="none" w:sz="0" w:space="0" w:color="auto"/>
            <w:right w:val="none" w:sz="0" w:space="0" w:color="auto"/>
          </w:divBdr>
        </w:div>
        <w:div w:id="1467628710">
          <w:marLeft w:val="640"/>
          <w:marRight w:val="0"/>
          <w:marTop w:val="0"/>
          <w:marBottom w:val="0"/>
          <w:divBdr>
            <w:top w:val="none" w:sz="0" w:space="0" w:color="auto"/>
            <w:left w:val="none" w:sz="0" w:space="0" w:color="auto"/>
            <w:bottom w:val="none" w:sz="0" w:space="0" w:color="auto"/>
            <w:right w:val="none" w:sz="0" w:space="0" w:color="auto"/>
          </w:divBdr>
        </w:div>
        <w:div w:id="1382709828">
          <w:marLeft w:val="640"/>
          <w:marRight w:val="0"/>
          <w:marTop w:val="0"/>
          <w:marBottom w:val="0"/>
          <w:divBdr>
            <w:top w:val="none" w:sz="0" w:space="0" w:color="auto"/>
            <w:left w:val="none" w:sz="0" w:space="0" w:color="auto"/>
            <w:bottom w:val="none" w:sz="0" w:space="0" w:color="auto"/>
            <w:right w:val="none" w:sz="0" w:space="0" w:color="auto"/>
          </w:divBdr>
        </w:div>
        <w:div w:id="765425639">
          <w:marLeft w:val="640"/>
          <w:marRight w:val="0"/>
          <w:marTop w:val="0"/>
          <w:marBottom w:val="0"/>
          <w:divBdr>
            <w:top w:val="none" w:sz="0" w:space="0" w:color="auto"/>
            <w:left w:val="none" w:sz="0" w:space="0" w:color="auto"/>
            <w:bottom w:val="none" w:sz="0" w:space="0" w:color="auto"/>
            <w:right w:val="none" w:sz="0" w:space="0" w:color="auto"/>
          </w:divBdr>
        </w:div>
        <w:div w:id="172576600">
          <w:marLeft w:val="640"/>
          <w:marRight w:val="0"/>
          <w:marTop w:val="0"/>
          <w:marBottom w:val="0"/>
          <w:divBdr>
            <w:top w:val="none" w:sz="0" w:space="0" w:color="auto"/>
            <w:left w:val="none" w:sz="0" w:space="0" w:color="auto"/>
            <w:bottom w:val="none" w:sz="0" w:space="0" w:color="auto"/>
            <w:right w:val="none" w:sz="0" w:space="0" w:color="auto"/>
          </w:divBdr>
        </w:div>
        <w:div w:id="36056096">
          <w:marLeft w:val="640"/>
          <w:marRight w:val="0"/>
          <w:marTop w:val="0"/>
          <w:marBottom w:val="0"/>
          <w:divBdr>
            <w:top w:val="none" w:sz="0" w:space="0" w:color="auto"/>
            <w:left w:val="none" w:sz="0" w:space="0" w:color="auto"/>
            <w:bottom w:val="none" w:sz="0" w:space="0" w:color="auto"/>
            <w:right w:val="none" w:sz="0" w:space="0" w:color="auto"/>
          </w:divBdr>
        </w:div>
        <w:div w:id="1452161788">
          <w:marLeft w:val="640"/>
          <w:marRight w:val="0"/>
          <w:marTop w:val="0"/>
          <w:marBottom w:val="0"/>
          <w:divBdr>
            <w:top w:val="none" w:sz="0" w:space="0" w:color="auto"/>
            <w:left w:val="none" w:sz="0" w:space="0" w:color="auto"/>
            <w:bottom w:val="none" w:sz="0" w:space="0" w:color="auto"/>
            <w:right w:val="none" w:sz="0" w:space="0" w:color="auto"/>
          </w:divBdr>
        </w:div>
        <w:div w:id="1989281143">
          <w:marLeft w:val="640"/>
          <w:marRight w:val="0"/>
          <w:marTop w:val="0"/>
          <w:marBottom w:val="0"/>
          <w:divBdr>
            <w:top w:val="none" w:sz="0" w:space="0" w:color="auto"/>
            <w:left w:val="none" w:sz="0" w:space="0" w:color="auto"/>
            <w:bottom w:val="none" w:sz="0" w:space="0" w:color="auto"/>
            <w:right w:val="none" w:sz="0" w:space="0" w:color="auto"/>
          </w:divBdr>
        </w:div>
        <w:div w:id="686325656">
          <w:marLeft w:val="640"/>
          <w:marRight w:val="0"/>
          <w:marTop w:val="0"/>
          <w:marBottom w:val="0"/>
          <w:divBdr>
            <w:top w:val="none" w:sz="0" w:space="0" w:color="auto"/>
            <w:left w:val="none" w:sz="0" w:space="0" w:color="auto"/>
            <w:bottom w:val="none" w:sz="0" w:space="0" w:color="auto"/>
            <w:right w:val="none" w:sz="0" w:space="0" w:color="auto"/>
          </w:divBdr>
        </w:div>
        <w:div w:id="237785077">
          <w:marLeft w:val="640"/>
          <w:marRight w:val="0"/>
          <w:marTop w:val="0"/>
          <w:marBottom w:val="0"/>
          <w:divBdr>
            <w:top w:val="none" w:sz="0" w:space="0" w:color="auto"/>
            <w:left w:val="none" w:sz="0" w:space="0" w:color="auto"/>
            <w:bottom w:val="none" w:sz="0" w:space="0" w:color="auto"/>
            <w:right w:val="none" w:sz="0" w:space="0" w:color="auto"/>
          </w:divBdr>
        </w:div>
        <w:div w:id="90206429">
          <w:marLeft w:val="640"/>
          <w:marRight w:val="0"/>
          <w:marTop w:val="0"/>
          <w:marBottom w:val="0"/>
          <w:divBdr>
            <w:top w:val="none" w:sz="0" w:space="0" w:color="auto"/>
            <w:left w:val="none" w:sz="0" w:space="0" w:color="auto"/>
            <w:bottom w:val="none" w:sz="0" w:space="0" w:color="auto"/>
            <w:right w:val="none" w:sz="0" w:space="0" w:color="auto"/>
          </w:divBdr>
        </w:div>
        <w:div w:id="1721712994">
          <w:marLeft w:val="640"/>
          <w:marRight w:val="0"/>
          <w:marTop w:val="0"/>
          <w:marBottom w:val="0"/>
          <w:divBdr>
            <w:top w:val="none" w:sz="0" w:space="0" w:color="auto"/>
            <w:left w:val="none" w:sz="0" w:space="0" w:color="auto"/>
            <w:bottom w:val="none" w:sz="0" w:space="0" w:color="auto"/>
            <w:right w:val="none" w:sz="0" w:space="0" w:color="auto"/>
          </w:divBdr>
        </w:div>
        <w:div w:id="1880624742">
          <w:marLeft w:val="640"/>
          <w:marRight w:val="0"/>
          <w:marTop w:val="0"/>
          <w:marBottom w:val="0"/>
          <w:divBdr>
            <w:top w:val="none" w:sz="0" w:space="0" w:color="auto"/>
            <w:left w:val="none" w:sz="0" w:space="0" w:color="auto"/>
            <w:bottom w:val="none" w:sz="0" w:space="0" w:color="auto"/>
            <w:right w:val="none" w:sz="0" w:space="0" w:color="auto"/>
          </w:divBdr>
        </w:div>
        <w:div w:id="1690795073">
          <w:marLeft w:val="640"/>
          <w:marRight w:val="0"/>
          <w:marTop w:val="0"/>
          <w:marBottom w:val="0"/>
          <w:divBdr>
            <w:top w:val="none" w:sz="0" w:space="0" w:color="auto"/>
            <w:left w:val="none" w:sz="0" w:space="0" w:color="auto"/>
            <w:bottom w:val="none" w:sz="0" w:space="0" w:color="auto"/>
            <w:right w:val="none" w:sz="0" w:space="0" w:color="auto"/>
          </w:divBdr>
        </w:div>
        <w:div w:id="1783305166">
          <w:marLeft w:val="640"/>
          <w:marRight w:val="0"/>
          <w:marTop w:val="0"/>
          <w:marBottom w:val="0"/>
          <w:divBdr>
            <w:top w:val="none" w:sz="0" w:space="0" w:color="auto"/>
            <w:left w:val="none" w:sz="0" w:space="0" w:color="auto"/>
            <w:bottom w:val="none" w:sz="0" w:space="0" w:color="auto"/>
            <w:right w:val="none" w:sz="0" w:space="0" w:color="auto"/>
          </w:divBdr>
        </w:div>
        <w:div w:id="1539586259">
          <w:marLeft w:val="640"/>
          <w:marRight w:val="0"/>
          <w:marTop w:val="0"/>
          <w:marBottom w:val="0"/>
          <w:divBdr>
            <w:top w:val="none" w:sz="0" w:space="0" w:color="auto"/>
            <w:left w:val="none" w:sz="0" w:space="0" w:color="auto"/>
            <w:bottom w:val="none" w:sz="0" w:space="0" w:color="auto"/>
            <w:right w:val="none" w:sz="0" w:space="0" w:color="auto"/>
          </w:divBdr>
        </w:div>
        <w:div w:id="539903917">
          <w:marLeft w:val="640"/>
          <w:marRight w:val="0"/>
          <w:marTop w:val="0"/>
          <w:marBottom w:val="0"/>
          <w:divBdr>
            <w:top w:val="none" w:sz="0" w:space="0" w:color="auto"/>
            <w:left w:val="none" w:sz="0" w:space="0" w:color="auto"/>
            <w:bottom w:val="none" w:sz="0" w:space="0" w:color="auto"/>
            <w:right w:val="none" w:sz="0" w:space="0" w:color="auto"/>
          </w:divBdr>
        </w:div>
        <w:div w:id="1489516282">
          <w:marLeft w:val="640"/>
          <w:marRight w:val="0"/>
          <w:marTop w:val="0"/>
          <w:marBottom w:val="0"/>
          <w:divBdr>
            <w:top w:val="none" w:sz="0" w:space="0" w:color="auto"/>
            <w:left w:val="none" w:sz="0" w:space="0" w:color="auto"/>
            <w:bottom w:val="none" w:sz="0" w:space="0" w:color="auto"/>
            <w:right w:val="none" w:sz="0" w:space="0" w:color="auto"/>
          </w:divBdr>
        </w:div>
        <w:div w:id="765923896">
          <w:marLeft w:val="640"/>
          <w:marRight w:val="0"/>
          <w:marTop w:val="0"/>
          <w:marBottom w:val="0"/>
          <w:divBdr>
            <w:top w:val="none" w:sz="0" w:space="0" w:color="auto"/>
            <w:left w:val="none" w:sz="0" w:space="0" w:color="auto"/>
            <w:bottom w:val="none" w:sz="0" w:space="0" w:color="auto"/>
            <w:right w:val="none" w:sz="0" w:space="0" w:color="auto"/>
          </w:divBdr>
        </w:div>
        <w:div w:id="1851917160">
          <w:marLeft w:val="640"/>
          <w:marRight w:val="0"/>
          <w:marTop w:val="0"/>
          <w:marBottom w:val="0"/>
          <w:divBdr>
            <w:top w:val="none" w:sz="0" w:space="0" w:color="auto"/>
            <w:left w:val="none" w:sz="0" w:space="0" w:color="auto"/>
            <w:bottom w:val="none" w:sz="0" w:space="0" w:color="auto"/>
            <w:right w:val="none" w:sz="0" w:space="0" w:color="auto"/>
          </w:divBdr>
        </w:div>
        <w:div w:id="1200051355">
          <w:marLeft w:val="640"/>
          <w:marRight w:val="0"/>
          <w:marTop w:val="0"/>
          <w:marBottom w:val="0"/>
          <w:divBdr>
            <w:top w:val="none" w:sz="0" w:space="0" w:color="auto"/>
            <w:left w:val="none" w:sz="0" w:space="0" w:color="auto"/>
            <w:bottom w:val="none" w:sz="0" w:space="0" w:color="auto"/>
            <w:right w:val="none" w:sz="0" w:space="0" w:color="auto"/>
          </w:divBdr>
        </w:div>
        <w:div w:id="1288700749">
          <w:marLeft w:val="640"/>
          <w:marRight w:val="0"/>
          <w:marTop w:val="0"/>
          <w:marBottom w:val="0"/>
          <w:divBdr>
            <w:top w:val="none" w:sz="0" w:space="0" w:color="auto"/>
            <w:left w:val="none" w:sz="0" w:space="0" w:color="auto"/>
            <w:bottom w:val="none" w:sz="0" w:space="0" w:color="auto"/>
            <w:right w:val="none" w:sz="0" w:space="0" w:color="auto"/>
          </w:divBdr>
        </w:div>
        <w:div w:id="710492900">
          <w:marLeft w:val="640"/>
          <w:marRight w:val="0"/>
          <w:marTop w:val="0"/>
          <w:marBottom w:val="0"/>
          <w:divBdr>
            <w:top w:val="none" w:sz="0" w:space="0" w:color="auto"/>
            <w:left w:val="none" w:sz="0" w:space="0" w:color="auto"/>
            <w:bottom w:val="none" w:sz="0" w:space="0" w:color="auto"/>
            <w:right w:val="none" w:sz="0" w:space="0" w:color="auto"/>
          </w:divBdr>
        </w:div>
        <w:div w:id="1260868494">
          <w:marLeft w:val="640"/>
          <w:marRight w:val="0"/>
          <w:marTop w:val="0"/>
          <w:marBottom w:val="0"/>
          <w:divBdr>
            <w:top w:val="none" w:sz="0" w:space="0" w:color="auto"/>
            <w:left w:val="none" w:sz="0" w:space="0" w:color="auto"/>
            <w:bottom w:val="none" w:sz="0" w:space="0" w:color="auto"/>
            <w:right w:val="none" w:sz="0" w:space="0" w:color="auto"/>
          </w:divBdr>
        </w:div>
        <w:div w:id="493420545">
          <w:marLeft w:val="640"/>
          <w:marRight w:val="0"/>
          <w:marTop w:val="0"/>
          <w:marBottom w:val="0"/>
          <w:divBdr>
            <w:top w:val="none" w:sz="0" w:space="0" w:color="auto"/>
            <w:left w:val="none" w:sz="0" w:space="0" w:color="auto"/>
            <w:bottom w:val="none" w:sz="0" w:space="0" w:color="auto"/>
            <w:right w:val="none" w:sz="0" w:space="0" w:color="auto"/>
          </w:divBdr>
        </w:div>
        <w:div w:id="819735633">
          <w:marLeft w:val="640"/>
          <w:marRight w:val="0"/>
          <w:marTop w:val="0"/>
          <w:marBottom w:val="0"/>
          <w:divBdr>
            <w:top w:val="none" w:sz="0" w:space="0" w:color="auto"/>
            <w:left w:val="none" w:sz="0" w:space="0" w:color="auto"/>
            <w:bottom w:val="none" w:sz="0" w:space="0" w:color="auto"/>
            <w:right w:val="none" w:sz="0" w:space="0" w:color="auto"/>
          </w:divBdr>
        </w:div>
        <w:div w:id="753237760">
          <w:marLeft w:val="640"/>
          <w:marRight w:val="0"/>
          <w:marTop w:val="0"/>
          <w:marBottom w:val="0"/>
          <w:divBdr>
            <w:top w:val="none" w:sz="0" w:space="0" w:color="auto"/>
            <w:left w:val="none" w:sz="0" w:space="0" w:color="auto"/>
            <w:bottom w:val="none" w:sz="0" w:space="0" w:color="auto"/>
            <w:right w:val="none" w:sz="0" w:space="0" w:color="auto"/>
          </w:divBdr>
        </w:div>
        <w:div w:id="1523402139">
          <w:marLeft w:val="640"/>
          <w:marRight w:val="0"/>
          <w:marTop w:val="0"/>
          <w:marBottom w:val="0"/>
          <w:divBdr>
            <w:top w:val="none" w:sz="0" w:space="0" w:color="auto"/>
            <w:left w:val="none" w:sz="0" w:space="0" w:color="auto"/>
            <w:bottom w:val="none" w:sz="0" w:space="0" w:color="auto"/>
            <w:right w:val="none" w:sz="0" w:space="0" w:color="auto"/>
          </w:divBdr>
        </w:div>
        <w:div w:id="1736466193">
          <w:marLeft w:val="640"/>
          <w:marRight w:val="0"/>
          <w:marTop w:val="0"/>
          <w:marBottom w:val="0"/>
          <w:divBdr>
            <w:top w:val="none" w:sz="0" w:space="0" w:color="auto"/>
            <w:left w:val="none" w:sz="0" w:space="0" w:color="auto"/>
            <w:bottom w:val="none" w:sz="0" w:space="0" w:color="auto"/>
            <w:right w:val="none" w:sz="0" w:space="0" w:color="auto"/>
          </w:divBdr>
        </w:div>
        <w:div w:id="601912158">
          <w:marLeft w:val="640"/>
          <w:marRight w:val="0"/>
          <w:marTop w:val="0"/>
          <w:marBottom w:val="0"/>
          <w:divBdr>
            <w:top w:val="none" w:sz="0" w:space="0" w:color="auto"/>
            <w:left w:val="none" w:sz="0" w:space="0" w:color="auto"/>
            <w:bottom w:val="none" w:sz="0" w:space="0" w:color="auto"/>
            <w:right w:val="none" w:sz="0" w:space="0" w:color="auto"/>
          </w:divBdr>
        </w:div>
        <w:div w:id="22945296">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1230250">
      <w:bodyDiv w:val="1"/>
      <w:marLeft w:val="0"/>
      <w:marRight w:val="0"/>
      <w:marTop w:val="0"/>
      <w:marBottom w:val="0"/>
      <w:divBdr>
        <w:top w:val="none" w:sz="0" w:space="0" w:color="auto"/>
        <w:left w:val="none" w:sz="0" w:space="0" w:color="auto"/>
        <w:bottom w:val="none" w:sz="0" w:space="0" w:color="auto"/>
        <w:right w:val="none" w:sz="0" w:space="0" w:color="auto"/>
      </w:divBdr>
      <w:divsChild>
        <w:div w:id="898782727">
          <w:marLeft w:val="640"/>
          <w:marRight w:val="0"/>
          <w:marTop w:val="0"/>
          <w:marBottom w:val="0"/>
          <w:divBdr>
            <w:top w:val="none" w:sz="0" w:space="0" w:color="auto"/>
            <w:left w:val="none" w:sz="0" w:space="0" w:color="auto"/>
            <w:bottom w:val="none" w:sz="0" w:space="0" w:color="auto"/>
            <w:right w:val="none" w:sz="0" w:space="0" w:color="auto"/>
          </w:divBdr>
        </w:div>
        <w:div w:id="2063090469">
          <w:marLeft w:val="640"/>
          <w:marRight w:val="0"/>
          <w:marTop w:val="0"/>
          <w:marBottom w:val="0"/>
          <w:divBdr>
            <w:top w:val="none" w:sz="0" w:space="0" w:color="auto"/>
            <w:left w:val="none" w:sz="0" w:space="0" w:color="auto"/>
            <w:bottom w:val="none" w:sz="0" w:space="0" w:color="auto"/>
            <w:right w:val="none" w:sz="0" w:space="0" w:color="auto"/>
          </w:divBdr>
        </w:div>
        <w:div w:id="2016492142">
          <w:marLeft w:val="640"/>
          <w:marRight w:val="0"/>
          <w:marTop w:val="0"/>
          <w:marBottom w:val="0"/>
          <w:divBdr>
            <w:top w:val="none" w:sz="0" w:space="0" w:color="auto"/>
            <w:left w:val="none" w:sz="0" w:space="0" w:color="auto"/>
            <w:bottom w:val="none" w:sz="0" w:space="0" w:color="auto"/>
            <w:right w:val="none" w:sz="0" w:space="0" w:color="auto"/>
          </w:divBdr>
        </w:div>
        <w:div w:id="783231904">
          <w:marLeft w:val="640"/>
          <w:marRight w:val="0"/>
          <w:marTop w:val="0"/>
          <w:marBottom w:val="0"/>
          <w:divBdr>
            <w:top w:val="none" w:sz="0" w:space="0" w:color="auto"/>
            <w:left w:val="none" w:sz="0" w:space="0" w:color="auto"/>
            <w:bottom w:val="none" w:sz="0" w:space="0" w:color="auto"/>
            <w:right w:val="none" w:sz="0" w:space="0" w:color="auto"/>
          </w:divBdr>
        </w:div>
        <w:div w:id="864368893">
          <w:marLeft w:val="640"/>
          <w:marRight w:val="0"/>
          <w:marTop w:val="0"/>
          <w:marBottom w:val="0"/>
          <w:divBdr>
            <w:top w:val="none" w:sz="0" w:space="0" w:color="auto"/>
            <w:left w:val="none" w:sz="0" w:space="0" w:color="auto"/>
            <w:bottom w:val="none" w:sz="0" w:space="0" w:color="auto"/>
            <w:right w:val="none" w:sz="0" w:space="0" w:color="auto"/>
          </w:divBdr>
        </w:div>
        <w:div w:id="1239441477">
          <w:marLeft w:val="640"/>
          <w:marRight w:val="0"/>
          <w:marTop w:val="0"/>
          <w:marBottom w:val="0"/>
          <w:divBdr>
            <w:top w:val="none" w:sz="0" w:space="0" w:color="auto"/>
            <w:left w:val="none" w:sz="0" w:space="0" w:color="auto"/>
            <w:bottom w:val="none" w:sz="0" w:space="0" w:color="auto"/>
            <w:right w:val="none" w:sz="0" w:space="0" w:color="auto"/>
          </w:divBdr>
        </w:div>
        <w:div w:id="1518230994">
          <w:marLeft w:val="640"/>
          <w:marRight w:val="0"/>
          <w:marTop w:val="0"/>
          <w:marBottom w:val="0"/>
          <w:divBdr>
            <w:top w:val="none" w:sz="0" w:space="0" w:color="auto"/>
            <w:left w:val="none" w:sz="0" w:space="0" w:color="auto"/>
            <w:bottom w:val="none" w:sz="0" w:space="0" w:color="auto"/>
            <w:right w:val="none" w:sz="0" w:space="0" w:color="auto"/>
          </w:divBdr>
        </w:div>
        <w:div w:id="1687176026">
          <w:marLeft w:val="640"/>
          <w:marRight w:val="0"/>
          <w:marTop w:val="0"/>
          <w:marBottom w:val="0"/>
          <w:divBdr>
            <w:top w:val="none" w:sz="0" w:space="0" w:color="auto"/>
            <w:left w:val="none" w:sz="0" w:space="0" w:color="auto"/>
            <w:bottom w:val="none" w:sz="0" w:space="0" w:color="auto"/>
            <w:right w:val="none" w:sz="0" w:space="0" w:color="auto"/>
          </w:divBdr>
        </w:div>
        <w:div w:id="41178808">
          <w:marLeft w:val="640"/>
          <w:marRight w:val="0"/>
          <w:marTop w:val="0"/>
          <w:marBottom w:val="0"/>
          <w:divBdr>
            <w:top w:val="none" w:sz="0" w:space="0" w:color="auto"/>
            <w:left w:val="none" w:sz="0" w:space="0" w:color="auto"/>
            <w:bottom w:val="none" w:sz="0" w:space="0" w:color="auto"/>
            <w:right w:val="none" w:sz="0" w:space="0" w:color="auto"/>
          </w:divBdr>
        </w:div>
        <w:div w:id="2001955644">
          <w:marLeft w:val="640"/>
          <w:marRight w:val="0"/>
          <w:marTop w:val="0"/>
          <w:marBottom w:val="0"/>
          <w:divBdr>
            <w:top w:val="none" w:sz="0" w:space="0" w:color="auto"/>
            <w:left w:val="none" w:sz="0" w:space="0" w:color="auto"/>
            <w:bottom w:val="none" w:sz="0" w:space="0" w:color="auto"/>
            <w:right w:val="none" w:sz="0" w:space="0" w:color="auto"/>
          </w:divBdr>
        </w:div>
        <w:div w:id="39789307">
          <w:marLeft w:val="640"/>
          <w:marRight w:val="0"/>
          <w:marTop w:val="0"/>
          <w:marBottom w:val="0"/>
          <w:divBdr>
            <w:top w:val="none" w:sz="0" w:space="0" w:color="auto"/>
            <w:left w:val="none" w:sz="0" w:space="0" w:color="auto"/>
            <w:bottom w:val="none" w:sz="0" w:space="0" w:color="auto"/>
            <w:right w:val="none" w:sz="0" w:space="0" w:color="auto"/>
          </w:divBdr>
        </w:div>
        <w:div w:id="465587067">
          <w:marLeft w:val="640"/>
          <w:marRight w:val="0"/>
          <w:marTop w:val="0"/>
          <w:marBottom w:val="0"/>
          <w:divBdr>
            <w:top w:val="none" w:sz="0" w:space="0" w:color="auto"/>
            <w:left w:val="none" w:sz="0" w:space="0" w:color="auto"/>
            <w:bottom w:val="none" w:sz="0" w:space="0" w:color="auto"/>
            <w:right w:val="none" w:sz="0" w:space="0" w:color="auto"/>
          </w:divBdr>
        </w:div>
        <w:div w:id="1418357765">
          <w:marLeft w:val="640"/>
          <w:marRight w:val="0"/>
          <w:marTop w:val="0"/>
          <w:marBottom w:val="0"/>
          <w:divBdr>
            <w:top w:val="none" w:sz="0" w:space="0" w:color="auto"/>
            <w:left w:val="none" w:sz="0" w:space="0" w:color="auto"/>
            <w:bottom w:val="none" w:sz="0" w:space="0" w:color="auto"/>
            <w:right w:val="none" w:sz="0" w:space="0" w:color="auto"/>
          </w:divBdr>
        </w:div>
        <w:div w:id="716778700">
          <w:marLeft w:val="640"/>
          <w:marRight w:val="0"/>
          <w:marTop w:val="0"/>
          <w:marBottom w:val="0"/>
          <w:divBdr>
            <w:top w:val="none" w:sz="0" w:space="0" w:color="auto"/>
            <w:left w:val="none" w:sz="0" w:space="0" w:color="auto"/>
            <w:bottom w:val="none" w:sz="0" w:space="0" w:color="auto"/>
            <w:right w:val="none" w:sz="0" w:space="0" w:color="auto"/>
          </w:divBdr>
        </w:div>
        <w:div w:id="281881550">
          <w:marLeft w:val="640"/>
          <w:marRight w:val="0"/>
          <w:marTop w:val="0"/>
          <w:marBottom w:val="0"/>
          <w:divBdr>
            <w:top w:val="none" w:sz="0" w:space="0" w:color="auto"/>
            <w:left w:val="none" w:sz="0" w:space="0" w:color="auto"/>
            <w:bottom w:val="none" w:sz="0" w:space="0" w:color="auto"/>
            <w:right w:val="none" w:sz="0" w:space="0" w:color="auto"/>
          </w:divBdr>
        </w:div>
        <w:div w:id="206526969">
          <w:marLeft w:val="640"/>
          <w:marRight w:val="0"/>
          <w:marTop w:val="0"/>
          <w:marBottom w:val="0"/>
          <w:divBdr>
            <w:top w:val="none" w:sz="0" w:space="0" w:color="auto"/>
            <w:left w:val="none" w:sz="0" w:space="0" w:color="auto"/>
            <w:bottom w:val="none" w:sz="0" w:space="0" w:color="auto"/>
            <w:right w:val="none" w:sz="0" w:space="0" w:color="auto"/>
          </w:divBdr>
        </w:div>
        <w:div w:id="1495948405">
          <w:marLeft w:val="640"/>
          <w:marRight w:val="0"/>
          <w:marTop w:val="0"/>
          <w:marBottom w:val="0"/>
          <w:divBdr>
            <w:top w:val="none" w:sz="0" w:space="0" w:color="auto"/>
            <w:left w:val="none" w:sz="0" w:space="0" w:color="auto"/>
            <w:bottom w:val="none" w:sz="0" w:space="0" w:color="auto"/>
            <w:right w:val="none" w:sz="0" w:space="0" w:color="auto"/>
          </w:divBdr>
        </w:div>
        <w:div w:id="430861793">
          <w:marLeft w:val="640"/>
          <w:marRight w:val="0"/>
          <w:marTop w:val="0"/>
          <w:marBottom w:val="0"/>
          <w:divBdr>
            <w:top w:val="none" w:sz="0" w:space="0" w:color="auto"/>
            <w:left w:val="none" w:sz="0" w:space="0" w:color="auto"/>
            <w:bottom w:val="none" w:sz="0" w:space="0" w:color="auto"/>
            <w:right w:val="none" w:sz="0" w:space="0" w:color="auto"/>
          </w:divBdr>
        </w:div>
        <w:div w:id="1995403348">
          <w:marLeft w:val="640"/>
          <w:marRight w:val="0"/>
          <w:marTop w:val="0"/>
          <w:marBottom w:val="0"/>
          <w:divBdr>
            <w:top w:val="none" w:sz="0" w:space="0" w:color="auto"/>
            <w:left w:val="none" w:sz="0" w:space="0" w:color="auto"/>
            <w:bottom w:val="none" w:sz="0" w:space="0" w:color="auto"/>
            <w:right w:val="none" w:sz="0" w:space="0" w:color="auto"/>
          </w:divBdr>
        </w:div>
        <w:div w:id="2115441153">
          <w:marLeft w:val="640"/>
          <w:marRight w:val="0"/>
          <w:marTop w:val="0"/>
          <w:marBottom w:val="0"/>
          <w:divBdr>
            <w:top w:val="none" w:sz="0" w:space="0" w:color="auto"/>
            <w:left w:val="none" w:sz="0" w:space="0" w:color="auto"/>
            <w:bottom w:val="none" w:sz="0" w:space="0" w:color="auto"/>
            <w:right w:val="none" w:sz="0" w:space="0" w:color="auto"/>
          </w:divBdr>
        </w:div>
        <w:div w:id="1316034017">
          <w:marLeft w:val="640"/>
          <w:marRight w:val="0"/>
          <w:marTop w:val="0"/>
          <w:marBottom w:val="0"/>
          <w:divBdr>
            <w:top w:val="none" w:sz="0" w:space="0" w:color="auto"/>
            <w:left w:val="none" w:sz="0" w:space="0" w:color="auto"/>
            <w:bottom w:val="none" w:sz="0" w:space="0" w:color="auto"/>
            <w:right w:val="none" w:sz="0" w:space="0" w:color="auto"/>
          </w:divBdr>
        </w:div>
        <w:div w:id="1972788898">
          <w:marLeft w:val="640"/>
          <w:marRight w:val="0"/>
          <w:marTop w:val="0"/>
          <w:marBottom w:val="0"/>
          <w:divBdr>
            <w:top w:val="none" w:sz="0" w:space="0" w:color="auto"/>
            <w:left w:val="none" w:sz="0" w:space="0" w:color="auto"/>
            <w:bottom w:val="none" w:sz="0" w:space="0" w:color="auto"/>
            <w:right w:val="none" w:sz="0" w:space="0" w:color="auto"/>
          </w:divBdr>
        </w:div>
        <w:div w:id="558327331">
          <w:marLeft w:val="640"/>
          <w:marRight w:val="0"/>
          <w:marTop w:val="0"/>
          <w:marBottom w:val="0"/>
          <w:divBdr>
            <w:top w:val="none" w:sz="0" w:space="0" w:color="auto"/>
            <w:left w:val="none" w:sz="0" w:space="0" w:color="auto"/>
            <w:bottom w:val="none" w:sz="0" w:space="0" w:color="auto"/>
            <w:right w:val="none" w:sz="0" w:space="0" w:color="auto"/>
          </w:divBdr>
        </w:div>
        <w:div w:id="8146382">
          <w:marLeft w:val="640"/>
          <w:marRight w:val="0"/>
          <w:marTop w:val="0"/>
          <w:marBottom w:val="0"/>
          <w:divBdr>
            <w:top w:val="none" w:sz="0" w:space="0" w:color="auto"/>
            <w:left w:val="none" w:sz="0" w:space="0" w:color="auto"/>
            <w:bottom w:val="none" w:sz="0" w:space="0" w:color="auto"/>
            <w:right w:val="none" w:sz="0" w:space="0" w:color="auto"/>
          </w:divBdr>
        </w:div>
        <w:div w:id="1881084806">
          <w:marLeft w:val="640"/>
          <w:marRight w:val="0"/>
          <w:marTop w:val="0"/>
          <w:marBottom w:val="0"/>
          <w:divBdr>
            <w:top w:val="none" w:sz="0" w:space="0" w:color="auto"/>
            <w:left w:val="none" w:sz="0" w:space="0" w:color="auto"/>
            <w:bottom w:val="none" w:sz="0" w:space="0" w:color="auto"/>
            <w:right w:val="none" w:sz="0" w:space="0" w:color="auto"/>
          </w:divBdr>
        </w:div>
        <w:div w:id="109933231">
          <w:marLeft w:val="640"/>
          <w:marRight w:val="0"/>
          <w:marTop w:val="0"/>
          <w:marBottom w:val="0"/>
          <w:divBdr>
            <w:top w:val="none" w:sz="0" w:space="0" w:color="auto"/>
            <w:left w:val="none" w:sz="0" w:space="0" w:color="auto"/>
            <w:bottom w:val="none" w:sz="0" w:space="0" w:color="auto"/>
            <w:right w:val="none" w:sz="0" w:space="0" w:color="auto"/>
          </w:divBdr>
        </w:div>
        <w:div w:id="1569997520">
          <w:marLeft w:val="640"/>
          <w:marRight w:val="0"/>
          <w:marTop w:val="0"/>
          <w:marBottom w:val="0"/>
          <w:divBdr>
            <w:top w:val="none" w:sz="0" w:space="0" w:color="auto"/>
            <w:left w:val="none" w:sz="0" w:space="0" w:color="auto"/>
            <w:bottom w:val="none" w:sz="0" w:space="0" w:color="auto"/>
            <w:right w:val="none" w:sz="0" w:space="0" w:color="auto"/>
          </w:divBdr>
        </w:div>
        <w:div w:id="1001549150">
          <w:marLeft w:val="640"/>
          <w:marRight w:val="0"/>
          <w:marTop w:val="0"/>
          <w:marBottom w:val="0"/>
          <w:divBdr>
            <w:top w:val="none" w:sz="0" w:space="0" w:color="auto"/>
            <w:left w:val="none" w:sz="0" w:space="0" w:color="auto"/>
            <w:bottom w:val="none" w:sz="0" w:space="0" w:color="auto"/>
            <w:right w:val="none" w:sz="0" w:space="0" w:color="auto"/>
          </w:divBdr>
        </w:div>
        <w:div w:id="1603368329">
          <w:marLeft w:val="640"/>
          <w:marRight w:val="0"/>
          <w:marTop w:val="0"/>
          <w:marBottom w:val="0"/>
          <w:divBdr>
            <w:top w:val="none" w:sz="0" w:space="0" w:color="auto"/>
            <w:left w:val="none" w:sz="0" w:space="0" w:color="auto"/>
            <w:bottom w:val="none" w:sz="0" w:space="0" w:color="auto"/>
            <w:right w:val="none" w:sz="0" w:space="0" w:color="auto"/>
          </w:divBdr>
        </w:div>
        <w:div w:id="760491971">
          <w:marLeft w:val="640"/>
          <w:marRight w:val="0"/>
          <w:marTop w:val="0"/>
          <w:marBottom w:val="0"/>
          <w:divBdr>
            <w:top w:val="none" w:sz="0" w:space="0" w:color="auto"/>
            <w:left w:val="none" w:sz="0" w:space="0" w:color="auto"/>
            <w:bottom w:val="none" w:sz="0" w:space="0" w:color="auto"/>
            <w:right w:val="none" w:sz="0" w:space="0" w:color="auto"/>
          </w:divBdr>
        </w:div>
        <w:div w:id="1399550884">
          <w:marLeft w:val="640"/>
          <w:marRight w:val="0"/>
          <w:marTop w:val="0"/>
          <w:marBottom w:val="0"/>
          <w:divBdr>
            <w:top w:val="none" w:sz="0" w:space="0" w:color="auto"/>
            <w:left w:val="none" w:sz="0" w:space="0" w:color="auto"/>
            <w:bottom w:val="none" w:sz="0" w:space="0" w:color="auto"/>
            <w:right w:val="none" w:sz="0" w:space="0" w:color="auto"/>
          </w:divBdr>
        </w:div>
        <w:div w:id="1968656352">
          <w:marLeft w:val="640"/>
          <w:marRight w:val="0"/>
          <w:marTop w:val="0"/>
          <w:marBottom w:val="0"/>
          <w:divBdr>
            <w:top w:val="none" w:sz="0" w:space="0" w:color="auto"/>
            <w:left w:val="none" w:sz="0" w:space="0" w:color="auto"/>
            <w:bottom w:val="none" w:sz="0" w:space="0" w:color="auto"/>
            <w:right w:val="none" w:sz="0" w:space="0" w:color="auto"/>
          </w:divBdr>
        </w:div>
        <w:div w:id="1801728150">
          <w:marLeft w:val="640"/>
          <w:marRight w:val="0"/>
          <w:marTop w:val="0"/>
          <w:marBottom w:val="0"/>
          <w:divBdr>
            <w:top w:val="none" w:sz="0" w:space="0" w:color="auto"/>
            <w:left w:val="none" w:sz="0" w:space="0" w:color="auto"/>
            <w:bottom w:val="none" w:sz="0" w:space="0" w:color="auto"/>
            <w:right w:val="none" w:sz="0" w:space="0" w:color="auto"/>
          </w:divBdr>
        </w:div>
        <w:div w:id="2092727479">
          <w:marLeft w:val="640"/>
          <w:marRight w:val="0"/>
          <w:marTop w:val="0"/>
          <w:marBottom w:val="0"/>
          <w:divBdr>
            <w:top w:val="none" w:sz="0" w:space="0" w:color="auto"/>
            <w:left w:val="none" w:sz="0" w:space="0" w:color="auto"/>
            <w:bottom w:val="none" w:sz="0" w:space="0" w:color="auto"/>
            <w:right w:val="none" w:sz="0" w:space="0" w:color="auto"/>
          </w:divBdr>
        </w:div>
        <w:div w:id="888296454">
          <w:marLeft w:val="640"/>
          <w:marRight w:val="0"/>
          <w:marTop w:val="0"/>
          <w:marBottom w:val="0"/>
          <w:divBdr>
            <w:top w:val="none" w:sz="0" w:space="0" w:color="auto"/>
            <w:left w:val="none" w:sz="0" w:space="0" w:color="auto"/>
            <w:bottom w:val="none" w:sz="0" w:space="0" w:color="auto"/>
            <w:right w:val="none" w:sz="0" w:space="0" w:color="auto"/>
          </w:divBdr>
        </w:div>
        <w:div w:id="204684608">
          <w:marLeft w:val="640"/>
          <w:marRight w:val="0"/>
          <w:marTop w:val="0"/>
          <w:marBottom w:val="0"/>
          <w:divBdr>
            <w:top w:val="none" w:sz="0" w:space="0" w:color="auto"/>
            <w:left w:val="none" w:sz="0" w:space="0" w:color="auto"/>
            <w:bottom w:val="none" w:sz="0" w:space="0" w:color="auto"/>
            <w:right w:val="none" w:sz="0" w:space="0" w:color="auto"/>
          </w:divBdr>
        </w:div>
        <w:div w:id="1240406454">
          <w:marLeft w:val="640"/>
          <w:marRight w:val="0"/>
          <w:marTop w:val="0"/>
          <w:marBottom w:val="0"/>
          <w:divBdr>
            <w:top w:val="none" w:sz="0" w:space="0" w:color="auto"/>
            <w:left w:val="none" w:sz="0" w:space="0" w:color="auto"/>
            <w:bottom w:val="none" w:sz="0" w:space="0" w:color="auto"/>
            <w:right w:val="none" w:sz="0" w:space="0" w:color="auto"/>
          </w:divBdr>
        </w:div>
        <w:div w:id="1934706215">
          <w:marLeft w:val="640"/>
          <w:marRight w:val="0"/>
          <w:marTop w:val="0"/>
          <w:marBottom w:val="0"/>
          <w:divBdr>
            <w:top w:val="none" w:sz="0" w:space="0" w:color="auto"/>
            <w:left w:val="none" w:sz="0" w:space="0" w:color="auto"/>
            <w:bottom w:val="none" w:sz="0" w:space="0" w:color="auto"/>
            <w:right w:val="none" w:sz="0" w:space="0" w:color="auto"/>
          </w:divBdr>
        </w:div>
        <w:div w:id="1505315744">
          <w:marLeft w:val="640"/>
          <w:marRight w:val="0"/>
          <w:marTop w:val="0"/>
          <w:marBottom w:val="0"/>
          <w:divBdr>
            <w:top w:val="none" w:sz="0" w:space="0" w:color="auto"/>
            <w:left w:val="none" w:sz="0" w:space="0" w:color="auto"/>
            <w:bottom w:val="none" w:sz="0" w:space="0" w:color="auto"/>
            <w:right w:val="none" w:sz="0" w:space="0" w:color="auto"/>
          </w:divBdr>
        </w:div>
        <w:div w:id="1413307706">
          <w:marLeft w:val="640"/>
          <w:marRight w:val="0"/>
          <w:marTop w:val="0"/>
          <w:marBottom w:val="0"/>
          <w:divBdr>
            <w:top w:val="none" w:sz="0" w:space="0" w:color="auto"/>
            <w:left w:val="none" w:sz="0" w:space="0" w:color="auto"/>
            <w:bottom w:val="none" w:sz="0" w:space="0" w:color="auto"/>
            <w:right w:val="none" w:sz="0" w:space="0" w:color="auto"/>
          </w:divBdr>
        </w:div>
        <w:div w:id="564417470">
          <w:marLeft w:val="640"/>
          <w:marRight w:val="0"/>
          <w:marTop w:val="0"/>
          <w:marBottom w:val="0"/>
          <w:divBdr>
            <w:top w:val="none" w:sz="0" w:space="0" w:color="auto"/>
            <w:left w:val="none" w:sz="0" w:space="0" w:color="auto"/>
            <w:bottom w:val="none" w:sz="0" w:space="0" w:color="auto"/>
            <w:right w:val="none" w:sz="0" w:space="0" w:color="auto"/>
          </w:divBdr>
        </w:div>
        <w:div w:id="1147549607">
          <w:marLeft w:val="640"/>
          <w:marRight w:val="0"/>
          <w:marTop w:val="0"/>
          <w:marBottom w:val="0"/>
          <w:divBdr>
            <w:top w:val="none" w:sz="0" w:space="0" w:color="auto"/>
            <w:left w:val="none" w:sz="0" w:space="0" w:color="auto"/>
            <w:bottom w:val="none" w:sz="0" w:space="0" w:color="auto"/>
            <w:right w:val="none" w:sz="0" w:space="0" w:color="auto"/>
          </w:divBdr>
        </w:div>
        <w:div w:id="637996983">
          <w:marLeft w:val="640"/>
          <w:marRight w:val="0"/>
          <w:marTop w:val="0"/>
          <w:marBottom w:val="0"/>
          <w:divBdr>
            <w:top w:val="none" w:sz="0" w:space="0" w:color="auto"/>
            <w:left w:val="none" w:sz="0" w:space="0" w:color="auto"/>
            <w:bottom w:val="none" w:sz="0" w:space="0" w:color="auto"/>
            <w:right w:val="none" w:sz="0" w:space="0" w:color="auto"/>
          </w:divBdr>
        </w:div>
        <w:div w:id="1502811094">
          <w:marLeft w:val="640"/>
          <w:marRight w:val="0"/>
          <w:marTop w:val="0"/>
          <w:marBottom w:val="0"/>
          <w:divBdr>
            <w:top w:val="none" w:sz="0" w:space="0" w:color="auto"/>
            <w:left w:val="none" w:sz="0" w:space="0" w:color="auto"/>
            <w:bottom w:val="none" w:sz="0" w:space="0" w:color="auto"/>
            <w:right w:val="none" w:sz="0" w:space="0" w:color="auto"/>
          </w:divBdr>
        </w:div>
        <w:div w:id="369647937">
          <w:marLeft w:val="640"/>
          <w:marRight w:val="0"/>
          <w:marTop w:val="0"/>
          <w:marBottom w:val="0"/>
          <w:divBdr>
            <w:top w:val="none" w:sz="0" w:space="0" w:color="auto"/>
            <w:left w:val="none" w:sz="0" w:space="0" w:color="auto"/>
            <w:bottom w:val="none" w:sz="0" w:space="0" w:color="auto"/>
            <w:right w:val="none" w:sz="0" w:space="0" w:color="auto"/>
          </w:divBdr>
        </w:div>
        <w:div w:id="305162842">
          <w:marLeft w:val="640"/>
          <w:marRight w:val="0"/>
          <w:marTop w:val="0"/>
          <w:marBottom w:val="0"/>
          <w:divBdr>
            <w:top w:val="none" w:sz="0" w:space="0" w:color="auto"/>
            <w:left w:val="none" w:sz="0" w:space="0" w:color="auto"/>
            <w:bottom w:val="none" w:sz="0" w:space="0" w:color="auto"/>
            <w:right w:val="none" w:sz="0" w:space="0" w:color="auto"/>
          </w:divBdr>
        </w:div>
        <w:div w:id="338626787">
          <w:marLeft w:val="640"/>
          <w:marRight w:val="0"/>
          <w:marTop w:val="0"/>
          <w:marBottom w:val="0"/>
          <w:divBdr>
            <w:top w:val="none" w:sz="0" w:space="0" w:color="auto"/>
            <w:left w:val="none" w:sz="0" w:space="0" w:color="auto"/>
            <w:bottom w:val="none" w:sz="0" w:space="0" w:color="auto"/>
            <w:right w:val="none" w:sz="0" w:space="0" w:color="auto"/>
          </w:divBdr>
        </w:div>
        <w:div w:id="2142377454">
          <w:marLeft w:val="640"/>
          <w:marRight w:val="0"/>
          <w:marTop w:val="0"/>
          <w:marBottom w:val="0"/>
          <w:divBdr>
            <w:top w:val="none" w:sz="0" w:space="0" w:color="auto"/>
            <w:left w:val="none" w:sz="0" w:space="0" w:color="auto"/>
            <w:bottom w:val="none" w:sz="0" w:space="0" w:color="auto"/>
            <w:right w:val="none" w:sz="0" w:space="0" w:color="auto"/>
          </w:divBdr>
        </w:div>
        <w:div w:id="1469661024">
          <w:marLeft w:val="640"/>
          <w:marRight w:val="0"/>
          <w:marTop w:val="0"/>
          <w:marBottom w:val="0"/>
          <w:divBdr>
            <w:top w:val="none" w:sz="0" w:space="0" w:color="auto"/>
            <w:left w:val="none" w:sz="0" w:space="0" w:color="auto"/>
            <w:bottom w:val="none" w:sz="0" w:space="0" w:color="auto"/>
            <w:right w:val="none" w:sz="0" w:space="0" w:color="auto"/>
          </w:divBdr>
        </w:div>
        <w:div w:id="1764371419">
          <w:marLeft w:val="640"/>
          <w:marRight w:val="0"/>
          <w:marTop w:val="0"/>
          <w:marBottom w:val="0"/>
          <w:divBdr>
            <w:top w:val="none" w:sz="0" w:space="0" w:color="auto"/>
            <w:left w:val="none" w:sz="0" w:space="0" w:color="auto"/>
            <w:bottom w:val="none" w:sz="0" w:space="0" w:color="auto"/>
            <w:right w:val="none" w:sz="0" w:space="0" w:color="auto"/>
          </w:divBdr>
        </w:div>
        <w:div w:id="49617611">
          <w:marLeft w:val="640"/>
          <w:marRight w:val="0"/>
          <w:marTop w:val="0"/>
          <w:marBottom w:val="0"/>
          <w:divBdr>
            <w:top w:val="none" w:sz="0" w:space="0" w:color="auto"/>
            <w:left w:val="none" w:sz="0" w:space="0" w:color="auto"/>
            <w:bottom w:val="none" w:sz="0" w:space="0" w:color="auto"/>
            <w:right w:val="none" w:sz="0" w:space="0" w:color="auto"/>
          </w:divBdr>
        </w:div>
        <w:div w:id="1723750046">
          <w:marLeft w:val="640"/>
          <w:marRight w:val="0"/>
          <w:marTop w:val="0"/>
          <w:marBottom w:val="0"/>
          <w:divBdr>
            <w:top w:val="none" w:sz="0" w:space="0" w:color="auto"/>
            <w:left w:val="none" w:sz="0" w:space="0" w:color="auto"/>
            <w:bottom w:val="none" w:sz="0" w:space="0" w:color="auto"/>
            <w:right w:val="none" w:sz="0" w:space="0" w:color="auto"/>
          </w:divBdr>
        </w:div>
        <w:div w:id="197741728">
          <w:marLeft w:val="640"/>
          <w:marRight w:val="0"/>
          <w:marTop w:val="0"/>
          <w:marBottom w:val="0"/>
          <w:divBdr>
            <w:top w:val="none" w:sz="0" w:space="0" w:color="auto"/>
            <w:left w:val="none" w:sz="0" w:space="0" w:color="auto"/>
            <w:bottom w:val="none" w:sz="0" w:space="0" w:color="auto"/>
            <w:right w:val="none" w:sz="0" w:space="0" w:color="auto"/>
          </w:divBdr>
        </w:div>
        <w:div w:id="920530580">
          <w:marLeft w:val="640"/>
          <w:marRight w:val="0"/>
          <w:marTop w:val="0"/>
          <w:marBottom w:val="0"/>
          <w:divBdr>
            <w:top w:val="none" w:sz="0" w:space="0" w:color="auto"/>
            <w:left w:val="none" w:sz="0" w:space="0" w:color="auto"/>
            <w:bottom w:val="none" w:sz="0" w:space="0" w:color="auto"/>
            <w:right w:val="none" w:sz="0" w:space="0" w:color="auto"/>
          </w:divBdr>
        </w:div>
        <w:div w:id="1814593213">
          <w:marLeft w:val="640"/>
          <w:marRight w:val="0"/>
          <w:marTop w:val="0"/>
          <w:marBottom w:val="0"/>
          <w:divBdr>
            <w:top w:val="none" w:sz="0" w:space="0" w:color="auto"/>
            <w:left w:val="none" w:sz="0" w:space="0" w:color="auto"/>
            <w:bottom w:val="none" w:sz="0" w:space="0" w:color="auto"/>
            <w:right w:val="none" w:sz="0" w:space="0" w:color="auto"/>
          </w:divBdr>
        </w:div>
        <w:div w:id="1167289330">
          <w:marLeft w:val="640"/>
          <w:marRight w:val="0"/>
          <w:marTop w:val="0"/>
          <w:marBottom w:val="0"/>
          <w:divBdr>
            <w:top w:val="none" w:sz="0" w:space="0" w:color="auto"/>
            <w:left w:val="none" w:sz="0" w:space="0" w:color="auto"/>
            <w:bottom w:val="none" w:sz="0" w:space="0" w:color="auto"/>
            <w:right w:val="none" w:sz="0" w:space="0" w:color="auto"/>
          </w:divBdr>
        </w:div>
        <w:div w:id="1261529204">
          <w:marLeft w:val="640"/>
          <w:marRight w:val="0"/>
          <w:marTop w:val="0"/>
          <w:marBottom w:val="0"/>
          <w:divBdr>
            <w:top w:val="none" w:sz="0" w:space="0" w:color="auto"/>
            <w:left w:val="none" w:sz="0" w:space="0" w:color="auto"/>
            <w:bottom w:val="none" w:sz="0" w:space="0" w:color="auto"/>
            <w:right w:val="none" w:sz="0" w:space="0" w:color="auto"/>
          </w:divBdr>
        </w:div>
        <w:div w:id="1361013556">
          <w:marLeft w:val="640"/>
          <w:marRight w:val="0"/>
          <w:marTop w:val="0"/>
          <w:marBottom w:val="0"/>
          <w:divBdr>
            <w:top w:val="none" w:sz="0" w:space="0" w:color="auto"/>
            <w:left w:val="none" w:sz="0" w:space="0" w:color="auto"/>
            <w:bottom w:val="none" w:sz="0" w:space="0" w:color="auto"/>
            <w:right w:val="none" w:sz="0" w:space="0" w:color="auto"/>
          </w:divBdr>
        </w:div>
        <w:div w:id="1648045584">
          <w:marLeft w:val="640"/>
          <w:marRight w:val="0"/>
          <w:marTop w:val="0"/>
          <w:marBottom w:val="0"/>
          <w:divBdr>
            <w:top w:val="none" w:sz="0" w:space="0" w:color="auto"/>
            <w:left w:val="none" w:sz="0" w:space="0" w:color="auto"/>
            <w:bottom w:val="none" w:sz="0" w:space="0" w:color="auto"/>
            <w:right w:val="none" w:sz="0" w:space="0" w:color="auto"/>
          </w:divBdr>
        </w:div>
        <w:div w:id="575673328">
          <w:marLeft w:val="640"/>
          <w:marRight w:val="0"/>
          <w:marTop w:val="0"/>
          <w:marBottom w:val="0"/>
          <w:divBdr>
            <w:top w:val="none" w:sz="0" w:space="0" w:color="auto"/>
            <w:left w:val="none" w:sz="0" w:space="0" w:color="auto"/>
            <w:bottom w:val="none" w:sz="0" w:space="0" w:color="auto"/>
            <w:right w:val="none" w:sz="0" w:space="0" w:color="auto"/>
          </w:divBdr>
        </w:div>
        <w:div w:id="1504665320">
          <w:marLeft w:val="640"/>
          <w:marRight w:val="0"/>
          <w:marTop w:val="0"/>
          <w:marBottom w:val="0"/>
          <w:divBdr>
            <w:top w:val="none" w:sz="0" w:space="0" w:color="auto"/>
            <w:left w:val="none" w:sz="0" w:space="0" w:color="auto"/>
            <w:bottom w:val="none" w:sz="0" w:space="0" w:color="auto"/>
            <w:right w:val="none" w:sz="0" w:space="0" w:color="auto"/>
          </w:divBdr>
        </w:div>
        <w:div w:id="205870780">
          <w:marLeft w:val="640"/>
          <w:marRight w:val="0"/>
          <w:marTop w:val="0"/>
          <w:marBottom w:val="0"/>
          <w:divBdr>
            <w:top w:val="none" w:sz="0" w:space="0" w:color="auto"/>
            <w:left w:val="none" w:sz="0" w:space="0" w:color="auto"/>
            <w:bottom w:val="none" w:sz="0" w:space="0" w:color="auto"/>
            <w:right w:val="none" w:sz="0" w:space="0" w:color="auto"/>
          </w:divBdr>
        </w:div>
        <w:div w:id="78448954">
          <w:marLeft w:val="640"/>
          <w:marRight w:val="0"/>
          <w:marTop w:val="0"/>
          <w:marBottom w:val="0"/>
          <w:divBdr>
            <w:top w:val="none" w:sz="0" w:space="0" w:color="auto"/>
            <w:left w:val="none" w:sz="0" w:space="0" w:color="auto"/>
            <w:bottom w:val="none" w:sz="0" w:space="0" w:color="auto"/>
            <w:right w:val="none" w:sz="0" w:space="0" w:color="auto"/>
          </w:divBdr>
        </w:div>
        <w:div w:id="132412578">
          <w:marLeft w:val="640"/>
          <w:marRight w:val="0"/>
          <w:marTop w:val="0"/>
          <w:marBottom w:val="0"/>
          <w:divBdr>
            <w:top w:val="none" w:sz="0" w:space="0" w:color="auto"/>
            <w:left w:val="none" w:sz="0" w:space="0" w:color="auto"/>
            <w:bottom w:val="none" w:sz="0" w:space="0" w:color="auto"/>
            <w:right w:val="none" w:sz="0" w:space="0" w:color="auto"/>
          </w:divBdr>
        </w:div>
        <w:div w:id="199519609">
          <w:marLeft w:val="640"/>
          <w:marRight w:val="0"/>
          <w:marTop w:val="0"/>
          <w:marBottom w:val="0"/>
          <w:divBdr>
            <w:top w:val="none" w:sz="0" w:space="0" w:color="auto"/>
            <w:left w:val="none" w:sz="0" w:space="0" w:color="auto"/>
            <w:bottom w:val="none" w:sz="0" w:space="0" w:color="auto"/>
            <w:right w:val="none" w:sz="0" w:space="0" w:color="auto"/>
          </w:divBdr>
        </w:div>
        <w:div w:id="1578515278">
          <w:marLeft w:val="640"/>
          <w:marRight w:val="0"/>
          <w:marTop w:val="0"/>
          <w:marBottom w:val="0"/>
          <w:divBdr>
            <w:top w:val="none" w:sz="0" w:space="0" w:color="auto"/>
            <w:left w:val="none" w:sz="0" w:space="0" w:color="auto"/>
            <w:bottom w:val="none" w:sz="0" w:space="0" w:color="auto"/>
            <w:right w:val="none" w:sz="0" w:space="0" w:color="auto"/>
          </w:divBdr>
        </w:div>
        <w:div w:id="1171797517">
          <w:marLeft w:val="640"/>
          <w:marRight w:val="0"/>
          <w:marTop w:val="0"/>
          <w:marBottom w:val="0"/>
          <w:divBdr>
            <w:top w:val="none" w:sz="0" w:space="0" w:color="auto"/>
            <w:left w:val="none" w:sz="0" w:space="0" w:color="auto"/>
            <w:bottom w:val="none" w:sz="0" w:space="0" w:color="auto"/>
            <w:right w:val="none" w:sz="0" w:space="0" w:color="auto"/>
          </w:divBdr>
        </w:div>
        <w:div w:id="692613099">
          <w:marLeft w:val="640"/>
          <w:marRight w:val="0"/>
          <w:marTop w:val="0"/>
          <w:marBottom w:val="0"/>
          <w:divBdr>
            <w:top w:val="none" w:sz="0" w:space="0" w:color="auto"/>
            <w:left w:val="none" w:sz="0" w:space="0" w:color="auto"/>
            <w:bottom w:val="none" w:sz="0" w:space="0" w:color="auto"/>
            <w:right w:val="none" w:sz="0" w:space="0" w:color="auto"/>
          </w:divBdr>
        </w:div>
        <w:div w:id="934283880">
          <w:marLeft w:val="640"/>
          <w:marRight w:val="0"/>
          <w:marTop w:val="0"/>
          <w:marBottom w:val="0"/>
          <w:divBdr>
            <w:top w:val="none" w:sz="0" w:space="0" w:color="auto"/>
            <w:left w:val="none" w:sz="0" w:space="0" w:color="auto"/>
            <w:bottom w:val="none" w:sz="0" w:space="0" w:color="auto"/>
            <w:right w:val="none" w:sz="0" w:space="0" w:color="auto"/>
          </w:divBdr>
        </w:div>
        <w:div w:id="1431966833">
          <w:marLeft w:val="640"/>
          <w:marRight w:val="0"/>
          <w:marTop w:val="0"/>
          <w:marBottom w:val="0"/>
          <w:divBdr>
            <w:top w:val="none" w:sz="0" w:space="0" w:color="auto"/>
            <w:left w:val="none" w:sz="0" w:space="0" w:color="auto"/>
            <w:bottom w:val="none" w:sz="0" w:space="0" w:color="auto"/>
            <w:right w:val="none" w:sz="0" w:space="0" w:color="auto"/>
          </w:divBdr>
        </w:div>
        <w:div w:id="1133248839">
          <w:marLeft w:val="640"/>
          <w:marRight w:val="0"/>
          <w:marTop w:val="0"/>
          <w:marBottom w:val="0"/>
          <w:divBdr>
            <w:top w:val="none" w:sz="0" w:space="0" w:color="auto"/>
            <w:left w:val="none" w:sz="0" w:space="0" w:color="auto"/>
            <w:bottom w:val="none" w:sz="0" w:space="0" w:color="auto"/>
            <w:right w:val="none" w:sz="0" w:space="0" w:color="auto"/>
          </w:divBdr>
        </w:div>
        <w:div w:id="281108891">
          <w:marLeft w:val="640"/>
          <w:marRight w:val="0"/>
          <w:marTop w:val="0"/>
          <w:marBottom w:val="0"/>
          <w:divBdr>
            <w:top w:val="none" w:sz="0" w:space="0" w:color="auto"/>
            <w:left w:val="none" w:sz="0" w:space="0" w:color="auto"/>
            <w:bottom w:val="none" w:sz="0" w:space="0" w:color="auto"/>
            <w:right w:val="none" w:sz="0" w:space="0" w:color="auto"/>
          </w:divBdr>
        </w:div>
        <w:div w:id="545335866">
          <w:marLeft w:val="640"/>
          <w:marRight w:val="0"/>
          <w:marTop w:val="0"/>
          <w:marBottom w:val="0"/>
          <w:divBdr>
            <w:top w:val="none" w:sz="0" w:space="0" w:color="auto"/>
            <w:left w:val="none" w:sz="0" w:space="0" w:color="auto"/>
            <w:bottom w:val="none" w:sz="0" w:space="0" w:color="auto"/>
            <w:right w:val="none" w:sz="0" w:space="0" w:color="auto"/>
          </w:divBdr>
        </w:div>
        <w:div w:id="100105037">
          <w:marLeft w:val="640"/>
          <w:marRight w:val="0"/>
          <w:marTop w:val="0"/>
          <w:marBottom w:val="0"/>
          <w:divBdr>
            <w:top w:val="none" w:sz="0" w:space="0" w:color="auto"/>
            <w:left w:val="none" w:sz="0" w:space="0" w:color="auto"/>
            <w:bottom w:val="none" w:sz="0" w:space="0" w:color="auto"/>
            <w:right w:val="none" w:sz="0" w:space="0" w:color="auto"/>
          </w:divBdr>
        </w:div>
        <w:div w:id="1874733920">
          <w:marLeft w:val="640"/>
          <w:marRight w:val="0"/>
          <w:marTop w:val="0"/>
          <w:marBottom w:val="0"/>
          <w:divBdr>
            <w:top w:val="none" w:sz="0" w:space="0" w:color="auto"/>
            <w:left w:val="none" w:sz="0" w:space="0" w:color="auto"/>
            <w:bottom w:val="none" w:sz="0" w:space="0" w:color="auto"/>
            <w:right w:val="none" w:sz="0" w:space="0" w:color="auto"/>
          </w:divBdr>
        </w:div>
        <w:div w:id="84693428">
          <w:marLeft w:val="640"/>
          <w:marRight w:val="0"/>
          <w:marTop w:val="0"/>
          <w:marBottom w:val="0"/>
          <w:divBdr>
            <w:top w:val="none" w:sz="0" w:space="0" w:color="auto"/>
            <w:left w:val="none" w:sz="0" w:space="0" w:color="auto"/>
            <w:bottom w:val="none" w:sz="0" w:space="0" w:color="auto"/>
            <w:right w:val="none" w:sz="0" w:space="0" w:color="auto"/>
          </w:divBdr>
        </w:div>
        <w:div w:id="14045455">
          <w:marLeft w:val="640"/>
          <w:marRight w:val="0"/>
          <w:marTop w:val="0"/>
          <w:marBottom w:val="0"/>
          <w:divBdr>
            <w:top w:val="none" w:sz="0" w:space="0" w:color="auto"/>
            <w:left w:val="none" w:sz="0" w:space="0" w:color="auto"/>
            <w:bottom w:val="none" w:sz="0" w:space="0" w:color="auto"/>
            <w:right w:val="none" w:sz="0" w:space="0" w:color="auto"/>
          </w:divBdr>
        </w:div>
        <w:div w:id="1045445451">
          <w:marLeft w:val="640"/>
          <w:marRight w:val="0"/>
          <w:marTop w:val="0"/>
          <w:marBottom w:val="0"/>
          <w:divBdr>
            <w:top w:val="none" w:sz="0" w:space="0" w:color="auto"/>
            <w:left w:val="none" w:sz="0" w:space="0" w:color="auto"/>
            <w:bottom w:val="none" w:sz="0" w:space="0" w:color="auto"/>
            <w:right w:val="none" w:sz="0" w:space="0" w:color="auto"/>
          </w:divBdr>
        </w:div>
        <w:div w:id="1122652470">
          <w:marLeft w:val="640"/>
          <w:marRight w:val="0"/>
          <w:marTop w:val="0"/>
          <w:marBottom w:val="0"/>
          <w:divBdr>
            <w:top w:val="none" w:sz="0" w:space="0" w:color="auto"/>
            <w:left w:val="none" w:sz="0" w:space="0" w:color="auto"/>
            <w:bottom w:val="none" w:sz="0" w:space="0" w:color="auto"/>
            <w:right w:val="none" w:sz="0" w:space="0" w:color="auto"/>
          </w:divBdr>
        </w:div>
        <w:div w:id="764962815">
          <w:marLeft w:val="640"/>
          <w:marRight w:val="0"/>
          <w:marTop w:val="0"/>
          <w:marBottom w:val="0"/>
          <w:divBdr>
            <w:top w:val="none" w:sz="0" w:space="0" w:color="auto"/>
            <w:left w:val="none" w:sz="0" w:space="0" w:color="auto"/>
            <w:bottom w:val="none" w:sz="0" w:space="0" w:color="auto"/>
            <w:right w:val="none" w:sz="0" w:space="0" w:color="auto"/>
          </w:divBdr>
        </w:div>
        <w:div w:id="1212620358">
          <w:marLeft w:val="640"/>
          <w:marRight w:val="0"/>
          <w:marTop w:val="0"/>
          <w:marBottom w:val="0"/>
          <w:divBdr>
            <w:top w:val="none" w:sz="0" w:space="0" w:color="auto"/>
            <w:left w:val="none" w:sz="0" w:space="0" w:color="auto"/>
            <w:bottom w:val="none" w:sz="0" w:space="0" w:color="auto"/>
            <w:right w:val="none" w:sz="0" w:space="0" w:color="auto"/>
          </w:divBdr>
        </w:div>
        <w:div w:id="1939168194">
          <w:marLeft w:val="640"/>
          <w:marRight w:val="0"/>
          <w:marTop w:val="0"/>
          <w:marBottom w:val="0"/>
          <w:divBdr>
            <w:top w:val="none" w:sz="0" w:space="0" w:color="auto"/>
            <w:left w:val="none" w:sz="0" w:space="0" w:color="auto"/>
            <w:bottom w:val="none" w:sz="0" w:space="0" w:color="auto"/>
            <w:right w:val="none" w:sz="0" w:space="0" w:color="auto"/>
          </w:divBdr>
        </w:div>
        <w:div w:id="902259153">
          <w:marLeft w:val="640"/>
          <w:marRight w:val="0"/>
          <w:marTop w:val="0"/>
          <w:marBottom w:val="0"/>
          <w:divBdr>
            <w:top w:val="none" w:sz="0" w:space="0" w:color="auto"/>
            <w:left w:val="none" w:sz="0" w:space="0" w:color="auto"/>
            <w:bottom w:val="none" w:sz="0" w:space="0" w:color="auto"/>
            <w:right w:val="none" w:sz="0" w:space="0" w:color="auto"/>
          </w:divBdr>
        </w:div>
        <w:div w:id="586428520">
          <w:marLeft w:val="640"/>
          <w:marRight w:val="0"/>
          <w:marTop w:val="0"/>
          <w:marBottom w:val="0"/>
          <w:divBdr>
            <w:top w:val="none" w:sz="0" w:space="0" w:color="auto"/>
            <w:left w:val="none" w:sz="0" w:space="0" w:color="auto"/>
            <w:bottom w:val="none" w:sz="0" w:space="0" w:color="auto"/>
            <w:right w:val="none" w:sz="0" w:space="0" w:color="auto"/>
          </w:divBdr>
        </w:div>
        <w:div w:id="409695034">
          <w:marLeft w:val="640"/>
          <w:marRight w:val="0"/>
          <w:marTop w:val="0"/>
          <w:marBottom w:val="0"/>
          <w:divBdr>
            <w:top w:val="none" w:sz="0" w:space="0" w:color="auto"/>
            <w:left w:val="none" w:sz="0" w:space="0" w:color="auto"/>
            <w:bottom w:val="none" w:sz="0" w:space="0" w:color="auto"/>
            <w:right w:val="none" w:sz="0" w:space="0" w:color="auto"/>
          </w:divBdr>
        </w:div>
        <w:div w:id="873079768">
          <w:marLeft w:val="640"/>
          <w:marRight w:val="0"/>
          <w:marTop w:val="0"/>
          <w:marBottom w:val="0"/>
          <w:divBdr>
            <w:top w:val="none" w:sz="0" w:space="0" w:color="auto"/>
            <w:left w:val="none" w:sz="0" w:space="0" w:color="auto"/>
            <w:bottom w:val="none" w:sz="0" w:space="0" w:color="auto"/>
            <w:right w:val="none" w:sz="0" w:space="0" w:color="auto"/>
          </w:divBdr>
        </w:div>
        <w:div w:id="961225560">
          <w:marLeft w:val="640"/>
          <w:marRight w:val="0"/>
          <w:marTop w:val="0"/>
          <w:marBottom w:val="0"/>
          <w:divBdr>
            <w:top w:val="none" w:sz="0" w:space="0" w:color="auto"/>
            <w:left w:val="none" w:sz="0" w:space="0" w:color="auto"/>
            <w:bottom w:val="none" w:sz="0" w:space="0" w:color="auto"/>
            <w:right w:val="none" w:sz="0" w:space="0" w:color="auto"/>
          </w:divBdr>
        </w:div>
        <w:div w:id="1801922390">
          <w:marLeft w:val="640"/>
          <w:marRight w:val="0"/>
          <w:marTop w:val="0"/>
          <w:marBottom w:val="0"/>
          <w:divBdr>
            <w:top w:val="none" w:sz="0" w:space="0" w:color="auto"/>
            <w:left w:val="none" w:sz="0" w:space="0" w:color="auto"/>
            <w:bottom w:val="none" w:sz="0" w:space="0" w:color="auto"/>
            <w:right w:val="none" w:sz="0" w:space="0" w:color="auto"/>
          </w:divBdr>
        </w:div>
        <w:div w:id="349989107">
          <w:marLeft w:val="640"/>
          <w:marRight w:val="0"/>
          <w:marTop w:val="0"/>
          <w:marBottom w:val="0"/>
          <w:divBdr>
            <w:top w:val="none" w:sz="0" w:space="0" w:color="auto"/>
            <w:left w:val="none" w:sz="0" w:space="0" w:color="auto"/>
            <w:bottom w:val="none" w:sz="0" w:space="0" w:color="auto"/>
            <w:right w:val="none" w:sz="0" w:space="0" w:color="auto"/>
          </w:divBdr>
        </w:div>
        <w:div w:id="1448893944">
          <w:marLeft w:val="640"/>
          <w:marRight w:val="0"/>
          <w:marTop w:val="0"/>
          <w:marBottom w:val="0"/>
          <w:divBdr>
            <w:top w:val="none" w:sz="0" w:space="0" w:color="auto"/>
            <w:left w:val="none" w:sz="0" w:space="0" w:color="auto"/>
            <w:bottom w:val="none" w:sz="0" w:space="0" w:color="auto"/>
            <w:right w:val="none" w:sz="0" w:space="0" w:color="auto"/>
          </w:divBdr>
        </w:div>
        <w:div w:id="195429024">
          <w:marLeft w:val="640"/>
          <w:marRight w:val="0"/>
          <w:marTop w:val="0"/>
          <w:marBottom w:val="0"/>
          <w:divBdr>
            <w:top w:val="none" w:sz="0" w:space="0" w:color="auto"/>
            <w:left w:val="none" w:sz="0" w:space="0" w:color="auto"/>
            <w:bottom w:val="none" w:sz="0" w:space="0" w:color="auto"/>
            <w:right w:val="none" w:sz="0" w:space="0" w:color="auto"/>
          </w:divBdr>
        </w:div>
        <w:div w:id="943415563">
          <w:marLeft w:val="640"/>
          <w:marRight w:val="0"/>
          <w:marTop w:val="0"/>
          <w:marBottom w:val="0"/>
          <w:divBdr>
            <w:top w:val="none" w:sz="0" w:space="0" w:color="auto"/>
            <w:left w:val="none" w:sz="0" w:space="0" w:color="auto"/>
            <w:bottom w:val="none" w:sz="0" w:space="0" w:color="auto"/>
            <w:right w:val="none" w:sz="0" w:space="0" w:color="auto"/>
          </w:divBdr>
        </w:div>
        <w:div w:id="27995381">
          <w:marLeft w:val="640"/>
          <w:marRight w:val="0"/>
          <w:marTop w:val="0"/>
          <w:marBottom w:val="0"/>
          <w:divBdr>
            <w:top w:val="none" w:sz="0" w:space="0" w:color="auto"/>
            <w:left w:val="none" w:sz="0" w:space="0" w:color="auto"/>
            <w:bottom w:val="none" w:sz="0" w:space="0" w:color="auto"/>
            <w:right w:val="none" w:sz="0" w:space="0" w:color="auto"/>
          </w:divBdr>
        </w:div>
        <w:div w:id="1344937100">
          <w:marLeft w:val="640"/>
          <w:marRight w:val="0"/>
          <w:marTop w:val="0"/>
          <w:marBottom w:val="0"/>
          <w:divBdr>
            <w:top w:val="none" w:sz="0" w:space="0" w:color="auto"/>
            <w:left w:val="none" w:sz="0" w:space="0" w:color="auto"/>
            <w:bottom w:val="none" w:sz="0" w:space="0" w:color="auto"/>
            <w:right w:val="none" w:sz="0" w:space="0" w:color="auto"/>
          </w:divBdr>
        </w:div>
        <w:div w:id="1150748388">
          <w:marLeft w:val="640"/>
          <w:marRight w:val="0"/>
          <w:marTop w:val="0"/>
          <w:marBottom w:val="0"/>
          <w:divBdr>
            <w:top w:val="none" w:sz="0" w:space="0" w:color="auto"/>
            <w:left w:val="none" w:sz="0" w:space="0" w:color="auto"/>
            <w:bottom w:val="none" w:sz="0" w:space="0" w:color="auto"/>
            <w:right w:val="none" w:sz="0" w:space="0" w:color="auto"/>
          </w:divBdr>
        </w:div>
        <w:div w:id="1651905650">
          <w:marLeft w:val="640"/>
          <w:marRight w:val="0"/>
          <w:marTop w:val="0"/>
          <w:marBottom w:val="0"/>
          <w:divBdr>
            <w:top w:val="none" w:sz="0" w:space="0" w:color="auto"/>
            <w:left w:val="none" w:sz="0" w:space="0" w:color="auto"/>
            <w:bottom w:val="none" w:sz="0" w:space="0" w:color="auto"/>
            <w:right w:val="none" w:sz="0" w:space="0" w:color="auto"/>
          </w:divBdr>
        </w:div>
        <w:div w:id="1563130850">
          <w:marLeft w:val="640"/>
          <w:marRight w:val="0"/>
          <w:marTop w:val="0"/>
          <w:marBottom w:val="0"/>
          <w:divBdr>
            <w:top w:val="none" w:sz="0" w:space="0" w:color="auto"/>
            <w:left w:val="none" w:sz="0" w:space="0" w:color="auto"/>
            <w:bottom w:val="none" w:sz="0" w:space="0" w:color="auto"/>
            <w:right w:val="none" w:sz="0" w:space="0" w:color="auto"/>
          </w:divBdr>
        </w:div>
        <w:div w:id="821503978">
          <w:marLeft w:val="640"/>
          <w:marRight w:val="0"/>
          <w:marTop w:val="0"/>
          <w:marBottom w:val="0"/>
          <w:divBdr>
            <w:top w:val="none" w:sz="0" w:space="0" w:color="auto"/>
            <w:left w:val="none" w:sz="0" w:space="0" w:color="auto"/>
            <w:bottom w:val="none" w:sz="0" w:space="0" w:color="auto"/>
            <w:right w:val="none" w:sz="0" w:space="0" w:color="auto"/>
          </w:divBdr>
        </w:div>
        <w:div w:id="1387803032">
          <w:marLeft w:val="640"/>
          <w:marRight w:val="0"/>
          <w:marTop w:val="0"/>
          <w:marBottom w:val="0"/>
          <w:divBdr>
            <w:top w:val="none" w:sz="0" w:space="0" w:color="auto"/>
            <w:left w:val="none" w:sz="0" w:space="0" w:color="auto"/>
            <w:bottom w:val="none" w:sz="0" w:space="0" w:color="auto"/>
            <w:right w:val="none" w:sz="0" w:space="0" w:color="auto"/>
          </w:divBdr>
        </w:div>
        <w:div w:id="775515722">
          <w:marLeft w:val="640"/>
          <w:marRight w:val="0"/>
          <w:marTop w:val="0"/>
          <w:marBottom w:val="0"/>
          <w:divBdr>
            <w:top w:val="none" w:sz="0" w:space="0" w:color="auto"/>
            <w:left w:val="none" w:sz="0" w:space="0" w:color="auto"/>
            <w:bottom w:val="none" w:sz="0" w:space="0" w:color="auto"/>
            <w:right w:val="none" w:sz="0" w:space="0" w:color="auto"/>
          </w:divBdr>
        </w:div>
        <w:div w:id="972948466">
          <w:marLeft w:val="640"/>
          <w:marRight w:val="0"/>
          <w:marTop w:val="0"/>
          <w:marBottom w:val="0"/>
          <w:divBdr>
            <w:top w:val="none" w:sz="0" w:space="0" w:color="auto"/>
            <w:left w:val="none" w:sz="0" w:space="0" w:color="auto"/>
            <w:bottom w:val="none" w:sz="0" w:space="0" w:color="auto"/>
            <w:right w:val="none" w:sz="0" w:space="0" w:color="auto"/>
          </w:divBdr>
        </w:div>
        <w:div w:id="1727408728">
          <w:marLeft w:val="640"/>
          <w:marRight w:val="0"/>
          <w:marTop w:val="0"/>
          <w:marBottom w:val="0"/>
          <w:divBdr>
            <w:top w:val="none" w:sz="0" w:space="0" w:color="auto"/>
            <w:left w:val="none" w:sz="0" w:space="0" w:color="auto"/>
            <w:bottom w:val="none" w:sz="0" w:space="0" w:color="auto"/>
            <w:right w:val="none" w:sz="0" w:space="0" w:color="auto"/>
          </w:divBdr>
        </w:div>
        <w:div w:id="327490108">
          <w:marLeft w:val="640"/>
          <w:marRight w:val="0"/>
          <w:marTop w:val="0"/>
          <w:marBottom w:val="0"/>
          <w:divBdr>
            <w:top w:val="none" w:sz="0" w:space="0" w:color="auto"/>
            <w:left w:val="none" w:sz="0" w:space="0" w:color="auto"/>
            <w:bottom w:val="none" w:sz="0" w:space="0" w:color="auto"/>
            <w:right w:val="none" w:sz="0" w:space="0" w:color="auto"/>
          </w:divBdr>
        </w:div>
        <w:div w:id="212891173">
          <w:marLeft w:val="640"/>
          <w:marRight w:val="0"/>
          <w:marTop w:val="0"/>
          <w:marBottom w:val="0"/>
          <w:divBdr>
            <w:top w:val="none" w:sz="0" w:space="0" w:color="auto"/>
            <w:left w:val="none" w:sz="0" w:space="0" w:color="auto"/>
            <w:bottom w:val="none" w:sz="0" w:space="0" w:color="auto"/>
            <w:right w:val="none" w:sz="0" w:space="0" w:color="auto"/>
          </w:divBdr>
        </w:div>
        <w:div w:id="327829763">
          <w:marLeft w:val="640"/>
          <w:marRight w:val="0"/>
          <w:marTop w:val="0"/>
          <w:marBottom w:val="0"/>
          <w:divBdr>
            <w:top w:val="none" w:sz="0" w:space="0" w:color="auto"/>
            <w:left w:val="none" w:sz="0" w:space="0" w:color="auto"/>
            <w:bottom w:val="none" w:sz="0" w:space="0" w:color="auto"/>
            <w:right w:val="none" w:sz="0" w:space="0" w:color="auto"/>
          </w:divBdr>
        </w:div>
        <w:div w:id="216164124">
          <w:marLeft w:val="640"/>
          <w:marRight w:val="0"/>
          <w:marTop w:val="0"/>
          <w:marBottom w:val="0"/>
          <w:divBdr>
            <w:top w:val="none" w:sz="0" w:space="0" w:color="auto"/>
            <w:left w:val="none" w:sz="0" w:space="0" w:color="auto"/>
            <w:bottom w:val="none" w:sz="0" w:space="0" w:color="auto"/>
            <w:right w:val="none" w:sz="0" w:space="0" w:color="auto"/>
          </w:divBdr>
        </w:div>
        <w:div w:id="1248539083">
          <w:marLeft w:val="640"/>
          <w:marRight w:val="0"/>
          <w:marTop w:val="0"/>
          <w:marBottom w:val="0"/>
          <w:divBdr>
            <w:top w:val="none" w:sz="0" w:space="0" w:color="auto"/>
            <w:left w:val="none" w:sz="0" w:space="0" w:color="auto"/>
            <w:bottom w:val="none" w:sz="0" w:space="0" w:color="auto"/>
            <w:right w:val="none" w:sz="0" w:space="0" w:color="auto"/>
          </w:divBdr>
        </w:div>
        <w:div w:id="1616861656">
          <w:marLeft w:val="640"/>
          <w:marRight w:val="0"/>
          <w:marTop w:val="0"/>
          <w:marBottom w:val="0"/>
          <w:divBdr>
            <w:top w:val="none" w:sz="0" w:space="0" w:color="auto"/>
            <w:left w:val="none" w:sz="0" w:space="0" w:color="auto"/>
            <w:bottom w:val="none" w:sz="0" w:space="0" w:color="auto"/>
            <w:right w:val="none" w:sz="0" w:space="0" w:color="auto"/>
          </w:divBdr>
        </w:div>
        <w:div w:id="1456677883">
          <w:marLeft w:val="640"/>
          <w:marRight w:val="0"/>
          <w:marTop w:val="0"/>
          <w:marBottom w:val="0"/>
          <w:divBdr>
            <w:top w:val="none" w:sz="0" w:space="0" w:color="auto"/>
            <w:left w:val="none" w:sz="0" w:space="0" w:color="auto"/>
            <w:bottom w:val="none" w:sz="0" w:space="0" w:color="auto"/>
            <w:right w:val="none" w:sz="0" w:space="0" w:color="auto"/>
          </w:divBdr>
        </w:div>
        <w:div w:id="1885289843">
          <w:marLeft w:val="640"/>
          <w:marRight w:val="0"/>
          <w:marTop w:val="0"/>
          <w:marBottom w:val="0"/>
          <w:divBdr>
            <w:top w:val="none" w:sz="0" w:space="0" w:color="auto"/>
            <w:left w:val="none" w:sz="0" w:space="0" w:color="auto"/>
            <w:bottom w:val="none" w:sz="0" w:space="0" w:color="auto"/>
            <w:right w:val="none" w:sz="0" w:space="0" w:color="auto"/>
          </w:divBdr>
        </w:div>
        <w:div w:id="1854220064">
          <w:marLeft w:val="640"/>
          <w:marRight w:val="0"/>
          <w:marTop w:val="0"/>
          <w:marBottom w:val="0"/>
          <w:divBdr>
            <w:top w:val="none" w:sz="0" w:space="0" w:color="auto"/>
            <w:left w:val="none" w:sz="0" w:space="0" w:color="auto"/>
            <w:bottom w:val="none" w:sz="0" w:space="0" w:color="auto"/>
            <w:right w:val="none" w:sz="0" w:space="0" w:color="auto"/>
          </w:divBdr>
        </w:div>
        <w:div w:id="270432367">
          <w:marLeft w:val="640"/>
          <w:marRight w:val="0"/>
          <w:marTop w:val="0"/>
          <w:marBottom w:val="0"/>
          <w:divBdr>
            <w:top w:val="none" w:sz="0" w:space="0" w:color="auto"/>
            <w:left w:val="none" w:sz="0" w:space="0" w:color="auto"/>
            <w:bottom w:val="none" w:sz="0" w:space="0" w:color="auto"/>
            <w:right w:val="none" w:sz="0" w:space="0" w:color="auto"/>
          </w:divBdr>
        </w:div>
        <w:div w:id="1839880727">
          <w:marLeft w:val="640"/>
          <w:marRight w:val="0"/>
          <w:marTop w:val="0"/>
          <w:marBottom w:val="0"/>
          <w:divBdr>
            <w:top w:val="none" w:sz="0" w:space="0" w:color="auto"/>
            <w:left w:val="none" w:sz="0" w:space="0" w:color="auto"/>
            <w:bottom w:val="none" w:sz="0" w:space="0" w:color="auto"/>
            <w:right w:val="none" w:sz="0" w:space="0" w:color="auto"/>
          </w:divBdr>
        </w:div>
        <w:div w:id="1148741506">
          <w:marLeft w:val="640"/>
          <w:marRight w:val="0"/>
          <w:marTop w:val="0"/>
          <w:marBottom w:val="0"/>
          <w:divBdr>
            <w:top w:val="none" w:sz="0" w:space="0" w:color="auto"/>
            <w:left w:val="none" w:sz="0" w:space="0" w:color="auto"/>
            <w:bottom w:val="none" w:sz="0" w:space="0" w:color="auto"/>
            <w:right w:val="none" w:sz="0" w:space="0" w:color="auto"/>
          </w:divBdr>
        </w:div>
        <w:div w:id="133641621">
          <w:marLeft w:val="640"/>
          <w:marRight w:val="0"/>
          <w:marTop w:val="0"/>
          <w:marBottom w:val="0"/>
          <w:divBdr>
            <w:top w:val="none" w:sz="0" w:space="0" w:color="auto"/>
            <w:left w:val="none" w:sz="0" w:space="0" w:color="auto"/>
            <w:bottom w:val="none" w:sz="0" w:space="0" w:color="auto"/>
            <w:right w:val="none" w:sz="0" w:space="0" w:color="auto"/>
          </w:divBdr>
        </w:div>
        <w:div w:id="601037168">
          <w:marLeft w:val="640"/>
          <w:marRight w:val="0"/>
          <w:marTop w:val="0"/>
          <w:marBottom w:val="0"/>
          <w:divBdr>
            <w:top w:val="none" w:sz="0" w:space="0" w:color="auto"/>
            <w:left w:val="none" w:sz="0" w:space="0" w:color="auto"/>
            <w:bottom w:val="none" w:sz="0" w:space="0" w:color="auto"/>
            <w:right w:val="none" w:sz="0" w:space="0" w:color="auto"/>
          </w:divBdr>
        </w:div>
        <w:div w:id="1609503320">
          <w:marLeft w:val="640"/>
          <w:marRight w:val="0"/>
          <w:marTop w:val="0"/>
          <w:marBottom w:val="0"/>
          <w:divBdr>
            <w:top w:val="none" w:sz="0" w:space="0" w:color="auto"/>
            <w:left w:val="none" w:sz="0" w:space="0" w:color="auto"/>
            <w:bottom w:val="none" w:sz="0" w:space="0" w:color="auto"/>
            <w:right w:val="none" w:sz="0" w:space="0" w:color="auto"/>
          </w:divBdr>
        </w:div>
        <w:div w:id="1482576247">
          <w:marLeft w:val="640"/>
          <w:marRight w:val="0"/>
          <w:marTop w:val="0"/>
          <w:marBottom w:val="0"/>
          <w:divBdr>
            <w:top w:val="none" w:sz="0" w:space="0" w:color="auto"/>
            <w:left w:val="none" w:sz="0" w:space="0" w:color="auto"/>
            <w:bottom w:val="none" w:sz="0" w:space="0" w:color="auto"/>
            <w:right w:val="none" w:sz="0" w:space="0" w:color="auto"/>
          </w:divBdr>
        </w:div>
        <w:div w:id="1805125045">
          <w:marLeft w:val="640"/>
          <w:marRight w:val="0"/>
          <w:marTop w:val="0"/>
          <w:marBottom w:val="0"/>
          <w:divBdr>
            <w:top w:val="none" w:sz="0" w:space="0" w:color="auto"/>
            <w:left w:val="none" w:sz="0" w:space="0" w:color="auto"/>
            <w:bottom w:val="none" w:sz="0" w:space="0" w:color="auto"/>
            <w:right w:val="none" w:sz="0" w:space="0" w:color="auto"/>
          </w:divBdr>
        </w:div>
        <w:div w:id="189683399">
          <w:marLeft w:val="640"/>
          <w:marRight w:val="0"/>
          <w:marTop w:val="0"/>
          <w:marBottom w:val="0"/>
          <w:divBdr>
            <w:top w:val="none" w:sz="0" w:space="0" w:color="auto"/>
            <w:left w:val="none" w:sz="0" w:space="0" w:color="auto"/>
            <w:bottom w:val="none" w:sz="0" w:space="0" w:color="auto"/>
            <w:right w:val="none" w:sz="0" w:space="0" w:color="auto"/>
          </w:divBdr>
        </w:div>
        <w:div w:id="716121695">
          <w:marLeft w:val="640"/>
          <w:marRight w:val="0"/>
          <w:marTop w:val="0"/>
          <w:marBottom w:val="0"/>
          <w:divBdr>
            <w:top w:val="none" w:sz="0" w:space="0" w:color="auto"/>
            <w:left w:val="none" w:sz="0" w:space="0" w:color="auto"/>
            <w:bottom w:val="none" w:sz="0" w:space="0" w:color="auto"/>
            <w:right w:val="none" w:sz="0" w:space="0" w:color="auto"/>
          </w:divBdr>
        </w:div>
        <w:div w:id="210386232">
          <w:marLeft w:val="640"/>
          <w:marRight w:val="0"/>
          <w:marTop w:val="0"/>
          <w:marBottom w:val="0"/>
          <w:divBdr>
            <w:top w:val="none" w:sz="0" w:space="0" w:color="auto"/>
            <w:left w:val="none" w:sz="0" w:space="0" w:color="auto"/>
            <w:bottom w:val="none" w:sz="0" w:space="0" w:color="auto"/>
            <w:right w:val="none" w:sz="0" w:space="0" w:color="auto"/>
          </w:divBdr>
        </w:div>
        <w:div w:id="521632481">
          <w:marLeft w:val="640"/>
          <w:marRight w:val="0"/>
          <w:marTop w:val="0"/>
          <w:marBottom w:val="0"/>
          <w:divBdr>
            <w:top w:val="none" w:sz="0" w:space="0" w:color="auto"/>
            <w:left w:val="none" w:sz="0" w:space="0" w:color="auto"/>
            <w:bottom w:val="none" w:sz="0" w:space="0" w:color="auto"/>
            <w:right w:val="none" w:sz="0" w:space="0" w:color="auto"/>
          </w:divBdr>
        </w:div>
        <w:div w:id="792753669">
          <w:marLeft w:val="640"/>
          <w:marRight w:val="0"/>
          <w:marTop w:val="0"/>
          <w:marBottom w:val="0"/>
          <w:divBdr>
            <w:top w:val="none" w:sz="0" w:space="0" w:color="auto"/>
            <w:left w:val="none" w:sz="0" w:space="0" w:color="auto"/>
            <w:bottom w:val="none" w:sz="0" w:space="0" w:color="auto"/>
            <w:right w:val="none" w:sz="0" w:space="0" w:color="auto"/>
          </w:divBdr>
        </w:div>
        <w:div w:id="1086462316">
          <w:marLeft w:val="640"/>
          <w:marRight w:val="0"/>
          <w:marTop w:val="0"/>
          <w:marBottom w:val="0"/>
          <w:divBdr>
            <w:top w:val="none" w:sz="0" w:space="0" w:color="auto"/>
            <w:left w:val="none" w:sz="0" w:space="0" w:color="auto"/>
            <w:bottom w:val="none" w:sz="0" w:space="0" w:color="auto"/>
            <w:right w:val="none" w:sz="0" w:space="0" w:color="auto"/>
          </w:divBdr>
        </w:div>
        <w:div w:id="1117945379">
          <w:marLeft w:val="640"/>
          <w:marRight w:val="0"/>
          <w:marTop w:val="0"/>
          <w:marBottom w:val="0"/>
          <w:divBdr>
            <w:top w:val="none" w:sz="0" w:space="0" w:color="auto"/>
            <w:left w:val="none" w:sz="0" w:space="0" w:color="auto"/>
            <w:bottom w:val="none" w:sz="0" w:space="0" w:color="auto"/>
            <w:right w:val="none" w:sz="0" w:space="0" w:color="auto"/>
          </w:divBdr>
        </w:div>
        <w:div w:id="1094863699">
          <w:marLeft w:val="640"/>
          <w:marRight w:val="0"/>
          <w:marTop w:val="0"/>
          <w:marBottom w:val="0"/>
          <w:divBdr>
            <w:top w:val="none" w:sz="0" w:space="0" w:color="auto"/>
            <w:left w:val="none" w:sz="0" w:space="0" w:color="auto"/>
            <w:bottom w:val="none" w:sz="0" w:space="0" w:color="auto"/>
            <w:right w:val="none" w:sz="0" w:space="0" w:color="auto"/>
          </w:divBdr>
        </w:div>
        <w:div w:id="1358197660">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595486">
      <w:bodyDiv w:val="1"/>
      <w:marLeft w:val="0"/>
      <w:marRight w:val="0"/>
      <w:marTop w:val="0"/>
      <w:marBottom w:val="0"/>
      <w:divBdr>
        <w:top w:val="none" w:sz="0" w:space="0" w:color="auto"/>
        <w:left w:val="none" w:sz="0" w:space="0" w:color="auto"/>
        <w:bottom w:val="none" w:sz="0" w:space="0" w:color="auto"/>
        <w:right w:val="none" w:sz="0" w:space="0" w:color="auto"/>
      </w:divBdr>
      <w:divsChild>
        <w:div w:id="399133556">
          <w:marLeft w:val="640"/>
          <w:marRight w:val="0"/>
          <w:marTop w:val="0"/>
          <w:marBottom w:val="0"/>
          <w:divBdr>
            <w:top w:val="none" w:sz="0" w:space="0" w:color="auto"/>
            <w:left w:val="none" w:sz="0" w:space="0" w:color="auto"/>
            <w:bottom w:val="none" w:sz="0" w:space="0" w:color="auto"/>
            <w:right w:val="none" w:sz="0" w:space="0" w:color="auto"/>
          </w:divBdr>
        </w:div>
        <w:div w:id="758252712">
          <w:marLeft w:val="640"/>
          <w:marRight w:val="0"/>
          <w:marTop w:val="0"/>
          <w:marBottom w:val="0"/>
          <w:divBdr>
            <w:top w:val="none" w:sz="0" w:space="0" w:color="auto"/>
            <w:left w:val="none" w:sz="0" w:space="0" w:color="auto"/>
            <w:bottom w:val="none" w:sz="0" w:space="0" w:color="auto"/>
            <w:right w:val="none" w:sz="0" w:space="0" w:color="auto"/>
          </w:divBdr>
        </w:div>
        <w:div w:id="1010647587">
          <w:marLeft w:val="640"/>
          <w:marRight w:val="0"/>
          <w:marTop w:val="0"/>
          <w:marBottom w:val="0"/>
          <w:divBdr>
            <w:top w:val="none" w:sz="0" w:space="0" w:color="auto"/>
            <w:left w:val="none" w:sz="0" w:space="0" w:color="auto"/>
            <w:bottom w:val="none" w:sz="0" w:space="0" w:color="auto"/>
            <w:right w:val="none" w:sz="0" w:space="0" w:color="auto"/>
          </w:divBdr>
        </w:div>
        <w:div w:id="1390423394">
          <w:marLeft w:val="640"/>
          <w:marRight w:val="0"/>
          <w:marTop w:val="0"/>
          <w:marBottom w:val="0"/>
          <w:divBdr>
            <w:top w:val="none" w:sz="0" w:space="0" w:color="auto"/>
            <w:left w:val="none" w:sz="0" w:space="0" w:color="auto"/>
            <w:bottom w:val="none" w:sz="0" w:space="0" w:color="auto"/>
            <w:right w:val="none" w:sz="0" w:space="0" w:color="auto"/>
          </w:divBdr>
        </w:div>
        <w:div w:id="786196692">
          <w:marLeft w:val="640"/>
          <w:marRight w:val="0"/>
          <w:marTop w:val="0"/>
          <w:marBottom w:val="0"/>
          <w:divBdr>
            <w:top w:val="none" w:sz="0" w:space="0" w:color="auto"/>
            <w:left w:val="none" w:sz="0" w:space="0" w:color="auto"/>
            <w:bottom w:val="none" w:sz="0" w:space="0" w:color="auto"/>
            <w:right w:val="none" w:sz="0" w:space="0" w:color="auto"/>
          </w:divBdr>
        </w:div>
        <w:div w:id="1105930073">
          <w:marLeft w:val="640"/>
          <w:marRight w:val="0"/>
          <w:marTop w:val="0"/>
          <w:marBottom w:val="0"/>
          <w:divBdr>
            <w:top w:val="none" w:sz="0" w:space="0" w:color="auto"/>
            <w:left w:val="none" w:sz="0" w:space="0" w:color="auto"/>
            <w:bottom w:val="none" w:sz="0" w:space="0" w:color="auto"/>
            <w:right w:val="none" w:sz="0" w:space="0" w:color="auto"/>
          </w:divBdr>
        </w:div>
        <w:div w:id="208956556">
          <w:marLeft w:val="640"/>
          <w:marRight w:val="0"/>
          <w:marTop w:val="0"/>
          <w:marBottom w:val="0"/>
          <w:divBdr>
            <w:top w:val="none" w:sz="0" w:space="0" w:color="auto"/>
            <w:left w:val="none" w:sz="0" w:space="0" w:color="auto"/>
            <w:bottom w:val="none" w:sz="0" w:space="0" w:color="auto"/>
            <w:right w:val="none" w:sz="0" w:space="0" w:color="auto"/>
          </w:divBdr>
        </w:div>
        <w:div w:id="1519613849">
          <w:marLeft w:val="640"/>
          <w:marRight w:val="0"/>
          <w:marTop w:val="0"/>
          <w:marBottom w:val="0"/>
          <w:divBdr>
            <w:top w:val="none" w:sz="0" w:space="0" w:color="auto"/>
            <w:left w:val="none" w:sz="0" w:space="0" w:color="auto"/>
            <w:bottom w:val="none" w:sz="0" w:space="0" w:color="auto"/>
            <w:right w:val="none" w:sz="0" w:space="0" w:color="auto"/>
          </w:divBdr>
        </w:div>
        <w:div w:id="1391811353">
          <w:marLeft w:val="640"/>
          <w:marRight w:val="0"/>
          <w:marTop w:val="0"/>
          <w:marBottom w:val="0"/>
          <w:divBdr>
            <w:top w:val="none" w:sz="0" w:space="0" w:color="auto"/>
            <w:left w:val="none" w:sz="0" w:space="0" w:color="auto"/>
            <w:bottom w:val="none" w:sz="0" w:space="0" w:color="auto"/>
            <w:right w:val="none" w:sz="0" w:space="0" w:color="auto"/>
          </w:divBdr>
        </w:div>
        <w:div w:id="1649551438">
          <w:marLeft w:val="640"/>
          <w:marRight w:val="0"/>
          <w:marTop w:val="0"/>
          <w:marBottom w:val="0"/>
          <w:divBdr>
            <w:top w:val="none" w:sz="0" w:space="0" w:color="auto"/>
            <w:left w:val="none" w:sz="0" w:space="0" w:color="auto"/>
            <w:bottom w:val="none" w:sz="0" w:space="0" w:color="auto"/>
            <w:right w:val="none" w:sz="0" w:space="0" w:color="auto"/>
          </w:divBdr>
        </w:div>
        <w:div w:id="1082484469">
          <w:marLeft w:val="640"/>
          <w:marRight w:val="0"/>
          <w:marTop w:val="0"/>
          <w:marBottom w:val="0"/>
          <w:divBdr>
            <w:top w:val="none" w:sz="0" w:space="0" w:color="auto"/>
            <w:left w:val="none" w:sz="0" w:space="0" w:color="auto"/>
            <w:bottom w:val="none" w:sz="0" w:space="0" w:color="auto"/>
            <w:right w:val="none" w:sz="0" w:space="0" w:color="auto"/>
          </w:divBdr>
        </w:div>
        <w:div w:id="1749187075">
          <w:marLeft w:val="640"/>
          <w:marRight w:val="0"/>
          <w:marTop w:val="0"/>
          <w:marBottom w:val="0"/>
          <w:divBdr>
            <w:top w:val="none" w:sz="0" w:space="0" w:color="auto"/>
            <w:left w:val="none" w:sz="0" w:space="0" w:color="auto"/>
            <w:bottom w:val="none" w:sz="0" w:space="0" w:color="auto"/>
            <w:right w:val="none" w:sz="0" w:space="0" w:color="auto"/>
          </w:divBdr>
        </w:div>
        <w:div w:id="14966956">
          <w:marLeft w:val="640"/>
          <w:marRight w:val="0"/>
          <w:marTop w:val="0"/>
          <w:marBottom w:val="0"/>
          <w:divBdr>
            <w:top w:val="none" w:sz="0" w:space="0" w:color="auto"/>
            <w:left w:val="none" w:sz="0" w:space="0" w:color="auto"/>
            <w:bottom w:val="none" w:sz="0" w:space="0" w:color="auto"/>
            <w:right w:val="none" w:sz="0" w:space="0" w:color="auto"/>
          </w:divBdr>
        </w:div>
        <w:div w:id="1445462306">
          <w:marLeft w:val="640"/>
          <w:marRight w:val="0"/>
          <w:marTop w:val="0"/>
          <w:marBottom w:val="0"/>
          <w:divBdr>
            <w:top w:val="none" w:sz="0" w:space="0" w:color="auto"/>
            <w:left w:val="none" w:sz="0" w:space="0" w:color="auto"/>
            <w:bottom w:val="none" w:sz="0" w:space="0" w:color="auto"/>
            <w:right w:val="none" w:sz="0" w:space="0" w:color="auto"/>
          </w:divBdr>
        </w:div>
        <w:div w:id="200485807">
          <w:marLeft w:val="640"/>
          <w:marRight w:val="0"/>
          <w:marTop w:val="0"/>
          <w:marBottom w:val="0"/>
          <w:divBdr>
            <w:top w:val="none" w:sz="0" w:space="0" w:color="auto"/>
            <w:left w:val="none" w:sz="0" w:space="0" w:color="auto"/>
            <w:bottom w:val="none" w:sz="0" w:space="0" w:color="auto"/>
            <w:right w:val="none" w:sz="0" w:space="0" w:color="auto"/>
          </w:divBdr>
        </w:div>
        <w:div w:id="2085832374">
          <w:marLeft w:val="640"/>
          <w:marRight w:val="0"/>
          <w:marTop w:val="0"/>
          <w:marBottom w:val="0"/>
          <w:divBdr>
            <w:top w:val="none" w:sz="0" w:space="0" w:color="auto"/>
            <w:left w:val="none" w:sz="0" w:space="0" w:color="auto"/>
            <w:bottom w:val="none" w:sz="0" w:space="0" w:color="auto"/>
            <w:right w:val="none" w:sz="0" w:space="0" w:color="auto"/>
          </w:divBdr>
        </w:div>
        <w:div w:id="1647588665">
          <w:marLeft w:val="640"/>
          <w:marRight w:val="0"/>
          <w:marTop w:val="0"/>
          <w:marBottom w:val="0"/>
          <w:divBdr>
            <w:top w:val="none" w:sz="0" w:space="0" w:color="auto"/>
            <w:left w:val="none" w:sz="0" w:space="0" w:color="auto"/>
            <w:bottom w:val="none" w:sz="0" w:space="0" w:color="auto"/>
            <w:right w:val="none" w:sz="0" w:space="0" w:color="auto"/>
          </w:divBdr>
        </w:div>
        <w:div w:id="1685668227">
          <w:marLeft w:val="640"/>
          <w:marRight w:val="0"/>
          <w:marTop w:val="0"/>
          <w:marBottom w:val="0"/>
          <w:divBdr>
            <w:top w:val="none" w:sz="0" w:space="0" w:color="auto"/>
            <w:left w:val="none" w:sz="0" w:space="0" w:color="auto"/>
            <w:bottom w:val="none" w:sz="0" w:space="0" w:color="auto"/>
            <w:right w:val="none" w:sz="0" w:space="0" w:color="auto"/>
          </w:divBdr>
        </w:div>
        <w:div w:id="1753503368">
          <w:marLeft w:val="640"/>
          <w:marRight w:val="0"/>
          <w:marTop w:val="0"/>
          <w:marBottom w:val="0"/>
          <w:divBdr>
            <w:top w:val="none" w:sz="0" w:space="0" w:color="auto"/>
            <w:left w:val="none" w:sz="0" w:space="0" w:color="auto"/>
            <w:bottom w:val="none" w:sz="0" w:space="0" w:color="auto"/>
            <w:right w:val="none" w:sz="0" w:space="0" w:color="auto"/>
          </w:divBdr>
        </w:div>
        <w:div w:id="1022130430">
          <w:marLeft w:val="640"/>
          <w:marRight w:val="0"/>
          <w:marTop w:val="0"/>
          <w:marBottom w:val="0"/>
          <w:divBdr>
            <w:top w:val="none" w:sz="0" w:space="0" w:color="auto"/>
            <w:left w:val="none" w:sz="0" w:space="0" w:color="auto"/>
            <w:bottom w:val="none" w:sz="0" w:space="0" w:color="auto"/>
            <w:right w:val="none" w:sz="0" w:space="0" w:color="auto"/>
          </w:divBdr>
        </w:div>
        <w:div w:id="1715694717">
          <w:marLeft w:val="640"/>
          <w:marRight w:val="0"/>
          <w:marTop w:val="0"/>
          <w:marBottom w:val="0"/>
          <w:divBdr>
            <w:top w:val="none" w:sz="0" w:space="0" w:color="auto"/>
            <w:left w:val="none" w:sz="0" w:space="0" w:color="auto"/>
            <w:bottom w:val="none" w:sz="0" w:space="0" w:color="auto"/>
            <w:right w:val="none" w:sz="0" w:space="0" w:color="auto"/>
          </w:divBdr>
        </w:div>
        <w:div w:id="465583137">
          <w:marLeft w:val="640"/>
          <w:marRight w:val="0"/>
          <w:marTop w:val="0"/>
          <w:marBottom w:val="0"/>
          <w:divBdr>
            <w:top w:val="none" w:sz="0" w:space="0" w:color="auto"/>
            <w:left w:val="none" w:sz="0" w:space="0" w:color="auto"/>
            <w:bottom w:val="none" w:sz="0" w:space="0" w:color="auto"/>
            <w:right w:val="none" w:sz="0" w:space="0" w:color="auto"/>
          </w:divBdr>
        </w:div>
        <w:div w:id="1665549724">
          <w:marLeft w:val="640"/>
          <w:marRight w:val="0"/>
          <w:marTop w:val="0"/>
          <w:marBottom w:val="0"/>
          <w:divBdr>
            <w:top w:val="none" w:sz="0" w:space="0" w:color="auto"/>
            <w:left w:val="none" w:sz="0" w:space="0" w:color="auto"/>
            <w:bottom w:val="none" w:sz="0" w:space="0" w:color="auto"/>
            <w:right w:val="none" w:sz="0" w:space="0" w:color="auto"/>
          </w:divBdr>
        </w:div>
        <w:div w:id="338849005">
          <w:marLeft w:val="640"/>
          <w:marRight w:val="0"/>
          <w:marTop w:val="0"/>
          <w:marBottom w:val="0"/>
          <w:divBdr>
            <w:top w:val="none" w:sz="0" w:space="0" w:color="auto"/>
            <w:left w:val="none" w:sz="0" w:space="0" w:color="auto"/>
            <w:bottom w:val="none" w:sz="0" w:space="0" w:color="auto"/>
            <w:right w:val="none" w:sz="0" w:space="0" w:color="auto"/>
          </w:divBdr>
        </w:div>
        <w:div w:id="1498299616">
          <w:marLeft w:val="640"/>
          <w:marRight w:val="0"/>
          <w:marTop w:val="0"/>
          <w:marBottom w:val="0"/>
          <w:divBdr>
            <w:top w:val="none" w:sz="0" w:space="0" w:color="auto"/>
            <w:left w:val="none" w:sz="0" w:space="0" w:color="auto"/>
            <w:bottom w:val="none" w:sz="0" w:space="0" w:color="auto"/>
            <w:right w:val="none" w:sz="0" w:space="0" w:color="auto"/>
          </w:divBdr>
        </w:div>
        <w:div w:id="1780024657">
          <w:marLeft w:val="640"/>
          <w:marRight w:val="0"/>
          <w:marTop w:val="0"/>
          <w:marBottom w:val="0"/>
          <w:divBdr>
            <w:top w:val="none" w:sz="0" w:space="0" w:color="auto"/>
            <w:left w:val="none" w:sz="0" w:space="0" w:color="auto"/>
            <w:bottom w:val="none" w:sz="0" w:space="0" w:color="auto"/>
            <w:right w:val="none" w:sz="0" w:space="0" w:color="auto"/>
          </w:divBdr>
        </w:div>
        <w:div w:id="153961447">
          <w:marLeft w:val="640"/>
          <w:marRight w:val="0"/>
          <w:marTop w:val="0"/>
          <w:marBottom w:val="0"/>
          <w:divBdr>
            <w:top w:val="none" w:sz="0" w:space="0" w:color="auto"/>
            <w:left w:val="none" w:sz="0" w:space="0" w:color="auto"/>
            <w:bottom w:val="none" w:sz="0" w:space="0" w:color="auto"/>
            <w:right w:val="none" w:sz="0" w:space="0" w:color="auto"/>
          </w:divBdr>
        </w:div>
        <w:div w:id="159124741">
          <w:marLeft w:val="640"/>
          <w:marRight w:val="0"/>
          <w:marTop w:val="0"/>
          <w:marBottom w:val="0"/>
          <w:divBdr>
            <w:top w:val="none" w:sz="0" w:space="0" w:color="auto"/>
            <w:left w:val="none" w:sz="0" w:space="0" w:color="auto"/>
            <w:bottom w:val="none" w:sz="0" w:space="0" w:color="auto"/>
            <w:right w:val="none" w:sz="0" w:space="0" w:color="auto"/>
          </w:divBdr>
        </w:div>
        <w:div w:id="2039160851">
          <w:marLeft w:val="640"/>
          <w:marRight w:val="0"/>
          <w:marTop w:val="0"/>
          <w:marBottom w:val="0"/>
          <w:divBdr>
            <w:top w:val="none" w:sz="0" w:space="0" w:color="auto"/>
            <w:left w:val="none" w:sz="0" w:space="0" w:color="auto"/>
            <w:bottom w:val="none" w:sz="0" w:space="0" w:color="auto"/>
            <w:right w:val="none" w:sz="0" w:space="0" w:color="auto"/>
          </w:divBdr>
        </w:div>
        <w:div w:id="200947803">
          <w:marLeft w:val="640"/>
          <w:marRight w:val="0"/>
          <w:marTop w:val="0"/>
          <w:marBottom w:val="0"/>
          <w:divBdr>
            <w:top w:val="none" w:sz="0" w:space="0" w:color="auto"/>
            <w:left w:val="none" w:sz="0" w:space="0" w:color="auto"/>
            <w:bottom w:val="none" w:sz="0" w:space="0" w:color="auto"/>
            <w:right w:val="none" w:sz="0" w:space="0" w:color="auto"/>
          </w:divBdr>
        </w:div>
        <w:div w:id="576129843">
          <w:marLeft w:val="640"/>
          <w:marRight w:val="0"/>
          <w:marTop w:val="0"/>
          <w:marBottom w:val="0"/>
          <w:divBdr>
            <w:top w:val="none" w:sz="0" w:space="0" w:color="auto"/>
            <w:left w:val="none" w:sz="0" w:space="0" w:color="auto"/>
            <w:bottom w:val="none" w:sz="0" w:space="0" w:color="auto"/>
            <w:right w:val="none" w:sz="0" w:space="0" w:color="auto"/>
          </w:divBdr>
        </w:div>
        <w:div w:id="861406398">
          <w:marLeft w:val="640"/>
          <w:marRight w:val="0"/>
          <w:marTop w:val="0"/>
          <w:marBottom w:val="0"/>
          <w:divBdr>
            <w:top w:val="none" w:sz="0" w:space="0" w:color="auto"/>
            <w:left w:val="none" w:sz="0" w:space="0" w:color="auto"/>
            <w:bottom w:val="none" w:sz="0" w:space="0" w:color="auto"/>
            <w:right w:val="none" w:sz="0" w:space="0" w:color="auto"/>
          </w:divBdr>
        </w:div>
        <w:div w:id="2510488">
          <w:marLeft w:val="640"/>
          <w:marRight w:val="0"/>
          <w:marTop w:val="0"/>
          <w:marBottom w:val="0"/>
          <w:divBdr>
            <w:top w:val="none" w:sz="0" w:space="0" w:color="auto"/>
            <w:left w:val="none" w:sz="0" w:space="0" w:color="auto"/>
            <w:bottom w:val="none" w:sz="0" w:space="0" w:color="auto"/>
            <w:right w:val="none" w:sz="0" w:space="0" w:color="auto"/>
          </w:divBdr>
        </w:div>
        <w:div w:id="834105331">
          <w:marLeft w:val="640"/>
          <w:marRight w:val="0"/>
          <w:marTop w:val="0"/>
          <w:marBottom w:val="0"/>
          <w:divBdr>
            <w:top w:val="none" w:sz="0" w:space="0" w:color="auto"/>
            <w:left w:val="none" w:sz="0" w:space="0" w:color="auto"/>
            <w:bottom w:val="none" w:sz="0" w:space="0" w:color="auto"/>
            <w:right w:val="none" w:sz="0" w:space="0" w:color="auto"/>
          </w:divBdr>
        </w:div>
        <w:div w:id="1903787421">
          <w:marLeft w:val="640"/>
          <w:marRight w:val="0"/>
          <w:marTop w:val="0"/>
          <w:marBottom w:val="0"/>
          <w:divBdr>
            <w:top w:val="none" w:sz="0" w:space="0" w:color="auto"/>
            <w:left w:val="none" w:sz="0" w:space="0" w:color="auto"/>
            <w:bottom w:val="none" w:sz="0" w:space="0" w:color="auto"/>
            <w:right w:val="none" w:sz="0" w:space="0" w:color="auto"/>
          </w:divBdr>
        </w:div>
        <w:div w:id="706947299">
          <w:marLeft w:val="640"/>
          <w:marRight w:val="0"/>
          <w:marTop w:val="0"/>
          <w:marBottom w:val="0"/>
          <w:divBdr>
            <w:top w:val="none" w:sz="0" w:space="0" w:color="auto"/>
            <w:left w:val="none" w:sz="0" w:space="0" w:color="auto"/>
            <w:bottom w:val="none" w:sz="0" w:space="0" w:color="auto"/>
            <w:right w:val="none" w:sz="0" w:space="0" w:color="auto"/>
          </w:divBdr>
        </w:div>
        <w:div w:id="557473115">
          <w:marLeft w:val="640"/>
          <w:marRight w:val="0"/>
          <w:marTop w:val="0"/>
          <w:marBottom w:val="0"/>
          <w:divBdr>
            <w:top w:val="none" w:sz="0" w:space="0" w:color="auto"/>
            <w:left w:val="none" w:sz="0" w:space="0" w:color="auto"/>
            <w:bottom w:val="none" w:sz="0" w:space="0" w:color="auto"/>
            <w:right w:val="none" w:sz="0" w:space="0" w:color="auto"/>
          </w:divBdr>
        </w:div>
        <w:div w:id="395973184">
          <w:marLeft w:val="640"/>
          <w:marRight w:val="0"/>
          <w:marTop w:val="0"/>
          <w:marBottom w:val="0"/>
          <w:divBdr>
            <w:top w:val="none" w:sz="0" w:space="0" w:color="auto"/>
            <w:left w:val="none" w:sz="0" w:space="0" w:color="auto"/>
            <w:bottom w:val="none" w:sz="0" w:space="0" w:color="auto"/>
            <w:right w:val="none" w:sz="0" w:space="0" w:color="auto"/>
          </w:divBdr>
        </w:div>
        <w:div w:id="827789674">
          <w:marLeft w:val="640"/>
          <w:marRight w:val="0"/>
          <w:marTop w:val="0"/>
          <w:marBottom w:val="0"/>
          <w:divBdr>
            <w:top w:val="none" w:sz="0" w:space="0" w:color="auto"/>
            <w:left w:val="none" w:sz="0" w:space="0" w:color="auto"/>
            <w:bottom w:val="none" w:sz="0" w:space="0" w:color="auto"/>
            <w:right w:val="none" w:sz="0" w:space="0" w:color="auto"/>
          </w:divBdr>
        </w:div>
        <w:div w:id="522204319">
          <w:marLeft w:val="640"/>
          <w:marRight w:val="0"/>
          <w:marTop w:val="0"/>
          <w:marBottom w:val="0"/>
          <w:divBdr>
            <w:top w:val="none" w:sz="0" w:space="0" w:color="auto"/>
            <w:left w:val="none" w:sz="0" w:space="0" w:color="auto"/>
            <w:bottom w:val="none" w:sz="0" w:space="0" w:color="auto"/>
            <w:right w:val="none" w:sz="0" w:space="0" w:color="auto"/>
          </w:divBdr>
        </w:div>
        <w:div w:id="1539704015">
          <w:marLeft w:val="640"/>
          <w:marRight w:val="0"/>
          <w:marTop w:val="0"/>
          <w:marBottom w:val="0"/>
          <w:divBdr>
            <w:top w:val="none" w:sz="0" w:space="0" w:color="auto"/>
            <w:left w:val="none" w:sz="0" w:space="0" w:color="auto"/>
            <w:bottom w:val="none" w:sz="0" w:space="0" w:color="auto"/>
            <w:right w:val="none" w:sz="0" w:space="0" w:color="auto"/>
          </w:divBdr>
        </w:div>
        <w:div w:id="306128899">
          <w:marLeft w:val="640"/>
          <w:marRight w:val="0"/>
          <w:marTop w:val="0"/>
          <w:marBottom w:val="0"/>
          <w:divBdr>
            <w:top w:val="none" w:sz="0" w:space="0" w:color="auto"/>
            <w:left w:val="none" w:sz="0" w:space="0" w:color="auto"/>
            <w:bottom w:val="none" w:sz="0" w:space="0" w:color="auto"/>
            <w:right w:val="none" w:sz="0" w:space="0" w:color="auto"/>
          </w:divBdr>
        </w:div>
        <w:div w:id="281572341">
          <w:marLeft w:val="640"/>
          <w:marRight w:val="0"/>
          <w:marTop w:val="0"/>
          <w:marBottom w:val="0"/>
          <w:divBdr>
            <w:top w:val="none" w:sz="0" w:space="0" w:color="auto"/>
            <w:left w:val="none" w:sz="0" w:space="0" w:color="auto"/>
            <w:bottom w:val="none" w:sz="0" w:space="0" w:color="auto"/>
            <w:right w:val="none" w:sz="0" w:space="0" w:color="auto"/>
          </w:divBdr>
        </w:div>
        <w:div w:id="627778786">
          <w:marLeft w:val="640"/>
          <w:marRight w:val="0"/>
          <w:marTop w:val="0"/>
          <w:marBottom w:val="0"/>
          <w:divBdr>
            <w:top w:val="none" w:sz="0" w:space="0" w:color="auto"/>
            <w:left w:val="none" w:sz="0" w:space="0" w:color="auto"/>
            <w:bottom w:val="none" w:sz="0" w:space="0" w:color="auto"/>
            <w:right w:val="none" w:sz="0" w:space="0" w:color="auto"/>
          </w:divBdr>
        </w:div>
        <w:div w:id="378437193">
          <w:marLeft w:val="640"/>
          <w:marRight w:val="0"/>
          <w:marTop w:val="0"/>
          <w:marBottom w:val="0"/>
          <w:divBdr>
            <w:top w:val="none" w:sz="0" w:space="0" w:color="auto"/>
            <w:left w:val="none" w:sz="0" w:space="0" w:color="auto"/>
            <w:bottom w:val="none" w:sz="0" w:space="0" w:color="auto"/>
            <w:right w:val="none" w:sz="0" w:space="0" w:color="auto"/>
          </w:divBdr>
        </w:div>
        <w:div w:id="1647276649">
          <w:marLeft w:val="640"/>
          <w:marRight w:val="0"/>
          <w:marTop w:val="0"/>
          <w:marBottom w:val="0"/>
          <w:divBdr>
            <w:top w:val="none" w:sz="0" w:space="0" w:color="auto"/>
            <w:left w:val="none" w:sz="0" w:space="0" w:color="auto"/>
            <w:bottom w:val="none" w:sz="0" w:space="0" w:color="auto"/>
            <w:right w:val="none" w:sz="0" w:space="0" w:color="auto"/>
          </w:divBdr>
        </w:div>
        <w:div w:id="1137144994">
          <w:marLeft w:val="640"/>
          <w:marRight w:val="0"/>
          <w:marTop w:val="0"/>
          <w:marBottom w:val="0"/>
          <w:divBdr>
            <w:top w:val="none" w:sz="0" w:space="0" w:color="auto"/>
            <w:left w:val="none" w:sz="0" w:space="0" w:color="auto"/>
            <w:bottom w:val="none" w:sz="0" w:space="0" w:color="auto"/>
            <w:right w:val="none" w:sz="0" w:space="0" w:color="auto"/>
          </w:divBdr>
        </w:div>
        <w:div w:id="538514490">
          <w:marLeft w:val="640"/>
          <w:marRight w:val="0"/>
          <w:marTop w:val="0"/>
          <w:marBottom w:val="0"/>
          <w:divBdr>
            <w:top w:val="none" w:sz="0" w:space="0" w:color="auto"/>
            <w:left w:val="none" w:sz="0" w:space="0" w:color="auto"/>
            <w:bottom w:val="none" w:sz="0" w:space="0" w:color="auto"/>
            <w:right w:val="none" w:sz="0" w:space="0" w:color="auto"/>
          </w:divBdr>
        </w:div>
        <w:div w:id="2121796842">
          <w:marLeft w:val="640"/>
          <w:marRight w:val="0"/>
          <w:marTop w:val="0"/>
          <w:marBottom w:val="0"/>
          <w:divBdr>
            <w:top w:val="none" w:sz="0" w:space="0" w:color="auto"/>
            <w:left w:val="none" w:sz="0" w:space="0" w:color="auto"/>
            <w:bottom w:val="none" w:sz="0" w:space="0" w:color="auto"/>
            <w:right w:val="none" w:sz="0" w:space="0" w:color="auto"/>
          </w:divBdr>
        </w:div>
        <w:div w:id="1857301552">
          <w:marLeft w:val="640"/>
          <w:marRight w:val="0"/>
          <w:marTop w:val="0"/>
          <w:marBottom w:val="0"/>
          <w:divBdr>
            <w:top w:val="none" w:sz="0" w:space="0" w:color="auto"/>
            <w:left w:val="none" w:sz="0" w:space="0" w:color="auto"/>
            <w:bottom w:val="none" w:sz="0" w:space="0" w:color="auto"/>
            <w:right w:val="none" w:sz="0" w:space="0" w:color="auto"/>
          </w:divBdr>
        </w:div>
        <w:div w:id="1396398092">
          <w:marLeft w:val="640"/>
          <w:marRight w:val="0"/>
          <w:marTop w:val="0"/>
          <w:marBottom w:val="0"/>
          <w:divBdr>
            <w:top w:val="none" w:sz="0" w:space="0" w:color="auto"/>
            <w:left w:val="none" w:sz="0" w:space="0" w:color="auto"/>
            <w:bottom w:val="none" w:sz="0" w:space="0" w:color="auto"/>
            <w:right w:val="none" w:sz="0" w:space="0" w:color="auto"/>
          </w:divBdr>
        </w:div>
        <w:div w:id="1479035906">
          <w:marLeft w:val="640"/>
          <w:marRight w:val="0"/>
          <w:marTop w:val="0"/>
          <w:marBottom w:val="0"/>
          <w:divBdr>
            <w:top w:val="none" w:sz="0" w:space="0" w:color="auto"/>
            <w:left w:val="none" w:sz="0" w:space="0" w:color="auto"/>
            <w:bottom w:val="none" w:sz="0" w:space="0" w:color="auto"/>
            <w:right w:val="none" w:sz="0" w:space="0" w:color="auto"/>
          </w:divBdr>
        </w:div>
        <w:div w:id="325599483">
          <w:marLeft w:val="640"/>
          <w:marRight w:val="0"/>
          <w:marTop w:val="0"/>
          <w:marBottom w:val="0"/>
          <w:divBdr>
            <w:top w:val="none" w:sz="0" w:space="0" w:color="auto"/>
            <w:left w:val="none" w:sz="0" w:space="0" w:color="auto"/>
            <w:bottom w:val="none" w:sz="0" w:space="0" w:color="auto"/>
            <w:right w:val="none" w:sz="0" w:space="0" w:color="auto"/>
          </w:divBdr>
        </w:div>
        <w:div w:id="2052072454">
          <w:marLeft w:val="640"/>
          <w:marRight w:val="0"/>
          <w:marTop w:val="0"/>
          <w:marBottom w:val="0"/>
          <w:divBdr>
            <w:top w:val="none" w:sz="0" w:space="0" w:color="auto"/>
            <w:left w:val="none" w:sz="0" w:space="0" w:color="auto"/>
            <w:bottom w:val="none" w:sz="0" w:space="0" w:color="auto"/>
            <w:right w:val="none" w:sz="0" w:space="0" w:color="auto"/>
          </w:divBdr>
        </w:div>
        <w:div w:id="52394670">
          <w:marLeft w:val="640"/>
          <w:marRight w:val="0"/>
          <w:marTop w:val="0"/>
          <w:marBottom w:val="0"/>
          <w:divBdr>
            <w:top w:val="none" w:sz="0" w:space="0" w:color="auto"/>
            <w:left w:val="none" w:sz="0" w:space="0" w:color="auto"/>
            <w:bottom w:val="none" w:sz="0" w:space="0" w:color="auto"/>
            <w:right w:val="none" w:sz="0" w:space="0" w:color="auto"/>
          </w:divBdr>
        </w:div>
        <w:div w:id="156263321">
          <w:marLeft w:val="640"/>
          <w:marRight w:val="0"/>
          <w:marTop w:val="0"/>
          <w:marBottom w:val="0"/>
          <w:divBdr>
            <w:top w:val="none" w:sz="0" w:space="0" w:color="auto"/>
            <w:left w:val="none" w:sz="0" w:space="0" w:color="auto"/>
            <w:bottom w:val="none" w:sz="0" w:space="0" w:color="auto"/>
            <w:right w:val="none" w:sz="0" w:space="0" w:color="auto"/>
          </w:divBdr>
        </w:div>
        <w:div w:id="334772948">
          <w:marLeft w:val="640"/>
          <w:marRight w:val="0"/>
          <w:marTop w:val="0"/>
          <w:marBottom w:val="0"/>
          <w:divBdr>
            <w:top w:val="none" w:sz="0" w:space="0" w:color="auto"/>
            <w:left w:val="none" w:sz="0" w:space="0" w:color="auto"/>
            <w:bottom w:val="none" w:sz="0" w:space="0" w:color="auto"/>
            <w:right w:val="none" w:sz="0" w:space="0" w:color="auto"/>
          </w:divBdr>
        </w:div>
        <w:div w:id="2109544780">
          <w:marLeft w:val="640"/>
          <w:marRight w:val="0"/>
          <w:marTop w:val="0"/>
          <w:marBottom w:val="0"/>
          <w:divBdr>
            <w:top w:val="none" w:sz="0" w:space="0" w:color="auto"/>
            <w:left w:val="none" w:sz="0" w:space="0" w:color="auto"/>
            <w:bottom w:val="none" w:sz="0" w:space="0" w:color="auto"/>
            <w:right w:val="none" w:sz="0" w:space="0" w:color="auto"/>
          </w:divBdr>
        </w:div>
        <w:div w:id="1974097143">
          <w:marLeft w:val="640"/>
          <w:marRight w:val="0"/>
          <w:marTop w:val="0"/>
          <w:marBottom w:val="0"/>
          <w:divBdr>
            <w:top w:val="none" w:sz="0" w:space="0" w:color="auto"/>
            <w:left w:val="none" w:sz="0" w:space="0" w:color="auto"/>
            <w:bottom w:val="none" w:sz="0" w:space="0" w:color="auto"/>
            <w:right w:val="none" w:sz="0" w:space="0" w:color="auto"/>
          </w:divBdr>
        </w:div>
        <w:div w:id="705445204">
          <w:marLeft w:val="640"/>
          <w:marRight w:val="0"/>
          <w:marTop w:val="0"/>
          <w:marBottom w:val="0"/>
          <w:divBdr>
            <w:top w:val="none" w:sz="0" w:space="0" w:color="auto"/>
            <w:left w:val="none" w:sz="0" w:space="0" w:color="auto"/>
            <w:bottom w:val="none" w:sz="0" w:space="0" w:color="auto"/>
            <w:right w:val="none" w:sz="0" w:space="0" w:color="auto"/>
          </w:divBdr>
        </w:div>
        <w:div w:id="1754551353">
          <w:marLeft w:val="640"/>
          <w:marRight w:val="0"/>
          <w:marTop w:val="0"/>
          <w:marBottom w:val="0"/>
          <w:divBdr>
            <w:top w:val="none" w:sz="0" w:space="0" w:color="auto"/>
            <w:left w:val="none" w:sz="0" w:space="0" w:color="auto"/>
            <w:bottom w:val="none" w:sz="0" w:space="0" w:color="auto"/>
            <w:right w:val="none" w:sz="0" w:space="0" w:color="auto"/>
          </w:divBdr>
        </w:div>
        <w:div w:id="819615877">
          <w:marLeft w:val="640"/>
          <w:marRight w:val="0"/>
          <w:marTop w:val="0"/>
          <w:marBottom w:val="0"/>
          <w:divBdr>
            <w:top w:val="none" w:sz="0" w:space="0" w:color="auto"/>
            <w:left w:val="none" w:sz="0" w:space="0" w:color="auto"/>
            <w:bottom w:val="none" w:sz="0" w:space="0" w:color="auto"/>
            <w:right w:val="none" w:sz="0" w:space="0" w:color="auto"/>
          </w:divBdr>
        </w:div>
        <w:div w:id="128058083">
          <w:marLeft w:val="640"/>
          <w:marRight w:val="0"/>
          <w:marTop w:val="0"/>
          <w:marBottom w:val="0"/>
          <w:divBdr>
            <w:top w:val="none" w:sz="0" w:space="0" w:color="auto"/>
            <w:left w:val="none" w:sz="0" w:space="0" w:color="auto"/>
            <w:bottom w:val="none" w:sz="0" w:space="0" w:color="auto"/>
            <w:right w:val="none" w:sz="0" w:space="0" w:color="auto"/>
          </w:divBdr>
        </w:div>
        <w:div w:id="1101099492">
          <w:marLeft w:val="640"/>
          <w:marRight w:val="0"/>
          <w:marTop w:val="0"/>
          <w:marBottom w:val="0"/>
          <w:divBdr>
            <w:top w:val="none" w:sz="0" w:space="0" w:color="auto"/>
            <w:left w:val="none" w:sz="0" w:space="0" w:color="auto"/>
            <w:bottom w:val="none" w:sz="0" w:space="0" w:color="auto"/>
            <w:right w:val="none" w:sz="0" w:space="0" w:color="auto"/>
          </w:divBdr>
        </w:div>
        <w:div w:id="1347748874">
          <w:marLeft w:val="640"/>
          <w:marRight w:val="0"/>
          <w:marTop w:val="0"/>
          <w:marBottom w:val="0"/>
          <w:divBdr>
            <w:top w:val="none" w:sz="0" w:space="0" w:color="auto"/>
            <w:left w:val="none" w:sz="0" w:space="0" w:color="auto"/>
            <w:bottom w:val="none" w:sz="0" w:space="0" w:color="auto"/>
            <w:right w:val="none" w:sz="0" w:space="0" w:color="auto"/>
          </w:divBdr>
        </w:div>
        <w:div w:id="1796678682">
          <w:marLeft w:val="640"/>
          <w:marRight w:val="0"/>
          <w:marTop w:val="0"/>
          <w:marBottom w:val="0"/>
          <w:divBdr>
            <w:top w:val="none" w:sz="0" w:space="0" w:color="auto"/>
            <w:left w:val="none" w:sz="0" w:space="0" w:color="auto"/>
            <w:bottom w:val="none" w:sz="0" w:space="0" w:color="auto"/>
            <w:right w:val="none" w:sz="0" w:space="0" w:color="auto"/>
          </w:divBdr>
        </w:div>
        <w:div w:id="23021329">
          <w:marLeft w:val="640"/>
          <w:marRight w:val="0"/>
          <w:marTop w:val="0"/>
          <w:marBottom w:val="0"/>
          <w:divBdr>
            <w:top w:val="none" w:sz="0" w:space="0" w:color="auto"/>
            <w:left w:val="none" w:sz="0" w:space="0" w:color="auto"/>
            <w:bottom w:val="none" w:sz="0" w:space="0" w:color="auto"/>
            <w:right w:val="none" w:sz="0" w:space="0" w:color="auto"/>
          </w:divBdr>
        </w:div>
        <w:div w:id="1918585920">
          <w:marLeft w:val="640"/>
          <w:marRight w:val="0"/>
          <w:marTop w:val="0"/>
          <w:marBottom w:val="0"/>
          <w:divBdr>
            <w:top w:val="none" w:sz="0" w:space="0" w:color="auto"/>
            <w:left w:val="none" w:sz="0" w:space="0" w:color="auto"/>
            <w:bottom w:val="none" w:sz="0" w:space="0" w:color="auto"/>
            <w:right w:val="none" w:sz="0" w:space="0" w:color="auto"/>
          </w:divBdr>
        </w:div>
        <w:div w:id="1682858278">
          <w:marLeft w:val="640"/>
          <w:marRight w:val="0"/>
          <w:marTop w:val="0"/>
          <w:marBottom w:val="0"/>
          <w:divBdr>
            <w:top w:val="none" w:sz="0" w:space="0" w:color="auto"/>
            <w:left w:val="none" w:sz="0" w:space="0" w:color="auto"/>
            <w:bottom w:val="none" w:sz="0" w:space="0" w:color="auto"/>
            <w:right w:val="none" w:sz="0" w:space="0" w:color="auto"/>
          </w:divBdr>
        </w:div>
        <w:div w:id="565991621">
          <w:marLeft w:val="640"/>
          <w:marRight w:val="0"/>
          <w:marTop w:val="0"/>
          <w:marBottom w:val="0"/>
          <w:divBdr>
            <w:top w:val="none" w:sz="0" w:space="0" w:color="auto"/>
            <w:left w:val="none" w:sz="0" w:space="0" w:color="auto"/>
            <w:bottom w:val="none" w:sz="0" w:space="0" w:color="auto"/>
            <w:right w:val="none" w:sz="0" w:space="0" w:color="auto"/>
          </w:divBdr>
        </w:div>
        <w:div w:id="370963790">
          <w:marLeft w:val="640"/>
          <w:marRight w:val="0"/>
          <w:marTop w:val="0"/>
          <w:marBottom w:val="0"/>
          <w:divBdr>
            <w:top w:val="none" w:sz="0" w:space="0" w:color="auto"/>
            <w:left w:val="none" w:sz="0" w:space="0" w:color="auto"/>
            <w:bottom w:val="none" w:sz="0" w:space="0" w:color="auto"/>
            <w:right w:val="none" w:sz="0" w:space="0" w:color="auto"/>
          </w:divBdr>
        </w:div>
        <w:div w:id="1801805252">
          <w:marLeft w:val="640"/>
          <w:marRight w:val="0"/>
          <w:marTop w:val="0"/>
          <w:marBottom w:val="0"/>
          <w:divBdr>
            <w:top w:val="none" w:sz="0" w:space="0" w:color="auto"/>
            <w:left w:val="none" w:sz="0" w:space="0" w:color="auto"/>
            <w:bottom w:val="none" w:sz="0" w:space="0" w:color="auto"/>
            <w:right w:val="none" w:sz="0" w:space="0" w:color="auto"/>
          </w:divBdr>
        </w:div>
        <w:div w:id="1441606281">
          <w:marLeft w:val="640"/>
          <w:marRight w:val="0"/>
          <w:marTop w:val="0"/>
          <w:marBottom w:val="0"/>
          <w:divBdr>
            <w:top w:val="none" w:sz="0" w:space="0" w:color="auto"/>
            <w:left w:val="none" w:sz="0" w:space="0" w:color="auto"/>
            <w:bottom w:val="none" w:sz="0" w:space="0" w:color="auto"/>
            <w:right w:val="none" w:sz="0" w:space="0" w:color="auto"/>
          </w:divBdr>
        </w:div>
        <w:div w:id="1819027375">
          <w:marLeft w:val="640"/>
          <w:marRight w:val="0"/>
          <w:marTop w:val="0"/>
          <w:marBottom w:val="0"/>
          <w:divBdr>
            <w:top w:val="none" w:sz="0" w:space="0" w:color="auto"/>
            <w:left w:val="none" w:sz="0" w:space="0" w:color="auto"/>
            <w:bottom w:val="none" w:sz="0" w:space="0" w:color="auto"/>
            <w:right w:val="none" w:sz="0" w:space="0" w:color="auto"/>
          </w:divBdr>
        </w:div>
        <w:div w:id="2027443695">
          <w:marLeft w:val="640"/>
          <w:marRight w:val="0"/>
          <w:marTop w:val="0"/>
          <w:marBottom w:val="0"/>
          <w:divBdr>
            <w:top w:val="none" w:sz="0" w:space="0" w:color="auto"/>
            <w:left w:val="none" w:sz="0" w:space="0" w:color="auto"/>
            <w:bottom w:val="none" w:sz="0" w:space="0" w:color="auto"/>
            <w:right w:val="none" w:sz="0" w:space="0" w:color="auto"/>
          </w:divBdr>
        </w:div>
        <w:div w:id="1201362384">
          <w:marLeft w:val="640"/>
          <w:marRight w:val="0"/>
          <w:marTop w:val="0"/>
          <w:marBottom w:val="0"/>
          <w:divBdr>
            <w:top w:val="none" w:sz="0" w:space="0" w:color="auto"/>
            <w:left w:val="none" w:sz="0" w:space="0" w:color="auto"/>
            <w:bottom w:val="none" w:sz="0" w:space="0" w:color="auto"/>
            <w:right w:val="none" w:sz="0" w:space="0" w:color="auto"/>
          </w:divBdr>
        </w:div>
        <w:div w:id="713238619">
          <w:marLeft w:val="640"/>
          <w:marRight w:val="0"/>
          <w:marTop w:val="0"/>
          <w:marBottom w:val="0"/>
          <w:divBdr>
            <w:top w:val="none" w:sz="0" w:space="0" w:color="auto"/>
            <w:left w:val="none" w:sz="0" w:space="0" w:color="auto"/>
            <w:bottom w:val="none" w:sz="0" w:space="0" w:color="auto"/>
            <w:right w:val="none" w:sz="0" w:space="0" w:color="auto"/>
          </w:divBdr>
        </w:div>
        <w:div w:id="1367678830">
          <w:marLeft w:val="640"/>
          <w:marRight w:val="0"/>
          <w:marTop w:val="0"/>
          <w:marBottom w:val="0"/>
          <w:divBdr>
            <w:top w:val="none" w:sz="0" w:space="0" w:color="auto"/>
            <w:left w:val="none" w:sz="0" w:space="0" w:color="auto"/>
            <w:bottom w:val="none" w:sz="0" w:space="0" w:color="auto"/>
            <w:right w:val="none" w:sz="0" w:space="0" w:color="auto"/>
          </w:divBdr>
        </w:div>
        <w:div w:id="1595746867">
          <w:marLeft w:val="640"/>
          <w:marRight w:val="0"/>
          <w:marTop w:val="0"/>
          <w:marBottom w:val="0"/>
          <w:divBdr>
            <w:top w:val="none" w:sz="0" w:space="0" w:color="auto"/>
            <w:left w:val="none" w:sz="0" w:space="0" w:color="auto"/>
            <w:bottom w:val="none" w:sz="0" w:space="0" w:color="auto"/>
            <w:right w:val="none" w:sz="0" w:space="0" w:color="auto"/>
          </w:divBdr>
        </w:div>
        <w:div w:id="2103646055">
          <w:marLeft w:val="640"/>
          <w:marRight w:val="0"/>
          <w:marTop w:val="0"/>
          <w:marBottom w:val="0"/>
          <w:divBdr>
            <w:top w:val="none" w:sz="0" w:space="0" w:color="auto"/>
            <w:left w:val="none" w:sz="0" w:space="0" w:color="auto"/>
            <w:bottom w:val="none" w:sz="0" w:space="0" w:color="auto"/>
            <w:right w:val="none" w:sz="0" w:space="0" w:color="auto"/>
          </w:divBdr>
        </w:div>
        <w:div w:id="1280182311">
          <w:marLeft w:val="640"/>
          <w:marRight w:val="0"/>
          <w:marTop w:val="0"/>
          <w:marBottom w:val="0"/>
          <w:divBdr>
            <w:top w:val="none" w:sz="0" w:space="0" w:color="auto"/>
            <w:left w:val="none" w:sz="0" w:space="0" w:color="auto"/>
            <w:bottom w:val="none" w:sz="0" w:space="0" w:color="auto"/>
            <w:right w:val="none" w:sz="0" w:space="0" w:color="auto"/>
          </w:divBdr>
        </w:div>
        <w:div w:id="1530684614">
          <w:marLeft w:val="640"/>
          <w:marRight w:val="0"/>
          <w:marTop w:val="0"/>
          <w:marBottom w:val="0"/>
          <w:divBdr>
            <w:top w:val="none" w:sz="0" w:space="0" w:color="auto"/>
            <w:left w:val="none" w:sz="0" w:space="0" w:color="auto"/>
            <w:bottom w:val="none" w:sz="0" w:space="0" w:color="auto"/>
            <w:right w:val="none" w:sz="0" w:space="0" w:color="auto"/>
          </w:divBdr>
        </w:div>
        <w:div w:id="914516478">
          <w:marLeft w:val="640"/>
          <w:marRight w:val="0"/>
          <w:marTop w:val="0"/>
          <w:marBottom w:val="0"/>
          <w:divBdr>
            <w:top w:val="none" w:sz="0" w:space="0" w:color="auto"/>
            <w:left w:val="none" w:sz="0" w:space="0" w:color="auto"/>
            <w:bottom w:val="none" w:sz="0" w:space="0" w:color="auto"/>
            <w:right w:val="none" w:sz="0" w:space="0" w:color="auto"/>
          </w:divBdr>
        </w:div>
        <w:div w:id="1738285404">
          <w:marLeft w:val="640"/>
          <w:marRight w:val="0"/>
          <w:marTop w:val="0"/>
          <w:marBottom w:val="0"/>
          <w:divBdr>
            <w:top w:val="none" w:sz="0" w:space="0" w:color="auto"/>
            <w:left w:val="none" w:sz="0" w:space="0" w:color="auto"/>
            <w:bottom w:val="none" w:sz="0" w:space="0" w:color="auto"/>
            <w:right w:val="none" w:sz="0" w:space="0" w:color="auto"/>
          </w:divBdr>
        </w:div>
        <w:div w:id="1356423813">
          <w:marLeft w:val="640"/>
          <w:marRight w:val="0"/>
          <w:marTop w:val="0"/>
          <w:marBottom w:val="0"/>
          <w:divBdr>
            <w:top w:val="none" w:sz="0" w:space="0" w:color="auto"/>
            <w:left w:val="none" w:sz="0" w:space="0" w:color="auto"/>
            <w:bottom w:val="none" w:sz="0" w:space="0" w:color="auto"/>
            <w:right w:val="none" w:sz="0" w:space="0" w:color="auto"/>
          </w:divBdr>
        </w:div>
        <w:div w:id="703214151">
          <w:marLeft w:val="640"/>
          <w:marRight w:val="0"/>
          <w:marTop w:val="0"/>
          <w:marBottom w:val="0"/>
          <w:divBdr>
            <w:top w:val="none" w:sz="0" w:space="0" w:color="auto"/>
            <w:left w:val="none" w:sz="0" w:space="0" w:color="auto"/>
            <w:bottom w:val="none" w:sz="0" w:space="0" w:color="auto"/>
            <w:right w:val="none" w:sz="0" w:space="0" w:color="auto"/>
          </w:divBdr>
        </w:div>
        <w:div w:id="1823421722">
          <w:marLeft w:val="640"/>
          <w:marRight w:val="0"/>
          <w:marTop w:val="0"/>
          <w:marBottom w:val="0"/>
          <w:divBdr>
            <w:top w:val="none" w:sz="0" w:space="0" w:color="auto"/>
            <w:left w:val="none" w:sz="0" w:space="0" w:color="auto"/>
            <w:bottom w:val="none" w:sz="0" w:space="0" w:color="auto"/>
            <w:right w:val="none" w:sz="0" w:space="0" w:color="auto"/>
          </w:divBdr>
        </w:div>
        <w:div w:id="981926718">
          <w:marLeft w:val="640"/>
          <w:marRight w:val="0"/>
          <w:marTop w:val="0"/>
          <w:marBottom w:val="0"/>
          <w:divBdr>
            <w:top w:val="none" w:sz="0" w:space="0" w:color="auto"/>
            <w:left w:val="none" w:sz="0" w:space="0" w:color="auto"/>
            <w:bottom w:val="none" w:sz="0" w:space="0" w:color="auto"/>
            <w:right w:val="none" w:sz="0" w:space="0" w:color="auto"/>
          </w:divBdr>
        </w:div>
        <w:div w:id="1811361875">
          <w:marLeft w:val="640"/>
          <w:marRight w:val="0"/>
          <w:marTop w:val="0"/>
          <w:marBottom w:val="0"/>
          <w:divBdr>
            <w:top w:val="none" w:sz="0" w:space="0" w:color="auto"/>
            <w:left w:val="none" w:sz="0" w:space="0" w:color="auto"/>
            <w:bottom w:val="none" w:sz="0" w:space="0" w:color="auto"/>
            <w:right w:val="none" w:sz="0" w:space="0" w:color="auto"/>
          </w:divBdr>
        </w:div>
        <w:div w:id="2080441006">
          <w:marLeft w:val="640"/>
          <w:marRight w:val="0"/>
          <w:marTop w:val="0"/>
          <w:marBottom w:val="0"/>
          <w:divBdr>
            <w:top w:val="none" w:sz="0" w:space="0" w:color="auto"/>
            <w:left w:val="none" w:sz="0" w:space="0" w:color="auto"/>
            <w:bottom w:val="none" w:sz="0" w:space="0" w:color="auto"/>
            <w:right w:val="none" w:sz="0" w:space="0" w:color="auto"/>
          </w:divBdr>
        </w:div>
        <w:div w:id="1354922959">
          <w:marLeft w:val="640"/>
          <w:marRight w:val="0"/>
          <w:marTop w:val="0"/>
          <w:marBottom w:val="0"/>
          <w:divBdr>
            <w:top w:val="none" w:sz="0" w:space="0" w:color="auto"/>
            <w:left w:val="none" w:sz="0" w:space="0" w:color="auto"/>
            <w:bottom w:val="none" w:sz="0" w:space="0" w:color="auto"/>
            <w:right w:val="none" w:sz="0" w:space="0" w:color="auto"/>
          </w:divBdr>
        </w:div>
        <w:div w:id="1731463614">
          <w:marLeft w:val="640"/>
          <w:marRight w:val="0"/>
          <w:marTop w:val="0"/>
          <w:marBottom w:val="0"/>
          <w:divBdr>
            <w:top w:val="none" w:sz="0" w:space="0" w:color="auto"/>
            <w:left w:val="none" w:sz="0" w:space="0" w:color="auto"/>
            <w:bottom w:val="none" w:sz="0" w:space="0" w:color="auto"/>
            <w:right w:val="none" w:sz="0" w:space="0" w:color="auto"/>
          </w:divBdr>
        </w:div>
        <w:div w:id="933905972">
          <w:marLeft w:val="640"/>
          <w:marRight w:val="0"/>
          <w:marTop w:val="0"/>
          <w:marBottom w:val="0"/>
          <w:divBdr>
            <w:top w:val="none" w:sz="0" w:space="0" w:color="auto"/>
            <w:left w:val="none" w:sz="0" w:space="0" w:color="auto"/>
            <w:bottom w:val="none" w:sz="0" w:space="0" w:color="auto"/>
            <w:right w:val="none" w:sz="0" w:space="0" w:color="auto"/>
          </w:divBdr>
        </w:div>
        <w:div w:id="1555315036">
          <w:marLeft w:val="640"/>
          <w:marRight w:val="0"/>
          <w:marTop w:val="0"/>
          <w:marBottom w:val="0"/>
          <w:divBdr>
            <w:top w:val="none" w:sz="0" w:space="0" w:color="auto"/>
            <w:left w:val="none" w:sz="0" w:space="0" w:color="auto"/>
            <w:bottom w:val="none" w:sz="0" w:space="0" w:color="auto"/>
            <w:right w:val="none" w:sz="0" w:space="0" w:color="auto"/>
          </w:divBdr>
        </w:div>
        <w:div w:id="439955155">
          <w:marLeft w:val="640"/>
          <w:marRight w:val="0"/>
          <w:marTop w:val="0"/>
          <w:marBottom w:val="0"/>
          <w:divBdr>
            <w:top w:val="none" w:sz="0" w:space="0" w:color="auto"/>
            <w:left w:val="none" w:sz="0" w:space="0" w:color="auto"/>
            <w:bottom w:val="none" w:sz="0" w:space="0" w:color="auto"/>
            <w:right w:val="none" w:sz="0" w:space="0" w:color="auto"/>
          </w:divBdr>
        </w:div>
        <w:div w:id="2072845874">
          <w:marLeft w:val="640"/>
          <w:marRight w:val="0"/>
          <w:marTop w:val="0"/>
          <w:marBottom w:val="0"/>
          <w:divBdr>
            <w:top w:val="none" w:sz="0" w:space="0" w:color="auto"/>
            <w:left w:val="none" w:sz="0" w:space="0" w:color="auto"/>
            <w:bottom w:val="none" w:sz="0" w:space="0" w:color="auto"/>
            <w:right w:val="none" w:sz="0" w:space="0" w:color="auto"/>
          </w:divBdr>
        </w:div>
        <w:div w:id="1653631257">
          <w:marLeft w:val="640"/>
          <w:marRight w:val="0"/>
          <w:marTop w:val="0"/>
          <w:marBottom w:val="0"/>
          <w:divBdr>
            <w:top w:val="none" w:sz="0" w:space="0" w:color="auto"/>
            <w:left w:val="none" w:sz="0" w:space="0" w:color="auto"/>
            <w:bottom w:val="none" w:sz="0" w:space="0" w:color="auto"/>
            <w:right w:val="none" w:sz="0" w:space="0" w:color="auto"/>
          </w:divBdr>
        </w:div>
        <w:div w:id="2043313023">
          <w:marLeft w:val="640"/>
          <w:marRight w:val="0"/>
          <w:marTop w:val="0"/>
          <w:marBottom w:val="0"/>
          <w:divBdr>
            <w:top w:val="none" w:sz="0" w:space="0" w:color="auto"/>
            <w:left w:val="none" w:sz="0" w:space="0" w:color="auto"/>
            <w:bottom w:val="none" w:sz="0" w:space="0" w:color="auto"/>
            <w:right w:val="none" w:sz="0" w:space="0" w:color="auto"/>
          </w:divBdr>
        </w:div>
        <w:div w:id="1579629022">
          <w:marLeft w:val="640"/>
          <w:marRight w:val="0"/>
          <w:marTop w:val="0"/>
          <w:marBottom w:val="0"/>
          <w:divBdr>
            <w:top w:val="none" w:sz="0" w:space="0" w:color="auto"/>
            <w:left w:val="none" w:sz="0" w:space="0" w:color="auto"/>
            <w:bottom w:val="none" w:sz="0" w:space="0" w:color="auto"/>
            <w:right w:val="none" w:sz="0" w:space="0" w:color="auto"/>
          </w:divBdr>
        </w:div>
        <w:div w:id="617950799">
          <w:marLeft w:val="640"/>
          <w:marRight w:val="0"/>
          <w:marTop w:val="0"/>
          <w:marBottom w:val="0"/>
          <w:divBdr>
            <w:top w:val="none" w:sz="0" w:space="0" w:color="auto"/>
            <w:left w:val="none" w:sz="0" w:space="0" w:color="auto"/>
            <w:bottom w:val="none" w:sz="0" w:space="0" w:color="auto"/>
            <w:right w:val="none" w:sz="0" w:space="0" w:color="auto"/>
          </w:divBdr>
        </w:div>
        <w:div w:id="334109029">
          <w:marLeft w:val="640"/>
          <w:marRight w:val="0"/>
          <w:marTop w:val="0"/>
          <w:marBottom w:val="0"/>
          <w:divBdr>
            <w:top w:val="none" w:sz="0" w:space="0" w:color="auto"/>
            <w:left w:val="none" w:sz="0" w:space="0" w:color="auto"/>
            <w:bottom w:val="none" w:sz="0" w:space="0" w:color="auto"/>
            <w:right w:val="none" w:sz="0" w:space="0" w:color="auto"/>
          </w:divBdr>
        </w:div>
        <w:div w:id="1263956554">
          <w:marLeft w:val="640"/>
          <w:marRight w:val="0"/>
          <w:marTop w:val="0"/>
          <w:marBottom w:val="0"/>
          <w:divBdr>
            <w:top w:val="none" w:sz="0" w:space="0" w:color="auto"/>
            <w:left w:val="none" w:sz="0" w:space="0" w:color="auto"/>
            <w:bottom w:val="none" w:sz="0" w:space="0" w:color="auto"/>
            <w:right w:val="none" w:sz="0" w:space="0" w:color="auto"/>
          </w:divBdr>
        </w:div>
        <w:div w:id="687802264">
          <w:marLeft w:val="640"/>
          <w:marRight w:val="0"/>
          <w:marTop w:val="0"/>
          <w:marBottom w:val="0"/>
          <w:divBdr>
            <w:top w:val="none" w:sz="0" w:space="0" w:color="auto"/>
            <w:left w:val="none" w:sz="0" w:space="0" w:color="auto"/>
            <w:bottom w:val="none" w:sz="0" w:space="0" w:color="auto"/>
            <w:right w:val="none" w:sz="0" w:space="0" w:color="auto"/>
          </w:divBdr>
        </w:div>
        <w:div w:id="1314607549">
          <w:marLeft w:val="640"/>
          <w:marRight w:val="0"/>
          <w:marTop w:val="0"/>
          <w:marBottom w:val="0"/>
          <w:divBdr>
            <w:top w:val="none" w:sz="0" w:space="0" w:color="auto"/>
            <w:left w:val="none" w:sz="0" w:space="0" w:color="auto"/>
            <w:bottom w:val="none" w:sz="0" w:space="0" w:color="auto"/>
            <w:right w:val="none" w:sz="0" w:space="0" w:color="auto"/>
          </w:divBdr>
        </w:div>
        <w:div w:id="1838493182">
          <w:marLeft w:val="640"/>
          <w:marRight w:val="0"/>
          <w:marTop w:val="0"/>
          <w:marBottom w:val="0"/>
          <w:divBdr>
            <w:top w:val="none" w:sz="0" w:space="0" w:color="auto"/>
            <w:left w:val="none" w:sz="0" w:space="0" w:color="auto"/>
            <w:bottom w:val="none" w:sz="0" w:space="0" w:color="auto"/>
            <w:right w:val="none" w:sz="0" w:space="0" w:color="auto"/>
          </w:divBdr>
        </w:div>
        <w:div w:id="1900289837">
          <w:marLeft w:val="640"/>
          <w:marRight w:val="0"/>
          <w:marTop w:val="0"/>
          <w:marBottom w:val="0"/>
          <w:divBdr>
            <w:top w:val="none" w:sz="0" w:space="0" w:color="auto"/>
            <w:left w:val="none" w:sz="0" w:space="0" w:color="auto"/>
            <w:bottom w:val="none" w:sz="0" w:space="0" w:color="auto"/>
            <w:right w:val="none" w:sz="0" w:space="0" w:color="auto"/>
          </w:divBdr>
        </w:div>
        <w:div w:id="525170175">
          <w:marLeft w:val="640"/>
          <w:marRight w:val="0"/>
          <w:marTop w:val="0"/>
          <w:marBottom w:val="0"/>
          <w:divBdr>
            <w:top w:val="none" w:sz="0" w:space="0" w:color="auto"/>
            <w:left w:val="none" w:sz="0" w:space="0" w:color="auto"/>
            <w:bottom w:val="none" w:sz="0" w:space="0" w:color="auto"/>
            <w:right w:val="none" w:sz="0" w:space="0" w:color="auto"/>
          </w:divBdr>
        </w:div>
        <w:div w:id="1753816924">
          <w:marLeft w:val="640"/>
          <w:marRight w:val="0"/>
          <w:marTop w:val="0"/>
          <w:marBottom w:val="0"/>
          <w:divBdr>
            <w:top w:val="none" w:sz="0" w:space="0" w:color="auto"/>
            <w:left w:val="none" w:sz="0" w:space="0" w:color="auto"/>
            <w:bottom w:val="none" w:sz="0" w:space="0" w:color="auto"/>
            <w:right w:val="none" w:sz="0" w:space="0" w:color="auto"/>
          </w:divBdr>
        </w:div>
        <w:div w:id="345332849">
          <w:marLeft w:val="640"/>
          <w:marRight w:val="0"/>
          <w:marTop w:val="0"/>
          <w:marBottom w:val="0"/>
          <w:divBdr>
            <w:top w:val="none" w:sz="0" w:space="0" w:color="auto"/>
            <w:left w:val="none" w:sz="0" w:space="0" w:color="auto"/>
            <w:bottom w:val="none" w:sz="0" w:space="0" w:color="auto"/>
            <w:right w:val="none" w:sz="0" w:space="0" w:color="auto"/>
          </w:divBdr>
        </w:div>
        <w:div w:id="184490353">
          <w:marLeft w:val="640"/>
          <w:marRight w:val="0"/>
          <w:marTop w:val="0"/>
          <w:marBottom w:val="0"/>
          <w:divBdr>
            <w:top w:val="none" w:sz="0" w:space="0" w:color="auto"/>
            <w:left w:val="none" w:sz="0" w:space="0" w:color="auto"/>
            <w:bottom w:val="none" w:sz="0" w:space="0" w:color="auto"/>
            <w:right w:val="none" w:sz="0" w:space="0" w:color="auto"/>
          </w:divBdr>
        </w:div>
        <w:div w:id="644244372">
          <w:marLeft w:val="640"/>
          <w:marRight w:val="0"/>
          <w:marTop w:val="0"/>
          <w:marBottom w:val="0"/>
          <w:divBdr>
            <w:top w:val="none" w:sz="0" w:space="0" w:color="auto"/>
            <w:left w:val="none" w:sz="0" w:space="0" w:color="auto"/>
            <w:bottom w:val="none" w:sz="0" w:space="0" w:color="auto"/>
            <w:right w:val="none" w:sz="0" w:space="0" w:color="auto"/>
          </w:divBdr>
        </w:div>
        <w:div w:id="1458527579">
          <w:marLeft w:val="640"/>
          <w:marRight w:val="0"/>
          <w:marTop w:val="0"/>
          <w:marBottom w:val="0"/>
          <w:divBdr>
            <w:top w:val="none" w:sz="0" w:space="0" w:color="auto"/>
            <w:left w:val="none" w:sz="0" w:space="0" w:color="auto"/>
            <w:bottom w:val="none" w:sz="0" w:space="0" w:color="auto"/>
            <w:right w:val="none" w:sz="0" w:space="0" w:color="auto"/>
          </w:divBdr>
        </w:div>
        <w:div w:id="107287093">
          <w:marLeft w:val="640"/>
          <w:marRight w:val="0"/>
          <w:marTop w:val="0"/>
          <w:marBottom w:val="0"/>
          <w:divBdr>
            <w:top w:val="none" w:sz="0" w:space="0" w:color="auto"/>
            <w:left w:val="none" w:sz="0" w:space="0" w:color="auto"/>
            <w:bottom w:val="none" w:sz="0" w:space="0" w:color="auto"/>
            <w:right w:val="none" w:sz="0" w:space="0" w:color="auto"/>
          </w:divBdr>
        </w:div>
        <w:div w:id="126123376">
          <w:marLeft w:val="640"/>
          <w:marRight w:val="0"/>
          <w:marTop w:val="0"/>
          <w:marBottom w:val="0"/>
          <w:divBdr>
            <w:top w:val="none" w:sz="0" w:space="0" w:color="auto"/>
            <w:left w:val="none" w:sz="0" w:space="0" w:color="auto"/>
            <w:bottom w:val="none" w:sz="0" w:space="0" w:color="auto"/>
            <w:right w:val="none" w:sz="0" w:space="0" w:color="auto"/>
          </w:divBdr>
        </w:div>
        <w:div w:id="1391533195">
          <w:marLeft w:val="640"/>
          <w:marRight w:val="0"/>
          <w:marTop w:val="0"/>
          <w:marBottom w:val="0"/>
          <w:divBdr>
            <w:top w:val="none" w:sz="0" w:space="0" w:color="auto"/>
            <w:left w:val="none" w:sz="0" w:space="0" w:color="auto"/>
            <w:bottom w:val="none" w:sz="0" w:space="0" w:color="auto"/>
            <w:right w:val="none" w:sz="0" w:space="0" w:color="auto"/>
          </w:divBdr>
        </w:div>
        <w:div w:id="423651611">
          <w:marLeft w:val="640"/>
          <w:marRight w:val="0"/>
          <w:marTop w:val="0"/>
          <w:marBottom w:val="0"/>
          <w:divBdr>
            <w:top w:val="none" w:sz="0" w:space="0" w:color="auto"/>
            <w:left w:val="none" w:sz="0" w:space="0" w:color="auto"/>
            <w:bottom w:val="none" w:sz="0" w:space="0" w:color="auto"/>
            <w:right w:val="none" w:sz="0" w:space="0" w:color="auto"/>
          </w:divBdr>
        </w:div>
        <w:div w:id="1338459073">
          <w:marLeft w:val="640"/>
          <w:marRight w:val="0"/>
          <w:marTop w:val="0"/>
          <w:marBottom w:val="0"/>
          <w:divBdr>
            <w:top w:val="none" w:sz="0" w:space="0" w:color="auto"/>
            <w:left w:val="none" w:sz="0" w:space="0" w:color="auto"/>
            <w:bottom w:val="none" w:sz="0" w:space="0" w:color="auto"/>
            <w:right w:val="none" w:sz="0" w:space="0" w:color="auto"/>
          </w:divBdr>
        </w:div>
        <w:div w:id="1400516266">
          <w:marLeft w:val="640"/>
          <w:marRight w:val="0"/>
          <w:marTop w:val="0"/>
          <w:marBottom w:val="0"/>
          <w:divBdr>
            <w:top w:val="none" w:sz="0" w:space="0" w:color="auto"/>
            <w:left w:val="none" w:sz="0" w:space="0" w:color="auto"/>
            <w:bottom w:val="none" w:sz="0" w:space="0" w:color="auto"/>
            <w:right w:val="none" w:sz="0" w:space="0" w:color="auto"/>
          </w:divBdr>
        </w:div>
        <w:div w:id="1208837702">
          <w:marLeft w:val="640"/>
          <w:marRight w:val="0"/>
          <w:marTop w:val="0"/>
          <w:marBottom w:val="0"/>
          <w:divBdr>
            <w:top w:val="none" w:sz="0" w:space="0" w:color="auto"/>
            <w:left w:val="none" w:sz="0" w:space="0" w:color="auto"/>
            <w:bottom w:val="none" w:sz="0" w:space="0" w:color="auto"/>
            <w:right w:val="none" w:sz="0" w:space="0" w:color="auto"/>
          </w:divBdr>
        </w:div>
        <w:div w:id="876309263">
          <w:marLeft w:val="640"/>
          <w:marRight w:val="0"/>
          <w:marTop w:val="0"/>
          <w:marBottom w:val="0"/>
          <w:divBdr>
            <w:top w:val="none" w:sz="0" w:space="0" w:color="auto"/>
            <w:left w:val="none" w:sz="0" w:space="0" w:color="auto"/>
            <w:bottom w:val="none" w:sz="0" w:space="0" w:color="auto"/>
            <w:right w:val="none" w:sz="0" w:space="0" w:color="auto"/>
          </w:divBdr>
        </w:div>
        <w:div w:id="1163282772">
          <w:marLeft w:val="640"/>
          <w:marRight w:val="0"/>
          <w:marTop w:val="0"/>
          <w:marBottom w:val="0"/>
          <w:divBdr>
            <w:top w:val="none" w:sz="0" w:space="0" w:color="auto"/>
            <w:left w:val="none" w:sz="0" w:space="0" w:color="auto"/>
            <w:bottom w:val="none" w:sz="0" w:space="0" w:color="auto"/>
            <w:right w:val="none" w:sz="0" w:space="0" w:color="auto"/>
          </w:divBdr>
        </w:div>
        <w:div w:id="986863501">
          <w:marLeft w:val="640"/>
          <w:marRight w:val="0"/>
          <w:marTop w:val="0"/>
          <w:marBottom w:val="0"/>
          <w:divBdr>
            <w:top w:val="none" w:sz="0" w:space="0" w:color="auto"/>
            <w:left w:val="none" w:sz="0" w:space="0" w:color="auto"/>
            <w:bottom w:val="none" w:sz="0" w:space="0" w:color="auto"/>
            <w:right w:val="none" w:sz="0" w:space="0" w:color="auto"/>
          </w:divBdr>
        </w:div>
        <w:div w:id="1702172894">
          <w:marLeft w:val="640"/>
          <w:marRight w:val="0"/>
          <w:marTop w:val="0"/>
          <w:marBottom w:val="0"/>
          <w:divBdr>
            <w:top w:val="none" w:sz="0" w:space="0" w:color="auto"/>
            <w:left w:val="none" w:sz="0" w:space="0" w:color="auto"/>
            <w:bottom w:val="none" w:sz="0" w:space="0" w:color="auto"/>
            <w:right w:val="none" w:sz="0" w:space="0" w:color="auto"/>
          </w:divBdr>
        </w:div>
        <w:div w:id="285308516">
          <w:marLeft w:val="640"/>
          <w:marRight w:val="0"/>
          <w:marTop w:val="0"/>
          <w:marBottom w:val="0"/>
          <w:divBdr>
            <w:top w:val="none" w:sz="0" w:space="0" w:color="auto"/>
            <w:left w:val="none" w:sz="0" w:space="0" w:color="auto"/>
            <w:bottom w:val="none" w:sz="0" w:space="0" w:color="auto"/>
            <w:right w:val="none" w:sz="0" w:space="0" w:color="auto"/>
          </w:divBdr>
        </w:div>
        <w:div w:id="294727012">
          <w:marLeft w:val="640"/>
          <w:marRight w:val="0"/>
          <w:marTop w:val="0"/>
          <w:marBottom w:val="0"/>
          <w:divBdr>
            <w:top w:val="none" w:sz="0" w:space="0" w:color="auto"/>
            <w:left w:val="none" w:sz="0" w:space="0" w:color="auto"/>
            <w:bottom w:val="none" w:sz="0" w:space="0" w:color="auto"/>
            <w:right w:val="none" w:sz="0" w:space="0" w:color="auto"/>
          </w:divBdr>
        </w:div>
        <w:div w:id="1747729090">
          <w:marLeft w:val="640"/>
          <w:marRight w:val="0"/>
          <w:marTop w:val="0"/>
          <w:marBottom w:val="0"/>
          <w:divBdr>
            <w:top w:val="none" w:sz="0" w:space="0" w:color="auto"/>
            <w:left w:val="none" w:sz="0" w:space="0" w:color="auto"/>
            <w:bottom w:val="none" w:sz="0" w:space="0" w:color="auto"/>
            <w:right w:val="none" w:sz="0" w:space="0" w:color="auto"/>
          </w:divBdr>
        </w:div>
        <w:div w:id="864441131">
          <w:marLeft w:val="640"/>
          <w:marRight w:val="0"/>
          <w:marTop w:val="0"/>
          <w:marBottom w:val="0"/>
          <w:divBdr>
            <w:top w:val="none" w:sz="0" w:space="0" w:color="auto"/>
            <w:left w:val="none" w:sz="0" w:space="0" w:color="auto"/>
            <w:bottom w:val="none" w:sz="0" w:space="0" w:color="auto"/>
            <w:right w:val="none" w:sz="0" w:space="0" w:color="auto"/>
          </w:divBdr>
        </w:div>
        <w:div w:id="668749121">
          <w:marLeft w:val="640"/>
          <w:marRight w:val="0"/>
          <w:marTop w:val="0"/>
          <w:marBottom w:val="0"/>
          <w:divBdr>
            <w:top w:val="none" w:sz="0" w:space="0" w:color="auto"/>
            <w:left w:val="none" w:sz="0" w:space="0" w:color="auto"/>
            <w:bottom w:val="none" w:sz="0" w:space="0" w:color="auto"/>
            <w:right w:val="none" w:sz="0" w:space="0" w:color="auto"/>
          </w:divBdr>
        </w:div>
        <w:div w:id="1666200709">
          <w:marLeft w:val="640"/>
          <w:marRight w:val="0"/>
          <w:marTop w:val="0"/>
          <w:marBottom w:val="0"/>
          <w:divBdr>
            <w:top w:val="none" w:sz="0" w:space="0" w:color="auto"/>
            <w:left w:val="none" w:sz="0" w:space="0" w:color="auto"/>
            <w:bottom w:val="none" w:sz="0" w:space="0" w:color="auto"/>
            <w:right w:val="none" w:sz="0" w:space="0" w:color="auto"/>
          </w:divBdr>
        </w:div>
        <w:div w:id="1679187337">
          <w:marLeft w:val="640"/>
          <w:marRight w:val="0"/>
          <w:marTop w:val="0"/>
          <w:marBottom w:val="0"/>
          <w:divBdr>
            <w:top w:val="none" w:sz="0" w:space="0" w:color="auto"/>
            <w:left w:val="none" w:sz="0" w:space="0" w:color="auto"/>
            <w:bottom w:val="none" w:sz="0" w:space="0" w:color="auto"/>
            <w:right w:val="none" w:sz="0" w:space="0" w:color="auto"/>
          </w:divBdr>
        </w:div>
        <w:div w:id="80300278">
          <w:marLeft w:val="640"/>
          <w:marRight w:val="0"/>
          <w:marTop w:val="0"/>
          <w:marBottom w:val="0"/>
          <w:divBdr>
            <w:top w:val="none" w:sz="0" w:space="0" w:color="auto"/>
            <w:left w:val="none" w:sz="0" w:space="0" w:color="auto"/>
            <w:bottom w:val="none" w:sz="0" w:space="0" w:color="auto"/>
            <w:right w:val="none" w:sz="0" w:space="0" w:color="auto"/>
          </w:divBdr>
        </w:div>
        <w:div w:id="506555019">
          <w:marLeft w:val="640"/>
          <w:marRight w:val="0"/>
          <w:marTop w:val="0"/>
          <w:marBottom w:val="0"/>
          <w:divBdr>
            <w:top w:val="none" w:sz="0" w:space="0" w:color="auto"/>
            <w:left w:val="none" w:sz="0" w:space="0" w:color="auto"/>
            <w:bottom w:val="none" w:sz="0" w:space="0" w:color="auto"/>
            <w:right w:val="none" w:sz="0" w:space="0" w:color="auto"/>
          </w:divBdr>
        </w:div>
        <w:div w:id="246113565">
          <w:marLeft w:val="640"/>
          <w:marRight w:val="0"/>
          <w:marTop w:val="0"/>
          <w:marBottom w:val="0"/>
          <w:divBdr>
            <w:top w:val="none" w:sz="0" w:space="0" w:color="auto"/>
            <w:left w:val="none" w:sz="0" w:space="0" w:color="auto"/>
            <w:bottom w:val="none" w:sz="0" w:space="0" w:color="auto"/>
            <w:right w:val="none" w:sz="0" w:space="0" w:color="auto"/>
          </w:divBdr>
        </w:div>
        <w:div w:id="804007471">
          <w:marLeft w:val="640"/>
          <w:marRight w:val="0"/>
          <w:marTop w:val="0"/>
          <w:marBottom w:val="0"/>
          <w:divBdr>
            <w:top w:val="none" w:sz="0" w:space="0" w:color="auto"/>
            <w:left w:val="none" w:sz="0" w:space="0" w:color="auto"/>
            <w:bottom w:val="none" w:sz="0" w:space="0" w:color="auto"/>
            <w:right w:val="none" w:sz="0" w:space="0" w:color="auto"/>
          </w:divBdr>
        </w:div>
        <w:div w:id="1450204013">
          <w:marLeft w:val="640"/>
          <w:marRight w:val="0"/>
          <w:marTop w:val="0"/>
          <w:marBottom w:val="0"/>
          <w:divBdr>
            <w:top w:val="none" w:sz="0" w:space="0" w:color="auto"/>
            <w:left w:val="none" w:sz="0" w:space="0" w:color="auto"/>
            <w:bottom w:val="none" w:sz="0" w:space="0" w:color="auto"/>
            <w:right w:val="none" w:sz="0" w:space="0" w:color="auto"/>
          </w:divBdr>
        </w:div>
        <w:div w:id="278267450">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693338544">
      <w:bodyDiv w:val="1"/>
      <w:marLeft w:val="0"/>
      <w:marRight w:val="0"/>
      <w:marTop w:val="0"/>
      <w:marBottom w:val="0"/>
      <w:divBdr>
        <w:top w:val="none" w:sz="0" w:space="0" w:color="auto"/>
        <w:left w:val="none" w:sz="0" w:space="0" w:color="auto"/>
        <w:bottom w:val="none" w:sz="0" w:space="0" w:color="auto"/>
        <w:right w:val="none" w:sz="0" w:space="0" w:color="auto"/>
      </w:divBdr>
      <w:divsChild>
        <w:div w:id="1141993392">
          <w:marLeft w:val="640"/>
          <w:marRight w:val="0"/>
          <w:marTop w:val="0"/>
          <w:marBottom w:val="0"/>
          <w:divBdr>
            <w:top w:val="none" w:sz="0" w:space="0" w:color="auto"/>
            <w:left w:val="none" w:sz="0" w:space="0" w:color="auto"/>
            <w:bottom w:val="none" w:sz="0" w:space="0" w:color="auto"/>
            <w:right w:val="none" w:sz="0" w:space="0" w:color="auto"/>
          </w:divBdr>
        </w:div>
        <w:div w:id="1502233294">
          <w:marLeft w:val="640"/>
          <w:marRight w:val="0"/>
          <w:marTop w:val="0"/>
          <w:marBottom w:val="0"/>
          <w:divBdr>
            <w:top w:val="none" w:sz="0" w:space="0" w:color="auto"/>
            <w:left w:val="none" w:sz="0" w:space="0" w:color="auto"/>
            <w:bottom w:val="none" w:sz="0" w:space="0" w:color="auto"/>
            <w:right w:val="none" w:sz="0" w:space="0" w:color="auto"/>
          </w:divBdr>
        </w:div>
        <w:div w:id="1910311265">
          <w:marLeft w:val="640"/>
          <w:marRight w:val="0"/>
          <w:marTop w:val="0"/>
          <w:marBottom w:val="0"/>
          <w:divBdr>
            <w:top w:val="none" w:sz="0" w:space="0" w:color="auto"/>
            <w:left w:val="none" w:sz="0" w:space="0" w:color="auto"/>
            <w:bottom w:val="none" w:sz="0" w:space="0" w:color="auto"/>
            <w:right w:val="none" w:sz="0" w:space="0" w:color="auto"/>
          </w:divBdr>
        </w:div>
        <w:div w:id="1468548029">
          <w:marLeft w:val="640"/>
          <w:marRight w:val="0"/>
          <w:marTop w:val="0"/>
          <w:marBottom w:val="0"/>
          <w:divBdr>
            <w:top w:val="none" w:sz="0" w:space="0" w:color="auto"/>
            <w:left w:val="none" w:sz="0" w:space="0" w:color="auto"/>
            <w:bottom w:val="none" w:sz="0" w:space="0" w:color="auto"/>
            <w:right w:val="none" w:sz="0" w:space="0" w:color="auto"/>
          </w:divBdr>
        </w:div>
        <w:div w:id="1471511596">
          <w:marLeft w:val="640"/>
          <w:marRight w:val="0"/>
          <w:marTop w:val="0"/>
          <w:marBottom w:val="0"/>
          <w:divBdr>
            <w:top w:val="none" w:sz="0" w:space="0" w:color="auto"/>
            <w:left w:val="none" w:sz="0" w:space="0" w:color="auto"/>
            <w:bottom w:val="none" w:sz="0" w:space="0" w:color="auto"/>
            <w:right w:val="none" w:sz="0" w:space="0" w:color="auto"/>
          </w:divBdr>
        </w:div>
        <w:div w:id="1457479298">
          <w:marLeft w:val="640"/>
          <w:marRight w:val="0"/>
          <w:marTop w:val="0"/>
          <w:marBottom w:val="0"/>
          <w:divBdr>
            <w:top w:val="none" w:sz="0" w:space="0" w:color="auto"/>
            <w:left w:val="none" w:sz="0" w:space="0" w:color="auto"/>
            <w:bottom w:val="none" w:sz="0" w:space="0" w:color="auto"/>
            <w:right w:val="none" w:sz="0" w:space="0" w:color="auto"/>
          </w:divBdr>
        </w:div>
        <w:div w:id="1268586525">
          <w:marLeft w:val="640"/>
          <w:marRight w:val="0"/>
          <w:marTop w:val="0"/>
          <w:marBottom w:val="0"/>
          <w:divBdr>
            <w:top w:val="none" w:sz="0" w:space="0" w:color="auto"/>
            <w:left w:val="none" w:sz="0" w:space="0" w:color="auto"/>
            <w:bottom w:val="none" w:sz="0" w:space="0" w:color="auto"/>
            <w:right w:val="none" w:sz="0" w:space="0" w:color="auto"/>
          </w:divBdr>
        </w:div>
        <w:div w:id="734161317">
          <w:marLeft w:val="640"/>
          <w:marRight w:val="0"/>
          <w:marTop w:val="0"/>
          <w:marBottom w:val="0"/>
          <w:divBdr>
            <w:top w:val="none" w:sz="0" w:space="0" w:color="auto"/>
            <w:left w:val="none" w:sz="0" w:space="0" w:color="auto"/>
            <w:bottom w:val="none" w:sz="0" w:space="0" w:color="auto"/>
            <w:right w:val="none" w:sz="0" w:space="0" w:color="auto"/>
          </w:divBdr>
        </w:div>
        <w:div w:id="49813425">
          <w:marLeft w:val="640"/>
          <w:marRight w:val="0"/>
          <w:marTop w:val="0"/>
          <w:marBottom w:val="0"/>
          <w:divBdr>
            <w:top w:val="none" w:sz="0" w:space="0" w:color="auto"/>
            <w:left w:val="none" w:sz="0" w:space="0" w:color="auto"/>
            <w:bottom w:val="none" w:sz="0" w:space="0" w:color="auto"/>
            <w:right w:val="none" w:sz="0" w:space="0" w:color="auto"/>
          </w:divBdr>
        </w:div>
        <w:div w:id="1955093581">
          <w:marLeft w:val="640"/>
          <w:marRight w:val="0"/>
          <w:marTop w:val="0"/>
          <w:marBottom w:val="0"/>
          <w:divBdr>
            <w:top w:val="none" w:sz="0" w:space="0" w:color="auto"/>
            <w:left w:val="none" w:sz="0" w:space="0" w:color="auto"/>
            <w:bottom w:val="none" w:sz="0" w:space="0" w:color="auto"/>
            <w:right w:val="none" w:sz="0" w:space="0" w:color="auto"/>
          </w:divBdr>
        </w:div>
        <w:div w:id="174852732">
          <w:marLeft w:val="640"/>
          <w:marRight w:val="0"/>
          <w:marTop w:val="0"/>
          <w:marBottom w:val="0"/>
          <w:divBdr>
            <w:top w:val="none" w:sz="0" w:space="0" w:color="auto"/>
            <w:left w:val="none" w:sz="0" w:space="0" w:color="auto"/>
            <w:bottom w:val="none" w:sz="0" w:space="0" w:color="auto"/>
            <w:right w:val="none" w:sz="0" w:space="0" w:color="auto"/>
          </w:divBdr>
        </w:div>
        <w:div w:id="853690484">
          <w:marLeft w:val="640"/>
          <w:marRight w:val="0"/>
          <w:marTop w:val="0"/>
          <w:marBottom w:val="0"/>
          <w:divBdr>
            <w:top w:val="none" w:sz="0" w:space="0" w:color="auto"/>
            <w:left w:val="none" w:sz="0" w:space="0" w:color="auto"/>
            <w:bottom w:val="none" w:sz="0" w:space="0" w:color="auto"/>
            <w:right w:val="none" w:sz="0" w:space="0" w:color="auto"/>
          </w:divBdr>
        </w:div>
        <w:div w:id="696783339">
          <w:marLeft w:val="640"/>
          <w:marRight w:val="0"/>
          <w:marTop w:val="0"/>
          <w:marBottom w:val="0"/>
          <w:divBdr>
            <w:top w:val="none" w:sz="0" w:space="0" w:color="auto"/>
            <w:left w:val="none" w:sz="0" w:space="0" w:color="auto"/>
            <w:bottom w:val="none" w:sz="0" w:space="0" w:color="auto"/>
            <w:right w:val="none" w:sz="0" w:space="0" w:color="auto"/>
          </w:divBdr>
        </w:div>
        <w:div w:id="1720589590">
          <w:marLeft w:val="640"/>
          <w:marRight w:val="0"/>
          <w:marTop w:val="0"/>
          <w:marBottom w:val="0"/>
          <w:divBdr>
            <w:top w:val="none" w:sz="0" w:space="0" w:color="auto"/>
            <w:left w:val="none" w:sz="0" w:space="0" w:color="auto"/>
            <w:bottom w:val="none" w:sz="0" w:space="0" w:color="auto"/>
            <w:right w:val="none" w:sz="0" w:space="0" w:color="auto"/>
          </w:divBdr>
        </w:div>
        <w:div w:id="1589654399">
          <w:marLeft w:val="640"/>
          <w:marRight w:val="0"/>
          <w:marTop w:val="0"/>
          <w:marBottom w:val="0"/>
          <w:divBdr>
            <w:top w:val="none" w:sz="0" w:space="0" w:color="auto"/>
            <w:left w:val="none" w:sz="0" w:space="0" w:color="auto"/>
            <w:bottom w:val="none" w:sz="0" w:space="0" w:color="auto"/>
            <w:right w:val="none" w:sz="0" w:space="0" w:color="auto"/>
          </w:divBdr>
        </w:div>
        <w:div w:id="439573630">
          <w:marLeft w:val="640"/>
          <w:marRight w:val="0"/>
          <w:marTop w:val="0"/>
          <w:marBottom w:val="0"/>
          <w:divBdr>
            <w:top w:val="none" w:sz="0" w:space="0" w:color="auto"/>
            <w:left w:val="none" w:sz="0" w:space="0" w:color="auto"/>
            <w:bottom w:val="none" w:sz="0" w:space="0" w:color="auto"/>
            <w:right w:val="none" w:sz="0" w:space="0" w:color="auto"/>
          </w:divBdr>
        </w:div>
        <w:div w:id="1714189252">
          <w:marLeft w:val="640"/>
          <w:marRight w:val="0"/>
          <w:marTop w:val="0"/>
          <w:marBottom w:val="0"/>
          <w:divBdr>
            <w:top w:val="none" w:sz="0" w:space="0" w:color="auto"/>
            <w:left w:val="none" w:sz="0" w:space="0" w:color="auto"/>
            <w:bottom w:val="none" w:sz="0" w:space="0" w:color="auto"/>
            <w:right w:val="none" w:sz="0" w:space="0" w:color="auto"/>
          </w:divBdr>
        </w:div>
        <w:div w:id="1597514874">
          <w:marLeft w:val="640"/>
          <w:marRight w:val="0"/>
          <w:marTop w:val="0"/>
          <w:marBottom w:val="0"/>
          <w:divBdr>
            <w:top w:val="none" w:sz="0" w:space="0" w:color="auto"/>
            <w:left w:val="none" w:sz="0" w:space="0" w:color="auto"/>
            <w:bottom w:val="none" w:sz="0" w:space="0" w:color="auto"/>
            <w:right w:val="none" w:sz="0" w:space="0" w:color="auto"/>
          </w:divBdr>
        </w:div>
        <w:div w:id="2144037386">
          <w:marLeft w:val="640"/>
          <w:marRight w:val="0"/>
          <w:marTop w:val="0"/>
          <w:marBottom w:val="0"/>
          <w:divBdr>
            <w:top w:val="none" w:sz="0" w:space="0" w:color="auto"/>
            <w:left w:val="none" w:sz="0" w:space="0" w:color="auto"/>
            <w:bottom w:val="none" w:sz="0" w:space="0" w:color="auto"/>
            <w:right w:val="none" w:sz="0" w:space="0" w:color="auto"/>
          </w:divBdr>
        </w:div>
        <w:div w:id="385761860">
          <w:marLeft w:val="640"/>
          <w:marRight w:val="0"/>
          <w:marTop w:val="0"/>
          <w:marBottom w:val="0"/>
          <w:divBdr>
            <w:top w:val="none" w:sz="0" w:space="0" w:color="auto"/>
            <w:left w:val="none" w:sz="0" w:space="0" w:color="auto"/>
            <w:bottom w:val="none" w:sz="0" w:space="0" w:color="auto"/>
            <w:right w:val="none" w:sz="0" w:space="0" w:color="auto"/>
          </w:divBdr>
        </w:div>
        <w:div w:id="1341352488">
          <w:marLeft w:val="640"/>
          <w:marRight w:val="0"/>
          <w:marTop w:val="0"/>
          <w:marBottom w:val="0"/>
          <w:divBdr>
            <w:top w:val="none" w:sz="0" w:space="0" w:color="auto"/>
            <w:left w:val="none" w:sz="0" w:space="0" w:color="auto"/>
            <w:bottom w:val="none" w:sz="0" w:space="0" w:color="auto"/>
            <w:right w:val="none" w:sz="0" w:space="0" w:color="auto"/>
          </w:divBdr>
        </w:div>
        <w:div w:id="638610044">
          <w:marLeft w:val="640"/>
          <w:marRight w:val="0"/>
          <w:marTop w:val="0"/>
          <w:marBottom w:val="0"/>
          <w:divBdr>
            <w:top w:val="none" w:sz="0" w:space="0" w:color="auto"/>
            <w:left w:val="none" w:sz="0" w:space="0" w:color="auto"/>
            <w:bottom w:val="none" w:sz="0" w:space="0" w:color="auto"/>
            <w:right w:val="none" w:sz="0" w:space="0" w:color="auto"/>
          </w:divBdr>
        </w:div>
        <w:div w:id="856388967">
          <w:marLeft w:val="640"/>
          <w:marRight w:val="0"/>
          <w:marTop w:val="0"/>
          <w:marBottom w:val="0"/>
          <w:divBdr>
            <w:top w:val="none" w:sz="0" w:space="0" w:color="auto"/>
            <w:left w:val="none" w:sz="0" w:space="0" w:color="auto"/>
            <w:bottom w:val="none" w:sz="0" w:space="0" w:color="auto"/>
            <w:right w:val="none" w:sz="0" w:space="0" w:color="auto"/>
          </w:divBdr>
        </w:div>
        <w:div w:id="276955715">
          <w:marLeft w:val="640"/>
          <w:marRight w:val="0"/>
          <w:marTop w:val="0"/>
          <w:marBottom w:val="0"/>
          <w:divBdr>
            <w:top w:val="none" w:sz="0" w:space="0" w:color="auto"/>
            <w:left w:val="none" w:sz="0" w:space="0" w:color="auto"/>
            <w:bottom w:val="none" w:sz="0" w:space="0" w:color="auto"/>
            <w:right w:val="none" w:sz="0" w:space="0" w:color="auto"/>
          </w:divBdr>
        </w:div>
        <w:div w:id="1484588005">
          <w:marLeft w:val="640"/>
          <w:marRight w:val="0"/>
          <w:marTop w:val="0"/>
          <w:marBottom w:val="0"/>
          <w:divBdr>
            <w:top w:val="none" w:sz="0" w:space="0" w:color="auto"/>
            <w:left w:val="none" w:sz="0" w:space="0" w:color="auto"/>
            <w:bottom w:val="none" w:sz="0" w:space="0" w:color="auto"/>
            <w:right w:val="none" w:sz="0" w:space="0" w:color="auto"/>
          </w:divBdr>
        </w:div>
        <w:div w:id="1666130501">
          <w:marLeft w:val="640"/>
          <w:marRight w:val="0"/>
          <w:marTop w:val="0"/>
          <w:marBottom w:val="0"/>
          <w:divBdr>
            <w:top w:val="none" w:sz="0" w:space="0" w:color="auto"/>
            <w:left w:val="none" w:sz="0" w:space="0" w:color="auto"/>
            <w:bottom w:val="none" w:sz="0" w:space="0" w:color="auto"/>
            <w:right w:val="none" w:sz="0" w:space="0" w:color="auto"/>
          </w:divBdr>
        </w:div>
        <w:div w:id="978849079">
          <w:marLeft w:val="640"/>
          <w:marRight w:val="0"/>
          <w:marTop w:val="0"/>
          <w:marBottom w:val="0"/>
          <w:divBdr>
            <w:top w:val="none" w:sz="0" w:space="0" w:color="auto"/>
            <w:left w:val="none" w:sz="0" w:space="0" w:color="auto"/>
            <w:bottom w:val="none" w:sz="0" w:space="0" w:color="auto"/>
            <w:right w:val="none" w:sz="0" w:space="0" w:color="auto"/>
          </w:divBdr>
        </w:div>
        <w:div w:id="285308476">
          <w:marLeft w:val="640"/>
          <w:marRight w:val="0"/>
          <w:marTop w:val="0"/>
          <w:marBottom w:val="0"/>
          <w:divBdr>
            <w:top w:val="none" w:sz="0" w:space="0" w:color="auto"/>
            <w:left w:val="none" w:sz="0" w:space="0" w:color="auto"/>
            <w:bottom w:val="none" w:sz="0" w:space="0" w:color="auto"/>
            <w:right w:val="none" w:sz="0" w:space="0" w:color="auto"/>
          </w:divBdr>
        </w:div>
        <w:div w:id="2121143498">
          <w:marLeft w:val="640"/>
          <w:marRight w:val="0"/>
          <w:marTop w:val="0"/>
          <w:marBottom w:val="0"/>
          <w:divBdr>
            <w:top w:val="none" w:sz="0" w:space="0" w:color="auto"/>
            <w:left w:val="none" w:sz="0" w:space="0" w:color="auto"/>
            <w:bottom w:val="none" w:sz="0" w:space="0" w:color="auto"/>
            <w:right w:val="none" w:sz="0" w:space="0" w:color="auto"/>
          </w:divBdr>
        </w:div>
        <w:div w:id="416099846">
          <w:marLeft w:val="640"/>
          <w:marRight w:val="0"/>
          <w:marTop w:val="0"/>
          <w:marBottom w:val="0"/>
          <w:divBdr>
            <w:top w:val="none" w:sz="0" w:space="0" w:color="auto"/>
            <w:left w:val="none" w:sz="0" w:space="0" w:color="auto"/>
            <w:bottom w:val="none" w:sz="0" w:space="0" w:color="auto"/>
            <w:right w:val="none" w:sz="0" w:space="0" w:color="auto"/>
          </w:divBdr>
        </w:div>
        <w:div w:id="813765062">
          <w:marLeft w:val="640"/>
          <w:marRight w:val="0"/>
          <w:marTop w:val="0"/>
          <w:marBottom w:val="0"/>
          <w:divBdr>
            <w:top w:val="none" w:sz="0" w:space="0" w:color="auto"/>
            <w:left w:val="none" w:sz="0" w:space="0" w:color="auto"/>
            <w:bottom w:val="none" w:sz="0" w:space="0" w:color="auto"/>
            <w:right w:val="none" w:sz="0" w:space="0" w:color="auto"/>
          </w:divBdr>
        </w:div>
        <w:div w:id="1967420933">
          <w:marLeft w:val="640"/>
          <w:marRight w:val="0"/>
          <w:marTop w:val="0"/>
          <w:marBottom w:val="0"/>
          <w:divBdr>
            <w:top w:val="none" w:sz="0" w:space="0" w:color="auto"/>
            <w:left w:val="none" w:sz="0" w:space="0" w:color="auto"/>
            <w:bottom w:val="none" w:sz="0" w:space="0" w:color="auto"/>
            <w:right w:val="none" w:sz="0" w:space="0" w:color="auto"/>
          </w:divBdr>
        </w:div>
        <w:div w:id="1053040447">
          <w:marLeft w:val="640"/>
          <w:marRight w:val="0"/>
          <w:marTop w:val="0"/>
          <w:marBottom w:val="0"/>
          <w:divBdr>
            <w:top w:val="none" w:sz="0" w:space="0" w:color="auto"/>
            <w:left w:val="none" w:sz="0" w:space="0" w:color="auto"/>
            <w:bottom w:val="none" w:sz="0" w:space="0" w:color="auto"/>
            <w:right w:val="none" w:sz="0" w:space="0" w:color="auto"/>
          </w:divBdr>
        </w:div>
        <w:div w:id="1302346069">
          <w:marLeft w:val="640"/>
          <w:marRight w:val="0"/>
          <w:marTop w:val="0"/>
          <w:marBottom w:val="0"/>
          <w:divBdr>
            <w:top w:val="none" w:sz="0" w:space="0" w:color="auto"/>
            <w:left w:val="none" w:sz="0" w:space="0" w:color="auto"/>
            <w:bottom w:val="none" w:sz="0" w:space="0" w:color="auto"/>
            <w:right w:val="none" w:sz="0" w:space="0" w:color="auto"/>
          </w:divBdr>
        </w:div>
        <w:div w:id="43603717">
          <w:marLeft w:val="640"/>
          <w:marRight w:val="0"/>
          <w:marTop w:val="0"/>
          <w:marBottom w:val="0"/>
          <w:divBdr>
            <w:top w:val="none" w:sz="0" w:space="0" w:color="auto"/>
            <w:left w:val="none" w:sz="0" w:space="0" w:color="auto"/>
            <w:bottom w:val="none" w:sz="0" w:space="0" w:color="auto"/>
            <w:right w:val="none" w:sz="0" w:space="0" w:color="auto"/>
          </w:divBdr>
        </w:div>
        <w:div w:id="1866937829">
          <w:marLeft w:val="640"/>
          <w:marRight w:val="0"/>
          <w:marTop w:val="0"/>
          <w:marBottom w:val="0"/>
          <w:divBdr>
            <w:top w:val="none" w:sz="0" w:space="0" w:color="auto"/>
            <w:left w:val="none" w:sz="0" w:space="0" w:color="auto"/>
            <w:bottom w:val="none" w:sz="0" w:space="0" w:color="auto"/>
            <w:right w:val="none" w:sz="0" w:space="0" w:color="auto"/>
          </w:divBdr>
        </w:div>
        <w:div w:id="411435760">
          <w:marLeft w:val="640"/>
          <w:marRight w:val="0"/>
          <w:marTop w:val="0"/>
          <w:marBottom w:val="0"/>
          <w:divBdr>
            <w:top w:val="none" w:sz="0" w:space="0" w:color="auto"/>
            <w:left w:val="none" w:sz="0" w:space="0" w:color="auto"/>
            <w:bottom w:val="none" w:sz="0" w:space="0" w:color="auto"/>
            <w:right w:val="none" w:sz="0" w:space="0" w:color="auto"/>
          </w:divBdr>
        </w:div>
        <w:div w:id="1001006934">
          <w:marLeft w:val="640"/>
          <w:marRight w:val="0"/>
          <w:marTop w:val="0"/>
          <w:marBottom w:val="0"/>
          <w:divBdr>
            <w:top w:val="none" w:sz="0" w:space="0" w:color="auto"/>
            <w:left w:val="none" w:sz="0" w:space="0" w:color="auto"/>
            <w:bottom w:val="none" w:sz="0" w:space="0" w:color="auto"/>
            <w:right w:val="none" w:sz="0" w:space="0" w:color="auto"/>
          </w:divBdr>
        </w:div>
        <w:div w:id="475679915">
          <w:marLeft w:val="640"/>
          <w:marRight w:val="0"/>
          <w:marTop w:val="0"/>
          <w:marBottom w:val="0"/>
          <w:divBdr>
            <w:top w:val="none" w:sz="0" w:space="0" w:color="auto"/>
            <w:left w:val="none" w:sz="0" w:space="0" w:color="auto"/>
            <w:bottom w:val="none" w:sz="0" w:space="0" w:color="auto"/>
            <w:right w:val="none" w:sz="0" w:space="0" w:color="auto"/>
          </w:divBdr>
        </w:div>
        <w:div w:id="1500386751">
          <w:marLeft w:val="640"/>
          <w:marRight w:val="0"/>
          <w:marTop w:val="0"/>
          <w:marBottom w:val="0"/>
          <w:divBdr>
            <w:top w:val="none" w:sz="0" w:space="0" w:color="auto"/>
            <w:left w:val="none" w:sz="0" w:space="0" w:color="auto"/>
            <w:bottom w:val="none" w:sz="0" w:space="0" w:color="auto"/>
            <w:right w:val="none" w:sz="0" w:space="0" w:color="auto"/>
          </w:divBdr>
        </w:div>
        <w:div w:id="1202522933">
          <w:marLeft w:val="640"/>
          <w:marRight w:val="0"/>
          <w:marTop w:val="0"/>
          <w:marBottom w:val="0"/>
          <w:divBdr>
            <w:top w:val="none" w:sz="0" w:space="0" w:color="auto"/>
            <w:left w:val="none" w:sz="0" w:space="0" w:color="auto"/>
            <w:bottom w:val="none" w:sz="0" w:space="0" w:color="auto"/>
            <w:right w:val="none" w:sz="0" w:space="0" w:color="auto"/>
          </w:divBdr>
        </w:div>
        <w:div w:id="199171238">
          <w:marLeft w:val="640"/>
          <w:marRight w:val="0"/>
          <w:marTop w:val="0"/>
          <w:marBottom w:val="0"/>
          <w:divBdr>
            <w:top w:val="none" w:sz="0" w:space="0" w:color="auto"/>
            <w:left w:val="none" w:sz="0" w:space="0" w:color="auto"/>
            <w:bottom w:val="none" w:sz="0" w:space="0" w:color="auto"/>
            <w:right w:val="none" w:sz="0" w:space="0" w:color="auto"/>
          </w:divBdr>
        </w:div>
        <w:div w:id="761531997">
          <w:marLeft w:val="640"/>
          <w:marRight w:val="0"/>
          <w:marTop w:val="0"/>
          <w:marBottom w:val="0"/>
          <w:divBdr>
            <w:top w:val="none" w:sz="0" w:space="0" w:color="auto"/>
            <w:left w:val="none" w:sz="0" w:space="0" w:color="auto"/>
            <w:bottom w:val="none" w:sz="0" w:space="0" w:color="auto"/>
            <w:right w:val="none" w:sz="0" w:space="0" w:color="auto"/>
          </w:divBdr>
        </w:div>
        <w:div w:id="52824223">
          <w:marLeft w:val="640"/>
          <w:marRight w:val="0"/>
          <w:marTop w:val="0"/>
          <w:marBottom w:val="0"/>
          <w:divBdr>
            <w:top w:val="none" w:sz="0" w:space="0" w:color="auto"/>
            <w:left w:val="none" w:sz="0" w:space="0" w:color="auto"/>
            <w:bottom w:val="none" w:sz="0" w:space="0" w:color="auto"/>
            <w:right w:val="none" w:sz="0" w:space="0" w:color="auto"/>
          </w:divBdr>
        </w:div>
        <w:div w:id="1390883277">
          <w:marLeft w:val="640"/>
          <w:marRight w:val="0"/>
          <w:marTop w:val="0"/>
          <w:marBottom w:val="0"/>
          <w:divBdr>
            <w:top w:val="none" w:sz="0" w:space="0" w:color="auto"/>
            <w:left w:val="none" w:sz="0" w:space="0" w:color="auto"/>
            <w:bottom w:val="none" w:sz="0" w:space="0" w:color="auto"/>
            <w:right w:val="none" w:sz="0" w:space="0" w:color="auto"/>
          </w:divBdr>
        </w:div>
        <w:div w:id="186598511">
          <w:marLeft w:val="640"/>
          <w:marRight w:val="0"/>
          <w:marTop w:val="0"/>
          <w:marBottom w:val="0"/>
          <w:divBdr>
            <w:top w:val="none" w:sz="0" w:space="0" w:color="auto"/>
            <w:left w:val="none" w:sz="0" w:space="0" w:color="auto"/>
            <w:bottom w:val="none" w:sz="0" w:space="0" w:color="auto"/>
            <w:right w:val="none" w:sz="0" w:space="0" w:color="auto"/>
          </w:divBdr>
        </w:div>
        <w:div w:id="1651597982">
          <w:marLeft w:val="640"/>
          <w:marRight w:val="0"/>
          <w:marTop w:val="0"/>
          <w:marBottom w:val="0"/>
          <w:divBdr>
            <w:top w:val="none" w:sz="0" w:space="0" w:color="auto"/>
            <w:left w:val="none" w:sz="0" w:space="0" w:color="auto"/>
            <w:bottom w:val="none" w:sz="0" w:space="0" w:color="auto"/>
            <w:right w:val="none" w:sz="0" w:space="0" w:color="auto"/>
          </w:divBdr>
        </w:div>
        <w:div w:id="1992907510">
          <w:marLeft w:val="640"/>
          <w:marRight w:val="0"/>
          <w:marTop w:val="0"/>
          <w:marBottom w:val="0"/>
          <w:divBdr>
            <w:top w:val="none" w:sz="0" w:space="0" w:color="auto"/>
            <w:left w:val="none" w:sz="0" w:space="0" w:color="auto"/>
            <w:bottom w:val="none" w:sz="0" w:space="0" w:color="auto"/>
            <w:right w:val="none" w:sz="0" w:space="0" w:color="auto"/>
          </w:divBdr>
        </w:div>
        <w:div w:id="757797526">
          <w:marLeft w:val="640"/>
          <w:marRight w:val="0"/>
          <w:marTop w:val="0"/>
          <w:marBottom w:val="0"/>
          <w:divBdr>
            <w:top w:val="none" w:sz="0" w:space="0" w:color="auto"/>
            <w:left w:val="none" w:sz="0" w:space="0" w:color="auto"/>
            <w:bottom w:val="none" w:sz="0" w:space="0" w:color="auto"/>
            <w:right w:val="none" w:sz="0" w:space="0" w:color="auto"/>
          </w:divBdr>
        </w:div>
        <w:div w:id="523707891">
          <w:marLeft w:val="640"/>
          <w:marRight w:val="0"/>
          <w:marTop w:val="0"/>
          <w:marBottom w:val="0"/>
          <w:divBdr>
            <w:top w:val="none" w:sz="0" w:space="0" w:color="auto"/>
            <w:left w:val="none" w:sz="0" w:space="0" w:color="auto"/>
            <w:bottom w:val="none" w:sz="0" w:space="0" w:color="auto"/>
            <w:right w:val="none" w:sz="0" w:space="0" w:color="auto"/>
          </w:divBdr>
        </w:div>
        <w:div w:id="1599215276">
          <w:marLeft w:val="640"/>
          <w:marRight w:val="0"/>
          <w:marTop w:val="0"/>
          <w:marBottom w:val="0"/>
          <w:divBdr>
            <w:top w:val="none" w:sz="0" w:space="0" w:color="auto"/>
            <w:left w:val="none" w:sz="0" w:space="0" w:color="auto"/>
            <w:bottom w:val="none" w:sz="0" w:space="0" w:color="auto"/>
            <w:right w:val="none" w:sz="0" w:space="0" w:color="auto"/>
          </w:divBdr>
        </w:div>
        <w:div w:id="1357150692">
          <w:marLeft w:val="640"/>
          <w:marRight w:val="0"/>
          <w:marTop w:val="0"/>
          <w:marBottom w:val="0"/>
          <w:divBdr>
            <w:top w:val="none" w:sz="0" w:space="0" w:color="auto"/>
            <w:left w:val="none" w:sz="0" w:space="0" w:color="auto"/>
            <w:bottom w:val="none" w:sz="0" w:space="0" w:color="auto"/>
            <w:right w:val="none" w:sz="0" w:space="0" w:color="auto"/>
          </w:divBdr>
        </w:div>
        <w:div w:id="1308974584">
          <w:marLeft w:val="640"/>
          <w:marRight w:val="0"/>
          <w:marTop w:val="0"/>
          <w:marBottom w:val="0"/>
          <w:divBdr>
            <w:top w:val="none" w:sz="0" w:space="0" w:color="auto"/>
            <w:left w:val="none" w:sz="0" w:space="0" w:color="auto"/>
            <w:bottom w:val="none" w:sz="0" w:space="0" w:color="auto"/>
            <w:right w:val="none" w:sz="0" w:space="0" w:color="auto"/>
          </w:divBdr>
        </w:div>
        <w:div w:id="692194393">
          <w:marLeft w:val="640"/>
          <w:marRight w:val="0"/>
          <w:marTop w:val="0"/>
          <w:marBottom w:val="0"/>
          <w:divBdr>
            <w:top w:val="none" w:sz="0" w:space="0" w:color="auto"/>
            <w:left w:val="none" w:sz="0" w:space="0" w:color="auto"/>
            <w:bottom w:val="none" w:sz="0" w:space="0" w:color="auto"/>
            <w:right w:val="none" w:sz="0" w:space="0" w:color="auto"/>
          </w:divBdr>
        </w:div>
        <w:div w:id="841550614">
          <w:marLeft w:val="640"/>
          <w:marRight w:val="0"/>
          <w:marTop w:val="0"/>
          <w:marBottom w:val="0"/>
          <w:divBdr>
            <w:top w:val="none" w:sz="0" w:space="0" w:color="auto"/>
            <w:left w:val="none" w:sz="0" w:space="0" w:color="auto"/>
            <w:bottom w:val="none" w:sz="0" w:space="0" w:color="auto"/>
            <w:right w:val="none" w:sz="0" w:space="0" w:color="auto"/>
          </w:divBdr>
        </w:div>
        <w:div w:id="1685084157">
          <w:marLeft w:val="640"/>
          <w:marRight w:val="0"/>
          <w:marTop w:val="0"/>
          <w:marBottom w:val="0"/>
          <w:divBdr>
            <w:top w:val="none" w:sz="0" w:space="0" w:color="auto"/>
            <w:left w:val="none" w:sz="0" w:space="0" w:color="auto"/>
            <w:bottom w:val="none" w:sz="0" w:space="0" w:color="auto"/>
            <w:right w:val="none" w:sz="0" w:space="0" w:color="auto"/>
          </w:divBdr>
        </w:div>
        <w:div w:id="967974596">
          <w:marLeft w:val="640"/>
          <w:marRight w:val="0"/>
          <w:marTop w:val="0"/>
          <w:marBottom w:val="0"/>
          <w:divBdr>
            <w:top w:val="none" w:sz="0" w:space="0" w:color="auto"/>
            <w:left w:val="none" w:sz="0" w:space="0" w:color="auto"/>
            <w:bottom w:val="none" w:sz="0" w:space="0" w:color="auto"/>
            <w:right w:val="none" w:sz="0" w:space="0" w:color="auto"/>
          </w:divBdr>
        </w:div>
        <w:div w:id="1678381771">
          <w:marLeft w:val="640"/>
          <w:marRight w:val="0"/>
          <w:marTop w:val="0"/>
          <w:marBottom w:val="0"/>
          <w:divBdr>
            <w:top w:val="none" w:sz="0" w:space="0" w:color="auto"/>
            <w:left w:val="none" w:sz="0" w:space="0" w:color="auto"/>
            <w:bottom w:val="none" w:sz="0" w:space="0" w:color="auto"/>
            <w:right w:val="none" w:sz="0" w:space="0" w:color="auto"/>
          </w:divBdr>
        </w:div>
        <w:div w:id="361445573">
          <w:marLeft w:val="640"/>
          <w:marRight w:val="0"/>
          <w:marTop w:val="0"/>
          <w:marBottom w:val="0"/>
          <w:divBdr>
            <w:top w:val="none" w:sz="0" w:space="0" w:color="auto"/>
            <w:left w:val="none" w:sz="0" w:space="0" w:color="auto"/>
            <w:bottom w:val="none" w:sz="0" w:space="0" w:color="auto"/>
            <w:right w:val="none" w:sz="0" w:space="0" w:color="auto"/>
          </w:divBdr>
        </w:div>
        <w:div w:id="2083985884">
          <w:marLeft w:val="640"/>
          <w:marRight w:val="0"/>
          <w:marTop w:val="0"/>
          <w:marBottom w:val="0"/>
          <w:divBdr>
            <w:top w:val="none" w:sz="0" w:space="0" w:color="auto"/>
            <w:left w:val="none" w:sz="0" w:space="0" w:color="auto"/>
            <w:bottom w:val="none" w:sz="0" w:space="0" w:color="auto"/>
            <w:right w:val="none" w:sz="0" w:space="0" w:color="auto"/>
          </w:divBdr>
        </w:div>
        <w:div w:id="490027817">
          <w:marLeft w:val="640"/>
          <w:marRight w:val="0"/>
          <w:marTop w:val="0"/>
          <w:marBottom w:val="0"/>
          <w:divBdr>
            <w:top w:val="none" w:sz="0" w:space="0" w:color="auto"/>
            <w:left w:val="none" w:sz="0" w:space="0" w:color="auto"/>
            <w:bottom w:val="none" w:sz="0" w:space="0" w:color="auto"/>
            <w:right w:val="none" w:sz="0" w:space="0" w:color="auto"/>
          </w:divBdr>
        </w:div>
        <w:div w:id="467665938">
          <w:marLeft w:val="640"/>
          <w:marRight w:val="0"/>
          <w:marTop w:val="0"/>
          <w:marBottom w:val="0"/>
          <w:divBdr>
            <w:top w:val="none" w:sz="0" w:space="0" w:color="auto"/>
            <w:left w:val="none" w:sz="0" w:space="0" w:color="auto"/>
            <w:bottom w:val="none" w:sz="0" w:space="0" w:color="auto"/>
            <w:right w:val="none" w:sz="0" w:space="0" w:color="auto"/>
          </w:divBdr>
        </w:div>
        <w:div w:id="478155630">
          <w:marLeft w:val="640"/>
          <w:marRight w:val="0"/>
          <w:marTop w:val="0"/>
          <w:marBottom w:val="0"/>
          <w:divBdr>
            <w:top w:val="none" w:sz="0" w:space="0" w:color="auto"/>
            <w:left w:val="none" w:sz="0" w:space="0" w:color="auto"/>
            <w:bottom w:val="none" w:sz="0" w:space="0" w:color="auto"/>
            <w:right w:val="none" w:sz="0" w:space="0" w:color="auto"/>
          </w:divBdr>
        </w:div>
        <w:div w:id="2013756849">
          <w:marLeft w:val="640"/>
          <w:marRight w:val="0"/>
          <w:marTop w:val="0"/>
          <w:marBottom w:val="0"/>
          <w:divBdr>
            <w:top w:val="none" w:sz="0" w:space="0" w:color="auto"/>
            <w:left w:val="none" w:sz="0" w:space="0" w:color="auto"/>
            <w:bottom w:val="none" w:sz="0" w:space="0" w:color="auto"/>
            <w:right w:val="none" w:sz="0" w:space="0" w:color="auto"/>
          </w:divBdr>
        </w:div>
        <w:div w:id="201871591">
          <w:marLeft w:val="640"/>
          <w:marRight w:val="0"/>
          <w:marTop w:val="0"/>
          <w:marBottom w:val="0"/>
          <w:divBdr>
            <w:top w:val="none" w:sz="0" w:space="0" w:color="auto"/>
            <w:left w:val="none" w:sz="0" w:space="0" w:color="auto"/>
            <w:bottom w:val="none" w:sz="0" w:space="0" w:color="auto"/>
            <w:right w:val="none" w:sz="0" w:space="0" w:color="auto"/>
          </w:divBdr>
        </w:div>
        <w:div w:id="1341930677">
          <w:marLeft w:val="640"/>
          <w:marRight w:val="0"/>
          <w:marTop w:val="0"/>
          <w:marBottom w:val="0"/>
          <w:divBdr>
            <w:top w:val="none" w:sz="0" w:space="0" w:color="auto"/>
            <w:left w:val="none" w:sz="0" w:space="0" w:color="auto"/>
            <w:bottom w:val="none" w:sz="0" w:space="0" w:color="auto"/>
            <w:right w:val="none" w:sz="0" w:space="0" w:color="auto"/>
          </w:divBdr>
        </w:div>
        <w:div w:id="378477787">
          <w:marLeft w:val="640"/>
          <w:marRight w:val="0"/>
          <w:marTop w:val="0"/>
          <w:marBottom w:val="0"/>
          <w:divBdr>
            <w:top w:val="none" w:sz="0" w:space="0" w:color="auto"/>
            <w:left w:val="none" w:sz="0" w:space="0" w:color="auto"/>
            <w:bottom w:val="none" w:sz="0" w:space="0" w:color="auto"/>
            <w:right w:val="none" w:sz="0" w:space="0" w:color="auto"/>
          </w:divBdr>
        </w:div>
        <w:div w:id="454955383">
          <w:marLeft w:val="640"/>
          <w:marRight w:val="0"/>
          <w:marTop w:val="0"/>
          <w:marBottom w:val="0"/>
          <w:divBdr>
            <w:top w:val="none" w:sz="0" w:space="0" w:color="auto"/>
            <w:left w:val="none" w:sz="0" w:space="0" w:color="auto"/>
            <w:bottom w:val="none" w:sz="0" w:space="0" w:color="auto"/>
            <w:right w:val="none" w:sz="0" w:space="0" w:color="auto"/>
          </w:divBdr>
        </w:div>
        <w:div w:id="379289364">
          <w:marLeft w:val="640"/>
          <w:marRight w:val="0"/>
          <w:marTop w:val="0"/>
          <w:marBottom w:val="0"/>
          <w:divBdr>
            <w:top w:val="none" w:sz="0" w:space="0" w:color="auto"/>
            <w:left w:val="none" w:sz="0" w:space="0" w:color="auto"/>
            <w:bottom w:val="none" w:sz="0" w:space="0" w:color="auto"/>
            <w:right w:val="none" w:sz="0" w:space="0" w:color="auto"/>
          </w:divBdr>
        </w:div>
        <w:div w:id="1187596434">
          <w:marLeft w:val="640"/>
          <w:marRight w:val="0"/>
          <w:marTop w:val="0"/>
          <w:marBottom w:val="0"/>
          <w:divBdr>
            <w:top w:val="none" w:sz="0" w:space="0" w:color="auto"/>
            <w:left w:val="none" w:sz="0" w:space="0" w:color="auto"/>
            <w:bottom w:val="none" w:sz="0" w:space="0" w:color="auto"/>
            <w:right w:val="none" w:sz="0" w:space="0" w:color="auto"/>
          </w:divBdr>
        </w:div>
        <w:div w:id="582032812">
          <w:marLeft w:val="640"/>
          <w:marRight w:val="0"/>
          <w:marTop w:val="0"/>
          <w:marBottom w:val="0"/>
          <w:divBdr>
            <w:top w:val="none" w:sz="0" w:space="0" w:color="auto"/>
            <w:left w:val="none" w:sz="0" w:space="0" w:color="auto"/>
            <w:bottom w:val="none" w:sz="0" w:space="0" w:color="auto"/>
            <w:right w:val="none" w:sz="0" w:space="0" w:color="auto"/>
          </w:divBdr>
        </w:div>
        <w:div w:id="1851750292">
          <w:marLeft w:val="640"/>
          <w:marRight w:val="0"/>
          <w:marTop w:val="0"/>
          <w:marBottom w:val="0"/>
          <w:divBdr>
            <w:top w:val="none" w:sz="0" w:space="0" w:color="auto"/>
            <w:left w:val="none" w:sz="0" w:space="0" w:color="auto"/>
            <w:bottom w:val="none" w:sz="0" w:space="0" w:color="auto"/>
            <w:right w:val="none" w:sz="0" w:space="0" w:color="auto"/>
          </w:divBdr>
        </w:div>
        <w:div w:id="495266648">
          <w:marLeft w:val="640"/>
          <w:marRight w:val="0"/>
          <w:marTop w:val="0"/>
          <w:marBottom w:val="0"/>
          <w:divBdr>
            <w:top w:val="none" w:sz="0" w:space="0" w:color="auto"/>
            <w:left w:val="none" w:sz="0" w:space="0" w:color="auto"/>
            <w:bottom w:val="none" w:sz="0" w:space="0" w:color="auto"/>
            <w:right w:val="none" w:sz="0" w:space="0" w:color="auto"/>
          </w:divBdr>
        </w:div>
        <w:div w:id="1740177549">
          <w:marLeft w:val="640"/>
          <w:marRight w:val="0"/>
          <w:marTop w:val="0"/>
          <w:marBottom w:val="0"/>
          <w:divBdr>
            <w:top w:val="none" w:sz="0" w:space="0" w:color="auto"/>
            <w:left w:val="none" w:sz="0" w:space="0" w:color="auto"/>
            <w:bottom w:val="none" w:sz="0" w:space="0" w:color="auto"/>
            <w:right w:val="none" w:sz="0" w:space="0" w:color="auto"/>
          </w:divBdr>
        </w:div>
        <w:div w:id="487093244">
          <w:marLeft w:val="640"/>
          <w:marRight w:val="0"/>
          <w:marTop w:val="0"/>
          <w:marBottom w:val="0"/>
          <w:divBdr>
            <w:top w:val="none" w:sz="0" w:space="0" w:color="auto"/>
            <w:left w:val="none" w:sz="0" w:space="0" w:color="auto"/>
            <w:bottom w:val="none" w:sz="0" w:space="0" w:color="auto"/>
            <w:right w:val="none" w:sz="0" w:space="0" w:color="auto"/>
          </w:divBdr>
        </w:div>
        <w:div w:id="754594429">
          <w:marLeft w:val="640"/>
          <w:marRight w:val="0"/>
          <w:marTop w:val="0"/>
          <w:marBottom w:val="0"/>
          <w:divBdr>
            <w:top w:val="none" w:sz="0" w:space="0" w:color="auto"/>
            <w:left w:val="none" w:sz="0" w:space="0" w:color="auto"/>
            <w:bottom w:val="none" w:sz="0" w:space="0" w:color="auto"/>
            <w:right w:val="none" w:sz="0" w:space="0" w:color="auto"/>
          </w:divBdr>
        </w:div>
        <w:div w:id="6374987">
          <w:marLeft w:val="640"/>
          <w:marRight w:val="0"/>
          <w:marTop w:val="0"/>
          <w:marBottom w:val="0"/>
          <w:divBdr>
            <w:top w:val="none" w:sz="0" w:space="0" w:color="auto"/>
            <w:left w:val="none" w:sz="0" w:space="0" w:color="auto"/>
            <w:bottom w:val="none" w:sz="0" w:space="0" w:color="auto"/>
            <w:right w:val="none" w:sz="0" w:space="0" w:color="auto"/>
          </w:divBdr>
        </w:div>
        <w:div w:id="988824642">
          <w:marLeft w:val="640"/>
          <w:marRight w:val="0"/>
          <w:marTop w:val="0"/>
          <w:marBottom w:val="0"/>
          <w:divBdr>
            <w:top w:val="none" w:sz="0" w:space="0" w:color="auto"/>
            <w:left w:val="none" w:sz="0" w:space="0" w:color="auto"/>
            <w:bottom w:val="none" w:sz="0" w:space="0" w:color="auto"/>
            <w:right w:val="none" w:sz="0" w:space="0" w:color="auto"/>
          </w:divBdr>
        </w:div>
        <w:div w:id="565144300">
          <w:marLeft w:val="640"/>
          <w:marRight w:val="0"/>
          <w:marTop w:val="0"/>
          <w:marBottom w:val="0"/>
          <w:divBdr>
            <w:top w:val="none" w:sz="0" w:space="0" w:color="auto"/>
            <w:left w:val="none" w:sz="0" w:space="0" w:color="auto"/>
            <w:bottom w:val="none" w:sz="0" w:space="0" w:color="auto"/>
            <w:right w:val="none" w:sz="0" w:space="0" w:color="auto"/>
          </w:divBdr>
        </w:div>
        <w:div w:id="407311166">
          <w:marLeft w:val="640"/>
          <w:marRight w:val="0"/>
          <w:marTop w:val="0"/>
          <w:marBottom w:val="0"/>
          <w:divBdr>
            <w:top w:val="none" w:sz="0" w:space="0" w:color="auto"/>
            <w:left w:val="none" w:sz="0" w:space="0" w:color="auto"/>
            <w:bottom w:val="none" w:sz="0" w:space="0" w:color="auto"/>
            <w:right w:val="none" w:sz="0" w:space="0" w:color="auto"/>
          </w:divBdr>
        </w:div>
        <w:div w:id="1089153896">
          <w:marLeft w:val="640"/>
          <w:marRight w:val="0"/>
          <w:marTop w:val="0"/>
          <w:marBottom w:val="0"/>
          <w:divBdr>
            <w:top w:val="none" w:sz="0" w:space="0" w:color="auto"/>
            <w:left w:val="none" w:sz="0" w:space="0" w:color="auto"/>
            <w:bottom w:val="none" w:sz="0" w:space="0" w:color="auto"/>
            <w:right w:val="none" w:sz="0" w:space="0" w:color="auto"/>
          </w:divBdr>
        </w:div>
        <w:div w:id="1328903670">
          <w:marLeft w:val="640"/>
          <w:marRight w:val="0"/>
          <w:marTop w:val="0"/>
          <w:marBottom w:val="0"/>
          <w:divBdr>
            <w:top w:val="none" w:sz="0" w:space="0" w:color="auto"/>
            <w:left w:val="none" w:sz="0" w:space="0" w:color="auto"/>
            <w:bottom w:val="none" w:sz="0" w:space="0" w:color="auto"/>
            <w:right w:val="none" w:sz="0" w:space="0" w:color="auto"/>
          </w:divBdr>
        </w:div>
        <w:div w:id="10643484">
          <w:marLeft w:val="640"/>
          <w:marRight w:val="0"/>
          <w:marTop w:val="0"/>
          <w:marBottom w:val="0"/>
          <w:divBdr>
            <w:top w:val="none" w:sz="0" w:space="0" w:color="auto"/>
            <w:left w:val="none" w:sz="0" w:space="0" w:color="auto"/>
            <w:bottom w:val="none" w:sz="0" w:space="0" w:color="auto"/>
            <w:right w:val="none" w:sz="0" w:space="0" w:color="auto"/>
          </w:divBdr>
        </w:div>
        <w:div w:id="385566367">
          <w:marLeft w:val="640"/>
          <w:marRight w:val="0"/>
          <w:marTop w:val="0"/>
          <w:marBottom w:val="0"/>
          <w:divBdr>
            <w:top w:val="none" w:sz="0" w:space="0" w:color="auto"/>
            <w:left w:val="none" w:sz="0" w:space="0" w:color="auto"/>
            <w:bottom w:val="none" w:sz="0" w:space="0" w:color="auto"/>
            <w:right w:val="none" w:sz="0" w:space="0" w:color="auto"/>
          </w:divBdr>
        </w:div>
        <w:div w:id="1780684974">
          <w:marLeft w:val="640"/>
          <w:marRight w:val="0"/>
          <w:marTop w:val="0"/>
          <w:marBottom w:val="0"/>
          <w:divBdr>
            <w:top w:val="none" w:sz="0" w:space="0" w:color="auto"/>
            <w:left w:val="none" w:sz="0" w:space="0" w:color="auto"/>
            <w:bottom w:val="none" w:sz="0" w:space="0" w:color="auto"/>
            <w:right w:val="none" w:sz="0" w:space="0" w:color="auto"/>
          </w:divBdr>
        </w:div>
        <w:div w:id="1556231702">
          <w:marLeft w:val="640"/>
          <w:marRight w:val="0"/>
          <w:marTop w:val="0"/>
          <w:marBottom w:val="0"/>
          <w:divBdr>
            <w:top w:val="none" w:sz="0" w:space="0" w:color="auto"/>
            <w:left w:val="none" w:sz="0" w:space="0" w:color="auto"/>
            <w:bottom w:val="none" w:sz="0" w:space="0" w:color="auto"/>
            <w:right w:val="none" w:sz="0" w:space="0" w:color="auto"/>
          </w:divBdr>
        </w:div>
        <w:div w:id="2022656305">
          <w:marLeft w:val="640"/>
          <w:marRight w:val="0"/>
          <w:marTop w:val="0"/>
          <w:marBottom w:val="0"/>
          <w:divBdr>
            <w:top w:val="none" w:sz="0" w:space="0" w:color="auto"/>
            <w:left w:val="none" w:sz="0" w:space="0" w:color="auto"/>
            <w:bottom w:val="none" w:sz="0" w:space="0" w:color="auto"/>
            <w:right w:val="none" w:sz="0" w:space="0" w:color="auto"/>
          </w:divBdr>
        </w:div>
        <w:div w:id="1904948815">
          <w:marLeft w:val="640"/>
          <w:marRight w:val="0"/>
          <w:marTop w:val="0"/>
          <w:marBottom w:val="0"/>
          <w:divBdr>
            <w:top w:val="none" w:sz="0" w:space="0" w:color="auto"/>
            <w:left w:val="none" w:sz="0" w:space="0" w:color="auto"/>
            <w:bottom w:val="none" w:sz="0" w:space="0" w:color="auto"/>
            <w:right w:val="none" w:sz="0" w:space="0" w:color="auto"/>
          </w:divBdr>
        </w:div>
        <w:div w:id="262032582">
          <w:marLeft w:val="640"/>
          <w:marRight w:val="0"/>
          <w:marTop w:val="0"/>
          <w:marBottom w:val="0"/>
          <w:divBdr>
            <w:top w:val="none" w:sz="0" w:space="0" w:color="auto"/>
            <w:left w:val="none" w:sz="0" w:space="0" w:color="auto"/>
            <w:bottom w:val="none" w:sz="0" w:space="0" w:color="auto"/>
            <w:right w:val="none" w:sz="0" w:space="0" w:color="auto"/>
          </w:divBdr>
        </w:div>
        <w:div w:id="1993410220">
          <w:marLeft w:val="640"/>
          <w:marRight w:val="0"/>
          <w:marTop w:val="0"/>
          <w:marBottom w:val="0"/>
          <w:divBdr>
            <w:top w:val="none" w:sz="0" w:space="0" w:color="auto"/>
            <w:left w:val="none" w:sz="0" w:space="0" w:color="auto"/>
            <w:bottom w:val="none" w:sz="0" w:space="0" w:color="auto"/>
            <w:right w:val="none" w:sz="0" w:space="0" w:color="auto"/>
          </w:divBdr>
        </w:div>
        <w:div w:id="1811508757">
          <w:marLeft w:val="640"/>
          <w:marRight w:val="0"/>
          <w:marTop w:val="0"/>
          <w:marBottom w:val="0"/>
          <w:divBdr>
            <w:top w:val="none" w:sz="0" w:space="0" w:color="auto"/>
            <w:left w:val="none" w:sz="0" w:space="0" w:color="auto"/>
            <w:bottom w:val="none" w:sz="0" w:space="0" w:color="auto"/>
            <w:right w:val="none" w:sz="0" w:space="0" w:color="auto"/>
          </w:divBdr>
        </w:div>
        <w:div w:id="900409364">
          <w:marLeft w:val="640"/>
          <w:marRight w:val="0"/>
          <w:marTop w:val="0"/>
          <w:marBottom w:val="0"/>
          <w:divBdr>
            <w:top w:val="none" w:sz="0" w:space="0" w:color="auto"/>
            <w:left w:val="none" w:sz="0" w:space="0" w:color="auto"/>
            <w:bottom w:val="none" w:sz="0" w:space="0" w:color="auto"/>
            <w:right w:val="none" w:sz="0" w:space="0" w:color="auto"/>
          </w:divBdr>
        </w:div>
        <w:div w:id="363749942">
          <w:marLeft w:val="640"/>
          <w:marRight w:val="0"/>
          <w:marTop w:val="0"/>
          <w:marBottom w:val="0"/>
          <w:divBdr>
            <w:top w:val="none" w:sz="0" w:space="0" w:color="auto"/>
            <w:left w:val="none" w:sz="0" w:space="0" w:color="auto"/>
            <w:bottom w:val="none" w:sz="0" w:space="0" w:color="auto"/>
            <w:right w:val="none" w:sz="0" w:space="0" w:color="auto"/>
          </w:divBdr>
        </w:div>
        <w:div w:id="1595241191">
          <w:marLeft w:val="640"/>
          <w:marRight w:val="0"/>
          <w:marTop w:val="0"/>
          <w:marBottom w:val="0"/>
          <w:divBdr>
            <w:top w:val="none" w:sz="0" w:space="0" w:color="auto"/>
            <w:left w:val="none" w:sz="0" w:space="0" w:color="auto"/>
            <w:bottom w:val="none" w:sz="0" w:space="0" w:color="auto"/>
            <w:right w:val="none" w:sz="0" w:space="0" w:color="auto"/>
          </w:divBdr>
        </w:div>
        <w:div w:id="600381478">
          <w:marLeft w:val="640"/>
          <w:marRight w:val="0"/>
          <w:marTop w:val="0"/>
          <w:marBottom w:val="0"/>
          <w:divBdr>
            <w:top w:val="none" w:sz="0" w:space="0" w:color="auto"/>
            <w:left w:val="none" w:sz="0" w:space="0" w:color="auto"/>
            <w:bottom w:val="none" w:sz="0" w:space="0" w:color="auto"/>
            <w:right w:val="none" w:sz="0" w:space="0" w:color="auto"/>
          </w:divBdr>
        </w:div>
        <w:div w:id="2066221437">
          <w:marLeft w:val="640"/>
          <w:marRight w:val="0"/>
          <w:marTop w:val="0"/>
          <w:marBottom w:val="0"/>
          <w:divBdr>
            <w:top w:val="none" w:sz="0" w:space="0" w:color="auto"/>
            <w:left w:val="none" w:sz="0" w:space="0" w:color="auto"/>
            <w:bottom w:val="none" w:sz="0" w:space="0" w:color="auto"/>
            <w:right w:val="none" w:sz="0" w:space="0" w:color="auto"/>
          </w:divBdr>
        </w:div>
        <w:div w:id="115834854">
          <w:marLeft w:val="640"/>
          <w:marRight w:val="0"/>
          <w:marTop w:val="0"/>
          <w:marBottom w:val="0"/>
          <w:divBdr>
            <w:top w:val="none" w:sz="0" w:space="0" w:color="auto"/>
            <w:left w:val="none" w:sz="0" w:space="0" w:color="auto"/>
            <w:bottom w:val="none" w:sz="0" w:space="0" w:color="auto"/>
            <w:right w:val="none" w:sz="0" w:space="0" w:color="auto"/>
          </w:divBdr>
        </w:div>
        <w:div w:id="998777317">
          <w:marLeft w:val="640"/>
          <w:marRight w:val="0"/>
          <w:marTop w:val="0"/>
          <w:marBottom w:val="0"/>
          <w:divBdr>
            <w:top w:val="none" w:sz="0" w:space="0" w:color="auto"/>
            <w:left w:val="none" w:sz="0" w:space="0" w:color="auto"/>
            <w:bottom w:val="none" w:sz="0" w:space="0" w:color="auto"/>
            <w:right w:val="none" w:sz="0" w:space="0" w:color="auto"/>
          </w:divBdr>
        </w:div>
        <w:div w:id="1333875912">
          <w:marLeft w:val="640"/>
          <w:marRight w:val="0"/>
          <w:marTop w:val="0"/>
          <w:marBottom w:val="0"/>
          <w:divBdr>
            <w:top w:val="none" w:sz="0" w:space="0" w:color="auto"/>
            <w:left w:val="none" w:sz="0" w:space="0" w:color="auto"/>
            <w:bottom w:val="none" w:sz="0" w:space="0" w:color="auto"/>
            <w:right w:val="none" w:sz="0" w:space="0" w:color="auto"/>
          </w:divBdr>
        </w:div>
        <w:div w:id="769282434">
          <w:marLeft w:val="640"/>
          <w:marRight w:val="0"/>
          <w:marTop w:val="0"/>
          <w:marBottom w:val="0"/>
          <w:divBdr>
            <w:top w:val="none" w:sz="0" w:space="0" w:color="auto"/>
            <w:left w:val="none" w:sz="0" w:space="0" w:color="auto"/>
            <w:bottom w:val="none" w:sz="0" w:space="0" w:color="auto"/>
            <w:right w:val="none" w:sz="0" w:space="0" w:color="auto"/>
          </w:divBdr>
        </w:div>
        <w:div w:id="93018286">
          <w:marLeft w:val="640"/>
          <w:marRight w:val="0"/>
          <w:marTop w:val="0"/>
          <w:marBottom w:val="0"/>
          <w:divBdr>
            <w:top w:val="none" w:sz="0" w:space="0" w:color="auto"/>
            <w:left w:val="none" w:sz="0" w:space="0" w:color="auto"/>
            <w:bottom w:val="none" w:sz="0" w:space="0" w:color="auto"/>
            <w:right w:val="none" w:sz="0" w:space="0" w:color="auto"/>
          </w:divBdr>
        </w:div>
        <w:div w:id="1011832710">
          <w:marLeft w:val="640"/>
          <w:marRight w:val="0"/>
          <w:marTop w:val="0"/>
          <w:marBottom w:val="0"/>
          <w:divBdr>
            <w:top w:val="none" w:sz="0" w:space="0" w:color="auto"/>
            <w:left w:val="none" w:sz="0" w:space="0" w:color="auto"/>
            <w:bottom w:val="none" w:sz="0" w:space="0" w:color="auto"/>
            <w:right w:val="none" w:sz="0" w:space="0" w:color="auto"/>
          </w:divBdr>
        </w:div>
        <w:div w:id="1131941170">
          <w:marLeft w:val="640"/>
          <w:marRight w:val="0"/>
          <w:marTop w:val="0"/>
          <w:marBottom w:val="0"/>
          <w:divBdr>
            <w:top w:val="none" w:sz="0" w:space="0" w:color="auto"/>
            <w:left w:val="none" w:sz="0" w:space="0" w:color="auto"/>
            <w:bottom w:val="none" w:sz="0" w:space="0" w:color="auto"/>
            <w:right w:val="none" w:sz="0" w:space="0" w:color="auto"/>
          </w:divBdr>
        </w:div>
        <w:div w:id="1021250055">
          <w:marLeft w:val="640"/>
          <w:marRight w:val="0"/>
          <w:marTop w:val="0"/>
          <w:marBottom w:val="0"/>
          <w:divBdr>
            <w:top w:val="none" w:sz="0" w:space="0" w:color="auto"/>
            <w:left w:val="none" w:sz="0" w:space="0" w:color="auto"/>
            <w:bottom w:val="none" w:sz="0" w:space="0" w:color="auto"/>
            <w:right w:val="none" w:sz="0" w:space="0" w:color="auto"/>
          </w:divBdr>
        </w:div>
        <w:div w:id="789592354">
          <w:marLeft w:val="640"/>
          <w:marRight w:val="0"/>
          <w:marTop w:val="0"/>
          <w:marBottom w:val="0"/>
          <w:divBdr>
            <w:top w:val="none" w:sz="0" w:space="0" w:color="auto"/>
            <w:left w:val="none" w:sz="0" w:space="0" w:color="auto"/>
            <w:bottom w:val="none" w:sz="0" w:space="0" w:color="auto"/>
            <w:right w:val="none" w:sz="0" w:space="0" w:color="auto"/>
          </w:divBdr>
        </w:div>
        <w:div w:id="1765222507">
          <w:marLeft w:val="640"/>
          <w:marRight w:val="0"/>
          <w:marTop w:val="0"/>
          <w:marBottom w:val="0"/>
          <w:divBdr>
            <w:top w:val="none" w:sz="0" w:space="0" w:color="auto"/>
            <w:left w:val="none" w:sz="0" w:space="0" w:color="auto"/>
            <w:bottom w:val="none" w:sz="0" w:space="0" w:color="auto"/>
            <w:right w:val="none" w:sz="0" w:space="0" w:color="auto"/>
          </w:divBdr>
        </w:div>
        <w:div w:id="462620529">
          <w:marLeft w:val="640"/>
          <w:marRight w:val="0"/>
          <w:marTop w:val="0"/>
          <w:marBottom w:val="0"/>
          <w:divBdr>
            <w:top w:val="none" w:sz="0" w:space="0" w:color="auto"/>
            <w:left w:val="none" w:sz="0" w:space="0" w:color="auto"/>
            <w:bottom w:val="none" w:sz="0" w:space="0" w:color="auto"/>
            <w:right w:val="none" w:sz="0" w:space="0" w:color="auto"/>
          </w:divBdr>
        </w:div>
        <w:div w:id="57364297">
          <w:marLeft w:val="640"/>
          <w:marRight w:val="0"/>
          <w:marTop w:val="0"/>
          <w:marBottom w:val="0"/>
          <w:divBdr>
            <w:top w:val="none" w:sz="0" w:space="0" w:color="auto"/>
            <w:left w:val="none" w:sz="0" w:space="0" w:color="auto"/>
            <w:bottom w:val="none" w:sz="0" w:space="0" w:color="auto"/>
            <w:right w:val="none" w:sz="0" w:space="0" w:color="auto"/>
          </w:divBdr>
        </w:div>
        <w:div w:id="826095199">
          <w:marLeft w:val="640"/>
          <w:marRight w:val="0"/>
          <w:marTop w:val="0"/>
          <w:marBottom w:val="0"/>
          <w:divBdr>
            <w:top w:val="none" w:sz="0" w:space="0" w:color="auto"/>
            <w:left w:val="none" w:sz="0" w:space="0" w:color="auto"/>
            <w:bottom w:val="none" w:sz="0" w:space="0" w:color="auto"/>
            <w:right w:val="none" w:sz="0" w:space="0" w:color="auto"/>
          </w:divBdr>
        </w:div>
        <w:div w:id="1755475473">
          <w:marLeft w:val="640"/>
          <w:marRight w:val="0"/>
          <w:marTop w:val="0"/>
          <w:marBottom w:val="0"/>
          <w:divBdr>
            <w:top w:val="none" w:sz="0" w:space="0" w:color="auto"/>
            <w:left w:val="none" w:sz="0" w:space="0" w:color="auto"/>
            <w:bottom w:val="none" w:sz="0" w:space="0" w:color="auto"/>
            <w:right w:val="none" w:sz="0" w:space="0" w:color="auto"/>
          </w:divBdr>
        </w:div>
        <w:div w:id="789905760">
          <w:marLeft w:val="640"/>
          <w:marRight w:val="0"/>
          <w:marTop w:val="0"/>
          <w:marBottom w:val="0"/>
          <w:divBdr>
            <w:top w:val="none" w:sz="0" w:space="0" w:color="auto"/>
            <w:left w:val="none" w:sz="0" w:space="0" w:color="auto"/>
            <w:bottom w:val="none" w:sz="0" w:space="0" w:color="auto"/>
            <w:right w:val="none" w:sz="0" w:space="0" w:color="auto"/>
          </w:divBdr>
        </w:div>
        <w:div w:id="1305352609">
          <w:marLeft w:val="640"/>
          <w:marRight w:val="0"/>
          <w:marTop w:val="0"/>
          <w:marBottom w:val="0"/>
          <w:divBdr>
            <w:top w:val="none" w:sz="0" w:space="0" w:color="auto"/>
            <w:left w:val="none" w:sz="0" w:space="0" w:color="auto"/>
            <w:bottom w:val="none" w:sz="0" w:space="0" w:color="auto"/>
            <w:right w:val="none" w:sz="0" w:space="0" w:color="auto"/>
          </w:divBdr>
        </w:div>
        <w:div w:id="1102188795">
          <w:marLeft w:val="640"/>
          <w:marRight w:val="0"/>
          <w:marTop w:val="0"/>
          <w:marBottom w:val="0"/>
          <w:divBdr>
            <w:top w:val="none" w:sz="0" w:space="0" w:color="auto"/>
            <w:left w:val="none" w:sz="0" w:space="0" w:color="auto"/>
            <w:bottom w:val="none" w:sz="0" w:space="0" w:color="auto"/>
            <w:right w:val="none" w:sz="0" w:space="0" w:color="auto"/>
          </w:divBdr>
        </w:div>
        <w:div w:id="1740863301">
          <w:marLeft w:val="640"/>
          <w:marRight w:val="0"/>
          <w:marTop w:val="0"/>
          <w:marBottom w:val="0"/>
          <w:divBdr>
            <w:top w:val="none" w:sz="0" w:space="0" w:color="auto"/>
            <w:left w:val="none" w:sz="0" w:space="0" w:color="auto"/>
            <w:bottom w:val="none" w:sz="0" w:space="0" w:color="auto"/>
            <w:right w:val="none" w:sz="0" w:space="0" w:color="auto"/>
          </w:divBdr>
        </w:div>
        <w:div w:id="1255897386">
          <w:marLeft w:val="640"/>
          <w:marRight w:val="0"/>
          <w:marTop w:val="0"/>
          <w:marBottom w:val="0"/>
          <w:divBdr>
            <w:top w:val="none" w:sz="0" w:space="0" w:color="auto"/>
            <w:left w:val="none" w:sz="0" w:space="0" w:color="auto"/>
            <w:bottom w:val="none" w:sz="0" w:space="0" w:color="auto"/>
            <w:right w:val="none" w:sz="0" w:space="0" w:color="auto"/>
          </w:divBdr>
        </w:div>
        <w:div w:id="2140761668">
          <w:marLeft w:val="640"/>
          <w:marRight w:val="0"/>
          <w:marTop w:val="0"/>
          <w:marBottom w:val="0"/>
          <w:divBdr>
            <w:top w:val="none" w:sz="0" w:space="0" w:color="auto"/>
            <w:left w:val="none" w:sz="0" w:space="0" w:color="auto"/>
            <w:bottom w:val="none" w:sz="0" w:space="0" w:color="auto"/>
            <w:right w:val="none" w:sz="0" w:space="0" w:color="auto"/>
          </w:divBdr>
        </w:div>
        <w:div w:id="1420714388">
          <w:marLeft w:val="640"/>
          <w:marRight w:val="0"/>
          <w:marTop w:val="0"/>
          <w:marBottom w:val="0"/>
          <w:divBdr>
            <w:top w:val="none" w:sz="0" w:space="0" w:color="auto"/>
            <w:left w:val="none" w:sz="0" w:space="0" w:color="auto"/>
            <w:bottom w:val="none" w:sz="0" w:space="0" w:color="auto"/>
            <w:right w:val="none" w:sz="0" w:space="0" w:color="auto"/>
          </w:divBdr>
        </w:div>
        <w:div w:id="121457870">
          <w:marLeft w:val="640"/>
          <w:marRight w:val="0"/>
          <w:marTop w:val="0"/>
          <w:marBottom w:val="0"/>
          <w:divBdr>
            <w:top w:val="none" w:sz="0" w:space="0" w:color="auto"/>
            <w:left w:val="none" w:sz="0" w:space="0" w:color="auto"/>
            <w:bottom w:val="none" w:sz="0" w:space="0" w:color="auto"/>
            <w:right w:val="none" w:sz="0" w:space="0" w:color="auto"/>
          </w:divBdr>
        </w:div>
        <w:div w:id="598106042">
          <w:marLeft w:val="640"/>
          <w:marRight w:val="0"/>
          <w:marTop w:val="0"/>
          <w:marBottom w:val="0"/>
          <w:divBdr>
            <w:top w:val="none" w:sz="0" w:space="0" w:color="auto"/>
            <w:left w:val="none" w:sz="0" w:space="0" w:color="auto"/>
            <w:bottom w:val="none" w:sz="0" w:space="0" w:color="auto"/>
            <w:right w:val="none" w:sz="0" w:space="0" w:color="auto"/>
          </w:divBdr>
        </w:div>
        <w:div w:id="1956328979">
          <w:marLeft w:val="640"/>
          <w:marRight w:val="0"/>
          <w:marTop w:val="0"/>
          <w:marBottom w:val="0"/>
          <w:divBdr>
            <w:top w:val="none" w:sz="0" w:space="0" w:color="auto"/>
            <w:left w:val="none" w:sz="0" w:space="0" w:color="auto"/>
            <w:bottom w:val="none" w:sz="0" w:space="0" w:color="auto"/>
            <w:right w:val="none" w:sz="0" w:space="0" w:color="auto"/>
          </w:divBdr>
        </w:div>
        <w:div w:id="367729484">
          <w:marLeft w:val="640"/>
          <w:marRight w:val="0"/>
          <w:marTop w:val="0"/>
          <w:marBottom w:val="0"/>
          <w:divBdr>
            <w:top w:val="none" w:sz="0" w:space="0" w:color="auto"/>
            <w:left w:val="none" w:sz="0" w:space="0" w:color="auto"/>
            <w:bottom w:val="none" w:sz="0" w:space="0" w:color="auto"/>
            <w:right w:val="none" w:sz="0" w:space="0" w:color="auto"/>
          </w:divBdr>
        </w:div>
        <w:div w:id="1421025416">
          <w:marLeft w:val="640"/>
          <w:marRight w:val="0"/>
          <w:marTop w:val="0"/>
          <w:marBottom w:val="0"/>
          <w:divBdr>
            <w:top w:val="none" w:sz="0" w:space="0" w:color="auto"/>
            <w:left w:val="none" w:sz="0" w:space="0" w:color="auto"/>
            <w:bottom w:val="none" w:sz="0" w:space="0" w:color="auto"/>
            <w:right w:val="none" w:sz="0" w:space="0" w:color="auto"/>
          </w:divBdr>
        </w:div>
        <w:div w:id="13658847">
          <w:marLeft w:val="640"/>
          <w:marRight w:val="0"/>
          <w:marTop w:val="0"/>
          <w:marBottom w:val="0"/>
          <w:divBdr>
            <w:top w:val="none" w:sz="0" w:space="0" w:color="auto"/>
            <w:left w:val="none" w:sz="0" w:space="0" w:color="auto"/>
            <w:bottom w:val="none" w:sz="0" w:space="0" w:color="auto"/>
            <w:right w:val="none" w:sz="0" w:space="0" w:color="auto"/>
          </w:divBdr>
        </w:div>
        <w:div w:id="521666782">
          <w:marLeft w:val="640"/>
          <w:marRight w:val="0"/>
          <w:marTop w:val="0"/>
          <w:marBottom w:val="0"/>
          <w:divBdr>
            <w:top w:val="none" w:sz="0" w:space="0" w:color="auto"/>
            <w:left w:val="none" w:sz="0" w:space="0" w:color="auto"/>
            <w:bottom w:val="none" w:sz="0" w:space="0" w:color="auto"/>
            <w:right w:val="none" w:sz="0" w:space="0" w:color="auto"/>
          </w:divBdr>
        </w:div>
        <w:div w:id="1113595311">
          <w:marLeft w:val="640"/>
          <w:marRight w:val="0"/>
          <w:marTop w:val="0"/>
          <w:marBottom w:val="0"/>
          <w:divBdr>
            <w:top w:val="none" w:sz="0" w:space="0" w:color="auto"/>
            <w:left w:val="none" w:sz="0" w:space="0" w:color="auto"/>
            <w:bottom w:val="none" w:sz="0" w:space="0" w:color="auto"/>
            <w:right w:val="none" w:sz="0" w:space="0" w:color="auto"/>
          </w:divBdr>
        </w:div>
        <w:div w:id="1143424811">
          <w:marLeft w:val="640"/>
          <w:marRight w:val="0"/>
          <w:marTop w:val="0"/>
          <w:marBottom w:val="0"/>
          <w:divBdr>
            <w:top w:val="none" w:sz="0" w:space="0" w:color="auto"/>
            <w:left w:val="none" w:sz="0" w:space="0" w:color="auto"/>
            <w:bottom w:val="none" w:sz="0" w:space="0" w:color="auto"/>
            <w:right w:val="none" w:sz="0" w:space="0" w:color="auto"/>
          </w:divBdr>
        </w:div>
        <w:div w:id="1722366887">
          <w:marLeft w:val="640"/>
          <w:marRight w:val="0"/>
          <w:marTop w:val="0"/>
          <w:marBottom w:val="0"/>
          <w:divBdr>
            <w:top w:val="none" w:sz="0" w:space="0" w:color="auto"/>
            <w:left w:val="none" w:sz="0" w:space="0" w:color="auto"/>
            <w:bottom w:val="none" w:sz="0" w:space="0" w:color="auto"/>
            <w:right w:val="none" w:sz="0" w:space="0" w:color="auto"/>
          </w:divBdr>
        </w:div>
        <w:div w:id="200097701">
          <w:marLeft w:val="640"/>
          <w:marRight w:val="0"/>
          <w:marTop w:val="0"/>
          <w:marBottom w:val="0"/>
          <w:divBdr>
            <w:top w:val="none" w:sz="0" w:space="0" w:color="auto"/>
            <w:left w:val="none" w:sz="0" w:space="0" w:color="auto"/>
            <w:bottom w:val="none" w:sz="0" w:space="0" w:color="auto"/>
            <w:right w:val="none" w:sz="0" w:space="0" w:color="auto"/>
          </w:divBdr>
        </w:div>
        <w:div w:id="1198153954">
          <w:marLeft w:val="640"/>
          <w:marRight w:val="0"/>
          <w:marTop w:val="0"/>
          <w:marBottom w:val="0"/>
          <w:divBdr>
            <w:top w:val="none" w:sz="0" w:space="0" w:color="auto"/>
            <w:left w:val="none" w:sz="0" w:space="0" w:color="auto"/>
            <w:bottom w:val="none" w:sz="0" w:space="0" w:color="auto"/>
            <w:right w:val="none" w:sz="0" w:space="0" w:color="auto"/>
          </w:divBdr>
        </w:div>
        <w:div w:id="1842507984">
          <w:marLeft w:val="640"/>
          <w:marRight w:val="0"/>
          <w:marTop w:val="0"/>
          <w:marBottom w:val="0"/>
          <w:divBdr>
            <w:top w:val="none" w:sz="0" w:space="0" w:color="auto"/>
            <w:left w:val="none" w:sz="0" w:space="0" w:color="auto"/>
            <w:bottom w:val="none" w:sz="0" w:space="0" w:color="auto"/>
            <w:right w:val="none" w:sz="0" w:space="0" w:color="auto"/>
          </w:divBdr>
        </w:div>
        <w:div w:id="29770062">
          <w:marLeft w:val="640"/>
          <w:marRight w:val="0"/>
          <w:marTop w:val="0"/>
          <w:marBottom w:val="0"/>
          <w:divBdr>
            <w:top w:val="none" w:sz="0" w:space="0" w:color="auto"/>
            <w:left w:val="none" w:sz="0" w:space="0" w:color="auto"/>
            <w:bottom w:val="none" w:sz="0" w:space="0" w:color="auto"/>
            <w:right w:val="none" w:sz="0" w:space="0" w:color="auto"/>
          </w:divBdr>
        </w:div>
        <w:div w:id="1510099022">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767614">
      <w:bodyDiv w:val="1"/>
      <w:marLeft w:val="0"/>
      <w:marRight w:val="0"/>
      <w:marTop w:val="0"/>
      <w:marBottom w:val="0"/>
      <w:divBdr>
        <w:top w:val="none" w:sz="0" w:space="0" w:color="auto"/>
        <w:left w:val="none" w:sz="0" w:space="0" w:color="auto"/>
        <w:bottom w:val="none" w:sz="0" w:space="0" w:color="auto"/>
        <w:right w:val="none" w:sz="0" w:space="0" w:color="auto"/>
      </w:divBdr>
      <w:divsChild>
        <w:div w:id="1329601570">
          <w:marLeft w:val="640"/>
          <w:marRight w:val="0"/>
          <w:marTop w:val="0"/>
          <w:marBottom w:val="0"/>
          <w:divBdr>
            <w:top w:val="none" w:sz="0" w:space="0" w:color="auto"/>
            <w:left w:val="none" w:sz="0" w:space="0" w:color="auto"/>
            <w:bottom w:val="none" w:sz="0" w:space="0" w:color="auto"/>
            <w:right w:val="none" w:sz="0" w:space="0" w:color="auto"/>
          </w:divBdr>
        </w:div>
        <w:div w:id="1601181998">
          <w:marLeft w:val="640"/>
          <w:marRight w:val="0"/>
          <w:marTop w:val="0"/>
          <w:marBottom w:val="0"/>
          <w:divBdr>
            <w:top w:val="none" w:sz="0" w:space="0" w:color="auto"/>
            <w:left w:val="none" w:sz="0" w:space="0" w:color="auto"/>
            <w:bottom w:val="none" w:sz="0" w:space="0" w:color="auto"/>
            <w:right w:val="none" w:sz="0" w:space="0" w:color="auto"/>
          </w:divBdr>
        </w:div>
        <w:div w:id="306201577">
          <w:marLeft w:val="640"/>
          <w:marRight w:val="0"/>
          <w:marTop w:val="0"/>
          <w:marBottom w:val="0"/>
          <w:divBdr>
            <w:top w:val="none" w:sz="0" w:space="0" w:color="auto"/>
            <w:left w:val="none" w:sz="0" w:space="0" w:color="auto"/>
            <w:bottom w:val="none" w:sz="0" w:space="0" w:color="auto"/>
            <w:right w:val="none" w:sz="0" w:space="0" w:color="auto"/>
          </w:divBdr>
        </w:div>
        <w:div w:id="1529683897">
          <w:marLeft w:val="640"/>
          <w:marRight w:val="0"/>
          <w:marTop w:val="0"/>
          <w:marBottom w:val="0"/>
          <w:divBdr>
            <w:top w:val="none" w:sz="0" w:space="0" w:color="auto"/>
            <w:left w:val="none" w:sz="0" w:space="0" w:color="auto"/>
            <w:bottom w:val="none" w:sz="0" w:space="0" w:color="auto"/>
            <w:right w:val="none" w:sz="0" w:space="0" w:color="auto"/>
          </w:divBdr>
        </w:div>
        <w:div w:id="493764408">
          <w:marLeft w:val="640"/>
          <w:marRight w:val="0"/>
          <w:marTop w:val="0"/>
          <w:marBottom w:val="0"/>
          <w:divBdr>
            <w:top w:val="none" w:sz="0" w:space="0" w:color="auto"/>
            <w:left w:val="none" w:sz="0" w:space="0" w:color="auto"/>
            <w:bottom w:val="none" w:sz="0" w:space="0" w:color="auto"/>
            <w:right w:val="none" w:sz="0" w:space="0" w:color="auto"/>
          </w:divBdr>
        </w:div>
        <w:div w:id="1336225172">
          <w:marLeft w:val="640"/>
          <w:marRight w:val="0"/>
          <w:marTop w:val="0"/>
          <w:marBottom w:val="0"/>
          <w:divBdr>
            <w:top w:val="none" w:sz="0" w:space="0" w:color="auto"/>
            <w:left w:val="none" w:sz="0" w:space="0" w:color="auto"/>
            <w:bottom w:val="none" w:sz="0" w:space="0" w:color="auto"/>
            <w:right w:val="none" w:sz="0" w:space="0" w:color="auto"/>
          </w:divBdr>
        </w:div>
        <w:div w:id="454296021">
          <w:marLeft w:val="640"/>
          <w:marRight w:val="0"/>
          <w:marTop w:val="0"/>
          <w:marBottom w:val="0"/>
          <w:divBdr>
            <w:top w:val="none" w:sz="0" w:space="0" w:color="auto"/>
            <w:left w:val="none" w:sz="0" w:space="0" w:color="auto"/>
            <w:bottom w:val="none" w:sz="0" w:space="0" w:color="auto"/>
            <w:right w:val="none" w:sz="0" w:space="0" w:color="auto"/>
          </w:divBdr>
        </w:div>
        <w:div w:id="1492326817">
          <w:marLeft w:val="640"/>
          <w:marRight w:val="0"/>
          <w:marTop w:val="0"/>
          <w:marBottom w:val="0"/>
          <w:divBdr>
            <w:top w:val="none" w:sz="0" w:space="0" w:color="auto"/>
            <w:left w:val="none" w:sz="0" w:space="0" w:color="auto"/>
            <w:bottom w:val="none" w:sz="0" w:space="0" w:color="auto"/>
            <w:right w:val="none" w:sz="0" w:space="0" w:color="auto"/>
          </w:divBdr>
        </w:div>
        <w:div w:id="1228954504">
          <w:marLeft w:val="640"/>
          <w:marRight w:val="0"/>
          <w:marTop w:val="0"/>
          <w:marBottom w:val="0"/>
          <w:divBdr>
            <w:top w:val="none" w:sz="0" w:space="0" w:color="auto"/>
            <w:left w:val="none" w:sz="0" w:space="0" w:color="auto"/>
            <w:bottom w:val="none" w:sz="0" w:space="0" w:color="auto"/>
            <w:right w:val="none" w:sz="0" w:space="0" w:color="auto"/>
          </w:divBdr>
        </w:div>
        <w:div w:id="636297484">
          <w:marLeft w:val="640"/>
          <w:marRight w:val="0"/>
          <w:marTop w:val="0"/>
          <w:marBottom w:val="0"/>
          <w:divBdr>
            <w:top w:val="none" w:sz="0" w:space="0" w:color="auto"/>
            <w:left w:val="none" w:sz="0" w:space="0" w:color="auto"/>
            <w:bottom w:val="none" w:sz="0" w:space="0" w:color="auto"/>
            <w:right w:val="none" w:sz="0" w:space="0" w:color="auto"/>
          </w:divBdr>
        </w:div>
        <w:div w:id="1207327461">
          <w:marLeft w:val="640"/>
          <w:marRight w:val="0"/>
          <w:marTop w:val="0"/>
          <w:marBottom w:val="0"/>
          <w:divBdr>
            <w:top w:val="none" w:sz="0" w:space="0" w:color="auto"/>
            <w:left w:val="none" w:sz="0" w:space="0" w:color="auto"/>
            <w:bottom w:val="none" w:sz="0" w:space="0" w:color="auto"/>
            <w:right w:val="none" w:sz="0" w:space="0" w:color="auto"/>
          </w:divBdr>
        </w:div>
        <w:div w:id="816606079">
          <w:marLeft w:val="640"/>
          <w:marRight w:val="0"/>
          <w:marTop w:val="0"/>
          <w:marBottom w:val="0"/>
          <w:divBdr>
            <w:top w:val="none" w:sz="0" w:space="0" w:color="auto"/>
            <w:left w:val="none" w:sz="0" w:space="0" w:color="auto"/>
            <w:bottom w:val="none" w:sz="0" w:space="0" w:color="auto"/>
            <w:right w:val="none" w:sz="0" w:space="0" w:color="auto"/>
          </w:divBdr>
        </w:div>
        <w:div w:id="325596297">
          <w:marLeft w:val="640"/>
          <w:marRight w:val="0"/>
          <w:marTop w:val="0"/>
          <w:marBottom w:val="0"/>
          <w:divBdr>
            <w:top w:val="none" w:sz="0" w:space="0" w:color="auto"/>
            <w:left w:val="none" w:sz="0" w:space="0" w:color="auto"/>
            <w:bottom w:val="none" w:sz="0" w:space="0" w:color="auto"/>
            <w:right w:val="none" w:sz="0" w:space="0" w:color="auto"/>
          </w:divBdr>
        </w:div>
        <w:div w:id="200940320">
          <w:marLeft w:val="640"/>
          <w:marRight w:val="0"/>
          <w:marTop w:val="0"/>
          <w:marBottom w:val="0"/>
          <w:divBdr>
            <w:top w:val="none" w:sz="0" w:space="0" w:color="auto"/>
            <w:left w:val="none" w:sz="0" w:space="0" w:color="auto"/>
            <w:bottom w:val="none" w:sz="0" w:space="0" w:color="auto"/>
            <w:right w:val="none" w:sz="0" w:space="0" w:color="auto"/>
          </w:divBdr>
        </w:div>
        <w:div w:id="876508980">
          <w:marLeft w:val="640"/>
          <w:marRight w:val="0"/>
          <w:marTop w:val="0"/>
          <w:marBottom w:val="0"/>
          <w:divBdr>
            <w:top w:val="none" w:sz="0" w:space="0" w:color="auto"/>
            <w:left w:val="none" w:sz="0" w:space="0" w:color="auto"/>
            <w:bottom w:val="none" w:sz="0" w:space="0" w:color="auto"/>
            <w:right w:val="none" w:sz="0" w:space="0" w:color="auto"/>
          </w:divBdr>
        </w:div>
        <w:div w:id="1115902837">
          <w:marLeft w:val="640"/>
          <w:marRight w:val="0"/>
          <w:marTop w:val="0"/>
          <w:marBottom w:val="0"/>
          <w:divBdr>
            <w:top w:val="none" w:sz="0" w:space="0" w:color="auto"/>
            <w:left w:val="none" w:sz="0" w:space="0" w:color="auto"/>
            <w:bottom w:val="none" w:sz="0" w:space="0" w:color="auto"/>
            <w:right w:val="none" w:sz="0" w:space="0" w:color="auto"/>
          </w:divBdr>
        </w:div>
        <w:div w:id="1082334991">
          <w:marLeft w:val="640"/>
          <w:marRight w:val="0"/>
          <w:marTop w:val="0"/>
          <w:marBottom w:val="0"/>
          <w:divBdr>
            <w:top w:val="none" w:sz="0" w:space="0" w:color="auto"/>
            <w:left w:val="none" w:sz="0" w:space="0" w:color="auto"/>
            <w:bottom w:val="none" w:sz="0" w:space="0" w:color="auto"/>
            <w:right w:val="none" w:sz="0" w:space="0" w:color="auto"/>
          </w:divBdr>
        </w:div>
        <w:div w:id="316883037">
          <w:marLeft w:val="640"/>
          <w:marRight w:val="0"/>
          <w:marTop w:val="0"/>
          <w:marBottom w:val="0"/>
          <w:divBdr>
            <w:top w:val="none" w:sz="0" w:space="0" w:color="auto"/>
            <w:left w:val="none" w:sz="0" w:space="0" w:color="auto"/>
            <w:bottom w:val="none" w:sz="0" w:space="0" w:color="auto"/>
            <w:right w:val="none" w:sz="0" w:space="0" w:color="auto"/>
          </w:divBdr>
        </w:div>
        <w:div w:id="1248540471">
          <w:marLeft w:val="640"/>
          <w:marRight w:val="0"/>
          <w:marTop w:val="0"/>
          <w:marBottom w:val="0"/>
          <w:divBdr>
            <w:top w:val="none" w:sz="0" w:space="0" w:color="auto"/>
            <w:left w:val="none" w:sz="0" w:space="0" w:color="auto"/>
            <w:bottom w:val="none" w:sz="0" w:space="0" w:color="auto"/>
            <w:right w:val="none" w:sz="0" w:space="0" w:color="auto"/>
          </w:divBdr>
        </w:div>
        <w:div w:id="1217745502">
          <w:marLeft w:val="640"/>
          <w:marRight w:val="0"/>
          <w:marTop w:val="0"/>
          <w:marBottom w:val="0"/>
          <w:divBdr>
            <w:top w:val="none" w:sz="0" w:space="0" w:color="auto"/>
            <w:left w:val="none" w:sz="0" w:space="0" w:color="auto"/>
            <w:bottom w:val="none" w:sz="0" w:space="0" w:color="auto"/>
            <w:right w:val="none" w:sz="0" w:space="0" w:color="auto"/>
          </w:divBdr>
        </w:div>
        <w:div w:id="59254013">
          <w:marLeft w:val="640"/>
          <w:marRight w:val="0"/>
          <w:marTop w:val="0"/>
          <w:marBottom w:val="0"/>
          <w:divBdr>
            <w:top w:val="none" w:sz="0" w:space="0" w:color="auto"/>
            <w:left w:val="none" w:sz="0" w:space="0" w:color="auto"/>
            <w:bottom w:val="none" w:sz="0" w:space="0" w:color="auto"/>
            <w:right w:val="none" w:sz="0" w:space="0" w:color="auto"/>
          </w:divBdr>
        </w:div>
        <w:div w:id="33389083">
          <w:marLeft w:val="640"/>
          <w:marRight w:val="0"/>
          <w:marTop w:val="0"/>
          <w:marBottom w:val="0"/>
          <w:divBdr>
            <w:top w:val="none" w:sz="0" w:space="0" w:color="auto"/>
            <w:left w:val="none" w:sz="0" w:space="0" w:color="auto"/>
            <w:bottom w:val="none" w:sz="0" w:space="0" w:color="auto"/>
            <w:right w:val="none" w:sz="0" w:space="0" w:color="auto"/>
          </w:divBdr>
        </w:div>
        <w:div w:id="2014795299">
          <w:marLeft w:val="640"/>
          <w:marRight w:val="0"/>
          <w:marTop w:val="0"/>
          <w:marBottom w:val="0"/>
          <w:divBdr>
            <w:top w:val="none" w:sz="0" w:space="0" w:color="auto"/>
            <w:left w:val="none" w:sz="0" w:space="0" w:color="auto"/>
            <w:bottom w:val="none" w:sz="0" w:space="0" w:color="auto"/>
            <w:right w:val="none" w:sz="0" w:space="0" w:color="auto"/>
          </w:divBdr>
        </w:div>
        <w:div w:id="499543735">
          <w:marLeft w:val="640"/>
          <w:marRight w:val="0"/>
          <w:marTop w:val="0"/>
          <w:marBottom w:val="0"/>
          <w:divBdr>
            <w:top w:val="none" w:sz="0" w:space="0" w:color="auto"/>
            <w:left w:val="none" w:sz="0" w:space="0" w:color="auto"/>
            <w:bottom w:val="none" w:sz="0" w:space="0" w:color="auto"/>
            <w:right w:val="none" w:sz="0" w:space="0" w:color="auto"/>
          </w:divBdr>
        </w:div>
        <w:div w:id="215548497">
          <w:marLeft w:val="640"/>
          <w:marRight w:val="0"/>
          <w:marTop w:val="0"/>
          <w:marBottom w:val="0"/>
          <w:divBdr>
            <w:top w:val="none" w:sz="0" w:space="0" w:color="auto"/>
            <w:left w:val="none" w:sz="0" w:space="0" w:color="auto"/>
            <w:bottom w:val="none" w:sz="0" w:space="0" w:color="auto"/>
            <w:right w:val="none" w:sz="0" w:space="0" w:color="auto"/>
          </w:divBdr>
        </w:div>
        <w:div w:id="1503858329">
          <w:marLeft w:val="640"/>
          <w:marRight w:val="0"/>
          <w:marTop w:val="0"/>
          <w:marBottom w:val="0"/>
          <w:divBdr>
            <w:top w:val="none" w:sz="0" w:space="0" w:color="auto"/>
            <w:left w:val="none" w:sz="0" w:space="0" w:color="auto"/>
            <w:bottom w:val="none" w:sz="0" w:space="0" w:color="auto"/>
            <w:right w:val="none" w:sz="0" w:space="0" w:color="auto"/>
          </w:divBdr>
        </w:div>
        <w:div w:id="353961508">
          <w:marLeft w:val="640"/>
          <w:marRight w:val="0"/>
          <w:marTop w:val="0"/>
          <w:marBottom w:val="0"/>
          <w:divBdr>
            <w:top w:val="none" w:sz="0" w:space="0" w:color="auto"/>
            <w:left w:val="none" w:sz="0" w:space="0" w:color="auto"/>
            <w:bottom w:val="none" w:sz="0" w:space="0" w:color="auto"/>
            <w:right w:val="none" w:sz="0" w:space="0" w:color="auto"/>
          </w:divBdr>
        </w:div>
        <w:div w:id="305550639">
          <w:marLeft w:val="640"/>
          <w:marRight w:val="0"/>
          <w:marTop w:val="0"/>
          <w:marBottom w:val="0"/>
          <w:divBdr>
            <w:top w:val="none" w:sz="0" w:space="0" w:color="auto"/>
            <w:left w:val="none" w:sz="0" w:space="0" w:color="auto"/>
            <w:bottom w:val="none" w:sz="0" w:space="0" w:color="auto"/>
            <w:right w:val="none" w:sz="0" w:space="0" w:color="auto"/>
          </w:divBdr>
        </w:div>
        <w:div w:id="86315906">
          <w:marLeft w:val="640"/>
          <w:marRight w:val="0"/>
          <w:marTop w:val="0"/>
          <w:marBottom w:val="0"/>
          <w:divBdr>
            <w:top w:val="none" w:sz="0" w:space="0" w:color="auto"/>
            <w:left w:val="none" w:sz="0" w:space="0" w:color="auto"/>
            <w:bottom w:val="none" w:sz="0" w:space="0" w:color="auto"/>
            <w:right w:val="none" w:sz="0" w:space="0" w:color="auto"/>
          </w:divBdr>
        </w:div>
        <w:div w:id="2058040365">
          <w:marLeft w:val="640"/>
          <w:marRight w:val="0"/>
          <w:marTop w:val="0"/>
          <w:marBottom w:val="0"/>
          <w:divBdr>
            <w:top w:val="none" w:sz="0" w:space="0" w:color="auto"/>
            <w:left w:val="none" w:sz="0" w:space="0" w:color="auto"/>
            <w:bottom w:val="none" w:sz="0" w:space="0" w:color="auto"/>
            <w:right w:val="none" w:sz="0" w:space="0" w:color="auto"/>
          </w:divBdr>
        </w:div>
        <w:div w:id="1076978861">
          <w:marLeft w:val="640"/>
          <w:marRight w:val="0"/>
          <w:marTop w:val="0"/>
          <w:marBottom w:val="0"/>
          <w:divBdr>
            <w:top w:val="none" w:sz="0" w:space="0" w:color="auto"/>
            <w:left w:val="none" w:sz="0" w:space="0" w:color="auto"/>
            <w:bottom w:val="none" w:sz="0" w:space="0" w:color="auto"/>
            <w:right w:val="none" w:sz="0" w:space="0" w:color="auto"/>
          </w:divBdr>
        </w:div>
        <w:div w:id="1724870288">
          <w:marLeft w:val="640"/>
          <w:marRight w:val="0"/>
          <w:marTop w:val="0"/>
          <w:marBottom w:val="0"/>
          <w:divBdr>
            <w:top w:val="none" w:sz="0" w:space="0" w:color="auto"/>
            <w:left w:val="none" w:sz="0" w:space="0" w:color="auto"/>
            <w:bottom w:val="none" w:sz="0" w:space="0" w:color="auto"/>
            <w:right w:val="none" w:sz="0" w:space="0" w:color="auto"/>
          </w:divBdr>
        </w:div>
        <w:div w:id="1118793843">
          <w:marLeft w:val="640"/>
          <w:marRight w:val="0"/>
          <w:marTop w:val="0"/>
          <w:marBottom w:val="0"/>
          <w:divBdr>
            <w:top w:val="none" w:sz="0" w:space="0" w:color="auto"/>
            <w:left w:val="none" w:sz="0" w:space="0" w:color="auto"/>
            <w:bottom w:val="none" w:sz="0" w:space="0" w:color="auto"/>
            <w:right w:val="none" w:sz="0" w:space="0" w:color="auto"/>
          </w:divBdr>
        </w:div>
        <w:div w:id="288632784">
          <w:marLeft w:val="640"/>
          <w:marRight w:val="0"/>
          <w:marTop w:val="0"/>
          <w:marBottom w:val="0"/>
          <w:divBdr>
            <w:top w:val="none" w:sz="0" w:space="0" w:color="auto"/>
            <w:left w:val="none" w:sz="0" w:space="0" w:color="auto"/>
            <w:bottom w:val="none" w:sz="0" w:space="0" w:color="auto"/>
            <w:right w:val="none" w:sz="0" w:space="0" w:color="auto"/>
          </w:divBdr>
        </w:div>
        <w:div w:id="1307778369">
          <w:marLeft w:val="640"/>
          <w:marRight w:val="0"/>
          <w:marTop w:val="0"/>
          <w:marBottom w:val="0"/>
          <w:divBdr>
            <w:top w:val="none" w:sz="0" w:space="0" w:color="auto"/>
            <w:left w:val="none" w:sz="0" w:space="0" w:color="auto"/>
            <w:bottom w:val="none" w:sz="0" w:space="0" w:color="auto"/>
            <w:right w:val="none" w:sz="0" w:space="0" w:color="auto"/>
          </w:divBdr>
        </w:div>
        <w:div w:id="1746948081">
          <w:marLeft w:val="640"/>
          <w:marRight w:val="0"/>
          <w:marTop w:val="0"/>
          <w:marBottom w:val="0"/>
          <w:divBdr>
            <w:top w:val="none" w:sz="0" w:space="0" w:color="auto"/>
            <w:left w:val="none" w:sz="0" w:space="0" w:color="auto"/>
            <w:bottom w:val="none" w:sz="0" w:space="0" w:color="auto"/>
            <w:right w:val="none" w:sz="0" w:space="0" w:color="auto"/>
          </w:divBdr>
        </w:div>
        <w:div w:id="1930656814">
          <w:marLeft w:val="640"/>
          <w:marRight w:val="0"/>
          <w:marTop w:val="0"/>
          <w:marBottom w:val="0"/>
          <w:divBdr>
            <w:top w:val="none" w:sz="0" w:space="0" w:color="auto"/>
            <w:left w:val="none" w:sz="0" w:space="0" w:color="auto"/>
            <w:bottom w:val="none" w:sz="0" w:space="0" w:color="auto"/>
            <w:right w:val="none" w:sz="0" w:space="0" w:color="auto"/>
          </w:divBdr>
        </w:div>
        <w:div w:id="502476773">
          <w:marLeft w:val="640"/>
          <w:marRight w:val="0"/>
          <w:marTop w:val="0"/>
          <w:marBottom w:val="0"/>
          <w:divBdr>
            <w:top w:val="none" w:sz="0" w:space="0" w:color="auto"/>
            <w:left w:val="none" w:sz="0" w:space="0" w:color="auto"/>
            <w:bottom w:val="none" w:sz="0" w:space="0" w:color="auto"/>
            <w:right w:val="none" w:sz="0" w:space="0" w:color="auto"/>
          </w:divBdr>
        </w:div>
        <w:div w:id="63725120">
          <w:marLeft w:val="640"/>
          <w:marRight w:val="0"/>
          <w:marTop w:val="0"/>
          <w:marBottom w:val="0"/>
          <w:divBdr>
            <w:top w:val="none" w:sz="0" w:space="0" w:color="auto"/>
            <w:left w:val="none" w:sz="0" w:space="0" w:color="auto"/>
            <w:bottom w:val="none" w:sz="0" w:space="0" w:color="auto"/>
            <w:right w:val="none" w:sz="0" w:space="0" w:color="auto"/>
          </w:divBdr>
        </w:div>
        <w:div w:id="1676691754">
          <w:marLeft w:val="640"/>
          <w:marRight w:val="0"/>
          <w:marTop w:val="0"/>
          <w:marBottom w:val="0"/>
          <w:divBdr>
            <w:top w:val="none" w:sz="0" w:space="0" w:color="auto"/>
            <w:left w:val="none" w:sz="0" w:space="0" w:color="auto"/>
            <w:bottom w:val="none" w:sz="0" w:space="0" w:color="auto"/>
            <w:right w:val="none" w:sz="0" w:space="0" w:color="auto"/>
          </w:divBdr>
        </w:div>
        <w:div w:id="1878589757">
          <w:marLeft w:val="640"/>
          <w:marRight w:val="0"/>
          <w:marTop w:val="0"/>
          <w:marBottom w:val="0"/>
          <w:divBdr>
            <w:top w:val="none" w:sz="0" w:space="0" w:color="auto"/>
            <w:left w:val="none" w:sz="0" w:space="0" w:color="auto"/>
            <w:bottom w:val="none" w:sz="0" w:space="0" w:color="auto"/>
            <w:right w:val="none" w:sz="0" w:space="0" w:color="auto"/>
          </w:divBdr>
        </w:div>
        <w:div w:id="246236659">
          <w:marLeft w:val="640"/>
          <w:marRight w:val="0"/>
          <w:marTop w:val="0"/>
          <w:marBottom w:val="0"/>
          <w:divBdr>
            <w:top w:val="none" w:sz="0" w:space="0" w:color="auto"/>
            <w:left w:val="none" w:sz="0" w:space="0" w:color="auto"/>
            <w:bottom w:val="none" w:sz="0" w:space="0" w:color="auto"/>
            <w:right w:val="none" w:sz="0" w:space="0" w:color="auto"/>
          </w:divBdr>
        </w:div>
        <w:div w:id="300423636">
          <w:marLeft w:val="640"/>
          <w:marRight w:val="0"/>
          <w:marTop w:val="0"/>
          <w:marBottom w:val="0"/>
          <w:divBdr>
            <w:top w:val="none" w:sz="0" w:space="0" w:color="auto"/>
            <w:left w:val="none" w:sz="0" w:space="0" w:color="auto"/>
            <w:bottom w:val="none" w:sz="0" w:space="0" w:color="auto"/>
            <w:right w:val="none" w:sz="0" w:space="0" w:color="auto"/>
          </w:divBdr>
        </w:div>
        <w:div w:id="1574664069">
          <w:marLeft w:val="640"/>
          <w:marRight w:val="0"/>
          <w:marTop w:val="0"/>
          <w:marBottom w:val="0"/>
          <w:divBdr>
            <w:top w:val="none" w:sz="0" w:space="0" w:color="auto"/>
            <w:left w:val="none" w:sz="0" w:space="0" w:color="auto"/>
            <w:bottom w:val="none" w:sz="0" w:space="0" w:color="auto"/>
            <w:right w:val="none" w:sz="0" w:space="0" w:color="auto"/>
          </w:divBdr>
        </w:div>
        <w:div w:id="1154490606">
          <w:marLeft w:val="640"/>
          <w:marRight w:val="0"/>
          <w:marTop w:val="0"/>
          <w:marBottom w:val="0"/>
          <w:divBdr>
            <w:top w:val="none" w:sz="0" w:space="0" w:color="auto"/>
            <w:left w:val="none" w:sz="0" w:space="0" w:color="auto"/>
            <w:bottom w:val="none" w:sz="0" w:space="0" w:color="auto"/>
            <w:right w:val="none" w:sz="0" w:space="0" w:color="auto"/>
          </w:divBdr>
        </w:div>
        <w:div w:id="1301379819">
          <w:marLeft w:val="640"/>
          <w:marRight w:val="0"/>
          <w:marTop w:val="0"/>
          <w:marBottom w:val="0"/>
          <w:divBdr>
            <w:top w:val="none" w:sz="0" w:space="0" w:color="auto"/>
            <w:left w:val="none" w:sz="0" w:space="0" w:color="auto"/>
            <w:bottom w:val="none" w:sz="0" w:space="0" w:color="auto"/>
            <w:right w:val="none" w:sz="0" w:space="0" w:color="auto"/>
          </w:divBdr>
        </w:div>
        <w:div w:id="836850307">
          <w:marLeft w:val="640"/>
          <w:marRight w:val="0"/>
          <w:marTop w:val="0"/>
          <w:marBottom w:val="0"/>
          <w:divBdr>
            <w:top w:val="none" w:sz="0" w:space="0" w:color="auto"/>
            <w:left w:val="none" w:sz="0" w:space="0" w:color="auto"/>
            <w:bottom w:val="none" w:sz="0" w:space="0" w:color="auto"/>
            <w:right w:val="none" w:sz="0" w:space="0" w:color="auto"/>
          </w:divBdr>
        </w:div>
        <w:div w:id="370424232">
          <w:marLeft w:val="640"/>
          <w:marRight w:val="0"/>
          <w:marTop w:val="0"/>
          <w:marBottom w:val="0"/>
          <w:divBdr>
            <w:top w:val="none" w:sz="0" w:space="0" w:color="auto"/>
            <w:left w:val="none" w:sz="0" w:space="0" w:color="auto"/>
            <w:bottom w:val="none" w:sz="0" w:space="0" w:color="auto"/>
            <w:right w:val="none" w:sz="0" w:space="0" w:color="auto"/>
          </w:divBdr>
        </w:div>
        <w:div w:id="1843860032">
          <w:marLeft w:val="640"/>
          <w:marRight w:val="0"/>
          <w:marTop w:val="0"/>
          <w:marBottom w:val="0"/>
          <w:divBdr>
            <w:top w:val="none" w:sz="0" w:space="0" w:color="auto"/>
            <w:left w:val="none" w:sz="0" w:space="0" w:color="auto"/>
            <w:bottom w:val="none" w:sz="0" w:space="0" w:color="auto"/>
            <w:right w:val="none" w:sz="0" w:space="0" w:color="auto"/>
          </w:divBdr>
        </w:div>
        <w:div w:id="569996476">
          <w:marLeft w:val="640"/>
          <w:marRight w:val="0"/>
          <w:marTop w:val="0"/>
          <w:marBottom w:val="0"/>
          <w:divBdr>
            <w:top w:val="none" w:sz="0" w:space="0" w:color="auto"/>
            <w:left w:val="none" w:sz="0" w:space="0" w:color="auto"/>
            <w:bottom w:val="none" w:sz="0" w:space="0" w:color="auto"/>
            <w:right w:val="none" w:sz="0" w:space="0" w:color="auto"/>
          </w:divBdr>
        </w:div>
        <w:div w:id="1975480657">
          <w:marLeft w:val="640"/>
          <w:marRight w:val="0"/>
          <w:marTop w:val="0"/>
          <w:marBottom w:val="0"/>
          <w:divBdr>
            <w:top w:val="none" w:sz="0" w:space="0" w:color="auto"/>
            <w:left w:val="none" w:sz="0" w:space="0" w:color="auto"/>
            <w:bottom w:val="none" w:sz="0" w:space="0" w:color="auto"/>
            <w:right w:val="none" w:sz="0" w:space="0" w:color="auto"/>
          </w:divBdr>
        </w:div>
        <w:div w:id="1484740987">
          <w:marLeft w:val="640"/>
          <w:marRight w:val="0"/>
          <w:marTop w:val="0"/>
          <w:marBottom w:val="0"/>
          <w:divBdr>
            <w:top w:val="none" w:sz="0" w:space="0" w:color="auto"/>
            <w:left w:val="none" w:sz="0" w:space="0" w:color="auto"/>
            <w:bottom w:val="none" w:sz="0" w:space="0" w:color="auto"/>
            <w:right w:val="none" w:sz="0" w:space="0" w:color="auto"/>
          </w:divBdr>
        </w:div>
        <w:div w:id="1472357506">
          <w:marLeft w:val="640"/>
          <w:marRight w:val="0"/>
          <w:marTop w:val="0"/>
          <w:marBottom w:val="0"/>
          <w:divBdr>
            <w:top w:val="none" w:sz="0" w:space="0" w:color="auto"/>
            <w:left w:val="none" w:sz="0" w:space="0" w:color="auto"/>
            <w:bottom w:val="none" w:sz="0" w:space="0" w:color="auto"/>
            <w:right w:val="none" w:sz="0" w:space="0" w:color="auto"/>
          </w:divBdr>
        </w:div>
        <w:div w:id="1690719914">
          <w:marLeft w:val="640"/>
          <w:marRight w:val="0"/>
          <w:marTop w:val="0"/>
          <w:marBottom w:val="0"/>
          <w:divBdr>
            <w:top w:val="none" w:sz="0" w:space="0" w:color="auto"/>
            <w:left w:val="none" w:sz="0" w:space="0" w:color="auto"/>
            <w:bottom w:val="none" w:sz="0" w:space="0" w:color="auto"/>
            <w:right w:val="none" w:sz="0" w:space="0" w:color="auto"/>
          </w:divBdr>
        </w:div>
        <w:div w:id="1698191552">
          <w:marLeft w:val="640"/>
          <w:marRight w:val="0"/>
          <w:marTop w:val="0"/>
          <w:marBottom w:val="0"/>
          <w:divBdr>
            <w:top w:val="none" w:sz="0" w:space="0" w:color="auto"/>
            <w:left w:val="none" w:sz="0" w:space="0" w:color="auto"/>
            <w:bottom w:val="none" w:sz="0" w:space="0" w:color="auto"/>
            <w:right w:val="none" w:sz="0" w:space="0" w:color="auto"/>
          </w:divBdr>
        </w:div>
        <w:div w:id="1847816731">
          <w:marLeft w:val="640"/>
          <w:marRight w:val="0"/>
          <w:marTop w:val="0"/>
          <w:marBottom w:val="0"/>
          <w:divBdr>
            <w:top w:val="none" w:sz="0" w:space="0" w:color="auto"/>
            <w:left w:val="none" w:sz="0" w:space="0" w:color="auto"/>
            <w:bottom w:val="none" w:sz="0" w:space="0" w:color="auto"/>
            <w:right w:val="none" w:sz="0" w:space="0" w:color="auto"/>
          </w:divBdr>
        </w:div>
        <w:div w:id="801776450">
          <w:marLeft w:val="640"/>
          <w:marRight w:val="0"/>
          <w:marTop w:val="0"/>
          <w:marBottom w:val="0"/>
          <w:divBdr>
            <w:top w:val="none" w:sz="0" w:space="0" w:color="auto"/>
            <w:left w:val="none" w:sz="0" w:space="0" w:color="auto"/>
            <w:bottom w:val="none" w:sz="0" w:space="0" w:color="auto"/>
            <w:right w:val="none" w:sz="0" w:space="0" w:color="auto"/>
          </w:divBdr>
        </w:div>
        <w:div w:id="765228675">
          <w:marLeft w:val="640"/>
          <w:marRight w:val="0"/>
          <w:marTop w:val="0"/>
          <w:marBottom w:val="0"/>
          <w:divBdr>
            <w:top w:val="none" w:sz="0" w:space="0" w:color="auto"/>
            <w:left w:val="none" w:sz="0" w:space="0" w:color="auto"/>
            <w:bottom w:val="none" w:sz="0" w:space="0" w:color="auto"/>
            <w:right w:val="none" w:sz="0" w:space="0" w:color="auto"/>
          </w:divBdr>
        </w:div>
        <w:div w:id="760684709">
          <w:marLeft w:val="640"/>
          <w:marRight w:val="0"/>
          <w:marTop w:val="0"/>
          <w:marBottom w:val="0"/>
          <w:divBdr>
            <w:top w:val="none" w:sz="0" w:space="0" w:color="auto"/>
            <w:left w:val="none" w:sz="0" w:space="0" w:color="auto"/>
            <w:bottom w:val="none" w:sz="0" w:space="0" w:color="auto"/>
            <w:right w:val="none" w:sz="0" w:space="0" w:color="auto"/>
          </w:divBdr>
        </w:div>
        <w:div w:id="1528181005">
          <w:marLeft w:val="640"/>
          <w:marRight w:val="0"/>
          <w:marTop w:val="0"/>
          <w:marBottom w:val="0"/>
          <w:divBdr>
            <w:top w:val="none" w:sz="0" w:space="0" w:color="auto"/>
            <w:left w:val="none" w:sz="0" w:space="0" w:color="auto"/>
            <w:bottom w:val="none" w:sz="0" w:space="0" w:color="auto"/>
            <w:right w:val="none" w:sz="0" w:space="0" w:color="auto"/>
          </w:divBdr>
        </w:div>
        <w:div w:id="1448235014">
          <w:marLeft w:val="640"/>
          <w:marRight w:val="0"/>
          <w:marTop w:val="0"/>
          <w:marBottom w:val="0"/>
          <w:divBdr>
            <w:top w:val="none" w:sz="0" w:space="0" w:color="auto"/>
            <w:left w:val="none" w:sz="0" w:space="0" w:color="auto"/>
            <w:bottom w:val="none" w:sz="0" w:space="0" w:color="auto"/>
            <w:right w:val="none" w:sz="0" w:space="0" w:color="auto"/>
          </w:divBdr>
        </w:div>
        <w:div w:id="346759311">
          <w:marLeft w:val="640"/>
          <w:marRight w:val="0"/>
          <w:marTop w:val="0"/>
          <w:marBottom w:val="0"/>
          <w:divBdr>
            <w:top w:val="none" w:sz="0" w:space="0" w:color="auto"/>
            <w:left w:val="none" w:sz="0" w:space="0" w:color="auto"/>
            <w:bottom w:val="none" w:sz="0" w:space="0" w:color="auto"/>
            <w:right w:val="none" w:sz="0" w:space="0" w:color="auto"/>
          </w:divBdr>
        </w:div>
        <w:div w:id="597712954">
          <w:marLeft w:val="640"/>
          <w:marRight w:val="0"/>
          <w:marTop w:val="0"/>
          <w:marBottom w:val="0"/>
          <w:divBdr>
            <w:top w:val="none" w:sz="0" w:space="0" w:color="auto"/>
            <w:left w:val="none" w:sz="0" w:space="0" w:color="auto"/>
            <w:bottom w:val="none" w:sz="0" w:space="0" w:color="auto"/>
            <w:right w:val="none" w:sz="0" w:space="0" w:color="auto"/>
          </w:divBdr>
        </w:div>
        <w:div w:id="775826975">
          <w:marLeft w:val="640"/>
          <w:marRight w:val="0"/>
          <w:marTop w:val="0"/>
          <w:marBottom w:val="0"/>
          <w:divBdr>
            <w:top w:val="none" w:sz="0" w:space="0" w:color="auto"/>
            <w:left w:val="none" w:sz="0" w:space="0" w:color="auto"/>
            <w:bottom w:val="none" w:sz="0" w:space="0" w:color="auto"/>
            <w:right w:val="none" w:sz="0" w:space="0" w:color="auto"/>
          </w:divBdr>
        </w:div>
        <w:div w:id="1784109933">
          <w:marLeft w:val="640"/>
          <w:marRight w:val="0"/>
          <w:marTop w:val="0"/>
          <w:marBottom w:val="0"/>
          <w:divBdr>
            <w:top w:val="none" w:sz="0" w:space="0" w:color="auto"/>
            <w:left w:val="none" w:sz="0" w:space="0" w:color="auto"/>
            <w:bottom w:val="none" w:sz="0" w:space="0" w:color="auto"/>
            <w:right w:val="none" w:sz="0" w:space="0" w:color="auto"/>
          </w:divBdr>
        </w:div>
        <w:div w:id="180319512">
          <w:marLeft w:val="640"/>
          <w:marRight w:val="0"/>
          <w:marTop w:val="0"/>
          <w:marBottom w:val="0"/>
          <w:divBdr>
            <w:top w:val="none" w:sz="0" w:space="0" w:color="auto"/>
            <w:left w:val="none" w:sz="0" w:space="0" w:color="auto"/>
            <w:bottom w:val="none" w:sz="0" w:space="0" w:color="auto"/>
            <w:right w:val="none" w:sz="0" w:space="0" w:color="auto"/>
          </w:divBdr>
        </w:div>
        <w:div w:id="1255895199">
          <w:marLeft w:val="640"/>
          <w:marRight w:val="0"/>
          <w:marTop w:val="0"/>
          <w:marBottom w:val="0"/>
          <w:divBdr>
            <w:top w:val="none" w:sz="0" w:space="0" w:color="auto"/>
            <w:left w:val="none" w:sz="0" w:space="0" w:color="auto"/>
            <w:bottom w:val="none" w:sz="0" w:space="0" w:color="auto"/>
            <w:right w:val="none" w:sz="0" w:space="0" w:color="auto"/>
          </w:divBdr>
        </w:div>
        <w:div w:id="954598754">
          <w:marLeft w:val="640"/>
          <w:marRight w:val="0"/>
          <w:marTop w:val="0"/>
          <w:marBottom w:val="0"/>
          <w:divBdr>
            <w:top w:val="none" w:sz="0" w:space="0" w:color="auto"/>
            <w:left w:val="none" w:sz="0" w:space="0" w:color="auto"/>
            <w:bottom w:val="none" w:sz="0" w:space="0" w:color="auto"/>
            <w:right w:val="none" w:sz="0" w:space="0" w:color="auto"/>
          </w:divBdr>
        </w:div>
        <w:div w:id="37315078">
          <w:marLeft w:val="640"/>
          <w:marRight w:val="0"/>
          <w:marTop w:val="0"/>
          <w:marBottom w:val="0"/>
          <w:divBdr>
            <w:top w:val="none" w:sz="0" w:space="0" w:color="auto"/>
            <w:left w:val="none" w:sz="0" w:space="0" w:color="auto"/>
            <w:bottom w:val="none" w:sz="0" w:space="0" w:color="auto"/>
            <w:right w:val="none" w:sz="0" w:space="0" w:color="auto"/>
          </w:divBdr>
        </w:div>
        <w:div w:id="691997200">
          <w:marLeft w:val="640"/>
          <w:marRight w:val="0"/>
          <w:marTop w:val="0"/>
          <w:marBottom w:val="0"/>
          <w:divBdr>
            <w:top w:val="none" w:sz="0" w:space="0" w:color="auto"/>
            <w:left w:val="none" w:sz="0" w:space="0" w:color="auto"/>
            <w:bottom w:val="none" w:sz="0" w:space="0" w:color="auto"/>
            <w:right w:val="none" w:sz="0" w:space="0" w:color="auto"/>
          </w:divBdr>
        </w:div>
        <w:div w:id="633875263">
          <w:marLeft w:val="640"/>
          <w:marRight w:val="0"/>
          <w:marTop w:val="0"/>
          <w:marBottom w:val="0"/>
          <w:divBdr>
            <w:top w:val="none" w:sz="0" w:space="0" w:color="auto"/>
            <w:left w:val="none" w:sz="0" w:space="0" w:color="auto"/>
            <w:bottom w:val="none" w:sz="0" w:space="0" w:color="auto"/>
            <w:right w:val="none" w:sz="0" w:space="0" w:color="auto"/>
          </w:divBdr>
        </w:div>
        <w:div w:id="598374333">
          <w:marLeft w:val="640"/>
          <w:marRight w:val="0"/>
          <w:marTop w:val="0"/>
          <w:marBottom w:val="0"/>
          <w:divBdr>
            <w:top w:val="none" w:sz="0" w:space="0" w:color="auto"/>
            <w:left w:val="none" w:sz="0" w:space="0" w:color="auto"/>
            <w:bottom w:val="none" w:sz="0" w:space="0" w:color="auto"/>
            <w:right w:val="none" w:sz="0" w:space="0" w:color="auto"/>
          </w:divBdr>
        </w:div>
        <w:div w:id="965966681">
          <w:marLeft w:val="640"/>
          <w:marRight w:val="0"/>
          <w:marTop w:val="0"/>
          <w:marBottom w:val="0"/>
          <w:divBdr>
            <w:top w:val="none" w:sz="0" w:space="0" w:color="auto"/>
            <w:left w:val="none" w:sz="0" w:space="0" w:color="auto"/>
            <w:bottom w:val="none" w:sz="0" w:space="0" w:color="auto"/>
            <w:right w:val="none" w:sz="0" w:space="0" w:color="auto"/>
          </w:divBdr>
        </w:div>
        <w:div w:id="946423457">
          <w:marLeft w:val="640"/>
          <w:marRight w:val="0"/>
          <w:marTop w:val="0"/>
          <w:marBottom w:val="0"/>
          <w:divBdr>
            <w:top w:val="none" w:sz="0" w:space="0" w:color="auto"/>
            <w:left w:val="none" w:sz="0" w:space="0" w:color="auto"/>
            <w:bottom w:val="none" w:sz="0" w:space="0" w:color="auto"/>
            <w:right w:val="none" w:sz="0" w:space="0" w:color="auto"/>
          </w:divBdr>
        </w:div>
        <w:div w:id="591623500">
          <w:marLeft w:val="640"/>
          <w:marRight w:val="0"/>
          <w:marTop w:val="0"/>
          <w:marBottom w:val="0"/>
          <w:divBdr>
            <w:top w:val="none" w:sz="0" w:space="0" w:color="auto"/>
            <w:left w:val="none" w:sz="0" w:space="0" w:color="auto"/>
            <w:bottom w:val="none" w:sz="0" w:space="0" w:color="auto"/>
            <w:right w:val="none" w:sz="0" w:space="0" w:color="auto"/>
          </w:divBdr>
        </w:div>
        <w:div w:id="503789027">
          <w:marLeft w:val="640"/>
          <w:marRight w:val="0"/>
          <w:marTop w:val="0"/>
          <w:marBottom w:val="0"/>
          <w:divBdr>
            <w:top w:val="none" w:sz="0" w:space="0" w:color="auto"/>
            <w:left w:val="none" w:sz="0" w:space="0" w:color="auto"/>
            <w:bottom w:val="none" w:sz="0" w:space="0" w:color="auto"/>
            <w:right w:val="none" w:sz="0" w:space="0" w:color="auto"/>
          </w:divBdr>
        </w:div>
        <w:div w:id="1804225943">
          <w:marLeft w:val="640"/>
          <w:marRight w:val="0"/>
          <w:marTop w:val="0"/>
          <w:marBottom w:val="0"/>
          <w:divBdr>
            <w:top w:val="none" w:sz="0" w:space="0" w:color="auto"/>
            <w:left w:val="none" w:sz="0" w:space="0" w:color="auto"/>
            <w:bottom w:val="none" w:sz="0" w:space="0" w:color="auto"/>
            <w:right w:val="none" w:sz="0" w:space="0" w:color="auto"/>
          </w:divBdr>
        </w:div>
        <w:div w:id="1078137915">
          <w:marLeft w:val="640"/>
          <w:marRight w:val="0"/>
          <w:marTop w:val="0"/>
          <w:marBottom w:val="0"/>
          <w:divBdr>
            <w:top w:val="none" w:sz="0" w:space="0" w:color="auto"/>
            <w:left w:val="none" w:sz="0" w:space="0" w:color="auto"/>
            <w:bottom w:val="none" w:sz="0" w:space="0" w:color="auto"/>
            <w:right w:val="none" w:sz="0" w:space="0" w:color="auto"/>
          </w:divBdr>
        </w:div>
        <w:div w:id="777066687">
          <w:marLeft w:val="640"/>
          <w:marRight w:val="0"/>
          <w:marTop w:val="0"/>
          <w:marBottom w:val="0"/>
          <w:divBdr>
            <w:top w:val="none" w:sz="0" w:space="0" w:color="auto"/>
            <w:left w:val="none" w:sz="0" w:space="0" w:color="auto"/>
            <w:bottom w:val="none" w:sz="0" w:space="0" w:color="auto"/>
            <w:right w:val="none" w:sz="0" w:space="0" w:color="auto"/>
          </w:divBdr>
        </w:div>
        <w:div w:id="1622111407">
          <w:marLeft w:val="640"/>
          <w:marRight w:val="0"/>
          <w:marTop w:val="0"/>
          <w:marBottom w:val="0"/>
          <w:divBdr>
            <w:top w:val="none" w:sz="0" w:space="0" w:color="auto"/>
            <w:left w:val="none" w:sz="0" w:space="0" w:color="auto"/>
            <w:bottom w:val="none" w:sz="0" w:space="0" w:color="auto"/>
            <w:right w:val="none" w:sz="0" w:space="0" w:color="auto"/>
          </w:divBdr>
        </w:div>
        <w:div w:id="281350009">
          <w:marLeft w:val="640"/>
          <w:marRight w:val="0"/>
          <w:marTop w:val="0"/>
          <w:marBottom w:val="0"/>
          <w:divBdr>
            <w:top w:val="none" w:sz="0" w:space="0" w:color="auto"/>
            <w:left w:val="none" w:sz="0" w:space="0" w:color="auto"/>
            <w:bottom w:val="none" w:sz="0" w:space="0" w:color="auto"/>
            <w:right w:val="none" w:sz="0" w:space="0" w:color="auto"/>
          </w:divBdr>
        </w:div>
        <w:div w:id="707531100">
          <w:marLeft w:val="640"/>
          <w:marRight w:val="0"/>
          <w:marTop w:val="0"/>
          <w:marBottom w:val="0"/>
          <w:divBdr>
            <w:top w:val="none" w:sz="0" w:space="0" w:color="auto"/>
            <w:left w:val="none" w:sz="0" w:space="0" w:color="auto"/>
            <w:bottom w:val="none" w:sz="0" w:space="0" w:color="auto"/>
            <w:right w:val="none" w:sz="0" w:space="0" w:color="auto"/>
          </w:divBdr>
        </w:div>
        <w:div w:id="357852581">
          <w:marLeft w:val="640"/>
          <w:marRight w:val="0"/>
          <w:marTop w:val="0"/>
          <w:marBottom w:val="0"/>
          <w:divBdr>
            <w:top w:val="none" w:sz="0" w:space="0" w:color="auto"/>
            <w:left w:val="none" w:sz="0" w:space="0" w:color="auto"/>
            <w:bottom w:val="none" w:sz="0" w:space="0" w:color="auto"/>
            <w:right w:val="none" w:sz="0" w:space="0" w:color="auto"/>
          </w:divBdr>
        </w:div>
        <w:div w:id="146944365">
          <w:marLeft w:val="640"/>
          <w:marRight w:val="0"/>
          <w:marTop w:val="0"/>
          <w:marBottom w:val="0"/>
          <w:divBdr>
            <w:top w:val="none" w:sz="0" w:space="0" w:color="auto"/>
            <w:left w:val="none" w:sz="0" w:space="0" w:color="auto"/>
            <w:bottom w:val="none" w:sz="0" w:space="0" w:color="auto"/>
            <w:right w:val="none" w:sz="0" w:space="0" w:color="auto"/>
          </w:divBdr>
        </w:div>
        <w:div w:id="1020089092">
          <w:marLeft w:val="640"/>
          <w:marRight w:val="0"/>
          <w:marTop w:val="0"/>
          <w:marBottom w:val="0"/>
          <w:divBdr>
            <w:top w:val="none" w:sz="0" w:space="0" w:color="auto"/>
            <w:left w:val="none" w:sz="0" w:space="0" w:color="auto"/>
            <w:bottom w:val="none" w:sz="0" w:space="0" w:color="auto"/>
            <w:right w:val="none" w:sz="0" w:space="0" w:color="auto"/>
          </w:divBdr>
        </w:div>
        <w:div w:id="1671643028">
          <w:marLeft w:val="640"/>
          <w:marRight w:val="0"/>
          <w:marTop w:val="0"/>
          <w:marBottom w:val="0"/>
          <w:divBdr>
            <w:top w:val="none" w:sz="0" w:space="0" w:color="auto"/>
            <w:left w:val="none" w:sz="0" w:space="0" w:color="auto"/>
            <w:bottom w:val="none" w:sz="0" w:space="0" w:color="auto"/>
            <w:right w:val="none" w:sz="0" w:space="0" w:color="auto"/>
          </w:divBdr>
        </w:div>
        <w:div w:id="942415613">
          <w:marLeft w:val="640"/>
          <w:marRight w:val="0"/>
          <w:marTop w:val="0"/>
          <w:marBottom w:val="0"/>
          <w:divBdr>
            <w:top w:val="none" w:sz="0" w:space="0" w:color="auto"/>
            <w:left w:val="none" w:sz="0" w:space="0" w:color="auto"/>
            <w:bottom w:val="none" w:sz="0" w:space="0" w:color="auto"/>
            <w:right w:val="none" w:sz="0" w:space="0" w:color="auto"/>
          </w:divBdr>
        </w:div>
        <w:div w:id="1322738294">
          <w:marLeft w:val="640"/>
          <w:marRight w:val="0"/>
          <w:marTop w:val="0"/>
          <w:marBottom w:val="0"/>
          <w:divBdr>
            <w:top w:val="none" w:sz="0" w:space="0" w:color="auto"/>
            <w:left w:val="none" w:sz="0" w:space="0" w:color="auto"/>
            <w:bottom w:val="none" w:sz="0" w:space="0" w:color="auto"/>
            <w:right w:val="none" w:sz="0" w:space="0" w:color="auto"/>
          </w:divBdr>
        </w:div>
        <w:div w:id="1740663805">
          <w:marLeft w:val="640"/>
          <w:marRight w:val="0"/>
          <w:marTop w:val="0"/>
          <w:marBottom w:val="0"/>
          <w:divBdr>
            <w:top w:val="none" w:sz="0" w:space="0" w:color="auto"/>
            <w:left w:val="none" w:sz="0" w:space="0" w:color="auto"/>
            <w:bottom w:val="none" w:sz="0" w:space="0" w:color="auto"/>
            <w:right w:val="none" w:sz="0" w:space="0" w:color="auto"/>
          </w:divBdr>
        </w:div>
        <w:div w:id="1894731470">
          <w:marLeft w:val="640"/>
          <w:marRight w:val="0"/>
          <w:marTop w:val="0"/>
          <w:marBottom w:val="0"/>
          <w:divBdr>
            <w:top w:val="none" w:sz="0" w:space="0" w:color="auto"/>
            <w:left w:val="none" w:sz="0" w:space="0" w:color="auto"/>
            <w:bottom w:val="none" w:sz="0" w:space="0" w:color="auto"/>
            <w:right w:val="none" w:sz="0" w:space="0" w:color="auto"/>
          </w:divBdr>
        </w:div>
        <w:div w:id="1608347849">
          <w:marLeft w:val="640"/>
          <w:marRight w:val="0"/>
          <w:marTop w:val="0"/>
          <w:marBottom w:val="0"/>
          <w:divBdr>
            <w:top w:val="none" w:sz="0" w:space="0" w:color="auto"/>
            <w:left w:val="none" w:sz="0" w:space="0" w:color="auto"/>
            <w:bottom w:val="none" w:sz="0" w:space="0" w:color="auto"/>
            <w:right w:val="none" w:sz="0" w:space="0" w:color="auto"/>
          </w:divBdr>
        </w:div>
        <w:div w:id="2057729470">
          <w:marLeft w:val="640"/>
          <w:marRight w:val="0"/>
          <w:marTop w:val="0"/>
          <w:marBottom w:val="0"/>
          <w:divBdr>
            <w:top w:val="none" w:sz="0" w:space="0" w:color="auto"/>
            <w:left w:val="none" w:sz="0" w:space="0" w:color="auto"/>
            <w:bottom w:val="none" w:sz="0" w:space="0" w:color="auto"/>
            <w:right w:val="none" w:sz="0" w:space="0" w:color="auto"/>
          </w:divBdr>
        </w:div>
        <w:div w:id="303389506">
          <w:marLeft w:val="640"/>
          <w:marRight w:val="0"/>
          <w:marTop w:val="0"/>
          <w:marBottom w:val="0"/>
          <w:divBdr>
            <w:top w:val="none" w:sz="0" w:space="0" w:color="auto"/>
            <w:left w:val="none" w:sz="0" w:space="0" w:color="auto"/>
            <w:bottom w:val="none" w:sz="0" w:space="0" w:color="auto"/>
            <w:right w:val="none" w:sz="0" w:space="0" w:color="auto"/>
          </w:divBdr>
        </w:div>
        <w:div w:id="383142683">
          <w:marLeft w:val="640"/>
          <w:marRight w:val="0"/>
          <w:marTop w:val="0"/>
          <w:marBottom w:val="0"/>
          <w:divBdr>
            <w:top w:val="none" w:sz="0" w:space="0" w:color="auto"/>
            <w:left w:val="none" w:sz="0" w:space="0" w:color="auto"/>
            <w:bottom w:val="none" w:sz="0" w:space="0" w:color="auto"/>
            <w:right w:val="none" w:sz="0" w:space="0" w:color="auto"/>
          </w:divBdr>
        </w:div>
        <w:div w:id="1975744991">
          <w:marLeft w:val="640"/>
          <w:marRight w:val="0"/>
          <w:marTop w:val="0"/>
          <w:marBottom w:val="0"/>
          <w:divBdr>
            <w:top w:val="none" w:sz="0" w:space="0" w:color="auto"/>
            <w:left w:val="none" w:sz="0" w:space="0" w:color="auto"/>
            <w:bottom w:val="none" w:sz="0" w:space="0" w:color="auto"/>
            <w:right w:val="none" w:sz="0" w:space="0" w:color="auto"/>
          </w:divBdr>
        </w:div>
        <w:div w:id="269245121">
          <w:marLeft w:val="640"/>
          <w:marRight w:val="0"/>
          <w:marTop w:val="0"/>
          <w:marBottom w:val="0"/>
          <w:divBdr>
            <w:top w:val="none" w:sz="0" w:space="0" w:color="auto"/>
            <w:left w:val="none" w:sz="0" w:space="0" w:color="auto"/>
            <w:bottom w:val="none" w:sz="0" w:space="0" w:color="auto"/>
            <w:right w:val="none" w:sz="0" w:space="0" w:color="auto"/>
          </w:divBdr>
        </w:div>
        <w:div w:id="782842053">
          <w:marLeft w:val="640"/>
          <w:marRight w:val="0"/>
          <w:marTop w:val="0"/>
          <w:marBottom w:val="0"/>
          <w:divBdr>
            <w:top w:val="none" w:sz="0" w:space="0" w:color="auto"/>
            <w:left w:val="none" w:sz="0" w:space="0" w:color="auto"/>
            <w:bottom w:val="none" w:sz="0" w:space="0" w:color="auto"/>
            <w:right w:val="none" w:sz="0" w:space="0" w:color="auto"/>
          </w:divBdr>
        </w:div>
        <w:div w:id="1878664214">
          <w:marLeft w:val="640"/>
          <w:marRight w:val="0"/>
          <w:marTop w:val="0"/>
          <w:marBottom w:val="0"/>
          <w:divBdr>
            <w:top w:val="none" w:sz="0" w:space="0" w:color="auto"/>
            <w:left w:val="none" w:sz="0" w:space="0" w:color="auto"/>
            <w:bottom w:val="none" w:sz="0" w:space="0" w:color="auto"/>
            <w:right w:val="none" w:sz="0" w:space="0" w:color="auto"/>
          </w:divBdr>
        </w:div>
        <w:div w:id="1610887955">
          <w:marLeft w:val="640"/>
          <w:marRight w:val="0"/>
          <w:marTop w:val="0"/>
          <w:marBottom w:val="0"/>
          <w:divBdr>
            <w:top w:val="none" w:sz="0" w:space="0" w:color="auto"/>
            <w:left w:val="none" w:sz="0" w:space="0" w:color="auto"/>
            <w:bottom w:val="none" w:sz="0" w:space="0" w:color="auto"/>
            <w:right w:val="none" w:sz="0" w:space="0" w:color="auto"/>
          </w:divBdr>
        </w:div>
        <w:div w:id="1836918591">
          <w:marLeft w:val="640"/>
          <w:marRight w:val="0"/>
          <w:marTop w:val="0"/>
          <w:marBottom w:val="0"/>
          <w:divBdr>
            <w:top w:val="none" w:sz="0" w:space="0" w:color="auto"/>
            <w:left w:val="none" w:sz="0" w:space="0" w:color="auto"/>
            <w:bottom w:val="none" w:sz="0" w:space="0" w:color="auto"/>
            <w:right w:val="none" w:sz="0" w:space="0" w:color="auto"/>
          </w:divBdr>
        </w:div>
        <w:div w:id="669989952">
          <w:marLeft w:val="640"/>
          <w:marRight w:val="0"/>
          <w:marTop w:val="0"/>
          <w:marBottom w:val="0"/>
          <w:divBdr>
            <w:top w:val="none" w:sz="0" w:space="0" w:color="auto"/>
            <w:left w:val="none" w:sz="0" w:space="0" w:color="auto"/>
            <w:bottom w:val="none" w:sz="0" w:space="0" w:color="auto"/>
            <w:right w:val="none" w:sz="0" w:space="0" w:color="auto"/>
          </w:divBdr>
        </w:div>
        <w:div w:id="2105610382">
          <w:marLeft w:val="640"/>
          <w:marRight w:val="0"/>
          <w:marTop w:val="0"/>
          <w:marBottom w:val="0"/>
          <w:divBdr>
            <w:top w:val="none" w:sz="0" w:space="0" w:color="auto"/>
            <w:left w:val="none" w:sz="0" w:space="0" w:color="auto"/>
            <w:bottom w:val="none" w:sz="0" w:space="0" w:color="auto"/>
            <w:right w:val="none" w:sz="0" w:space="0" w:color="auto"/>
          </w:divBdr>
        </w:div>
        <w:div w:id="503739442">
          <w:marLeft w:val="640"/>
          <w:marRight w:val="0"/>
          <w:marTop w:val="0"/>
          <w:marBottom w:val="0"/>
          <w:divBdr>
            <w:top w:val="none" w:sz="0" w:space="0" w:color="auto"/>
            <w:left w:val="none" w:sz="0" w:space="0" w:color="auto"/>
            <w:bottom w:val="none" w:sz="0" w:space="0" w:color="auto"/>
            <w:right w:val="none" w:sz="0" w:space="0" w:color="auto"/>
          </w:divBdr>
        </w:div>
        <w:div w:id="1095714646">
          <w:marLeft w:val="640"/>
          <w:marRight w:val="0"/>
          <w:marTop w:val="0"/>
          <w:marBottom w:val="0"/>
          <w:divBdr>
            <w:top w:val="none" w:sz="0" w:space="0" w:color="auto"/>
            <w:left w:val="none" w:sz="0" w:space="0" w:color="auto"/>
            <w:bottom w:val="none" w:sz="0" w:space="0" w:color="auto"/>
            <w:right w:val="none" w:sz="0" w:space="0" w:color="auto"/>
          </w:divBdr>
        </w:div>
        <w:div w:id="1213036729">
          <w:marLeft w:val="640"/>
          <w:marRight w:val="0"/>
          <w:marTop w:val="0"/>
          <w:marBottom w:val="0"/>
          <w:divBdr>
            <w:top w:val="none" w:sz="0" w:space="0" w:color="auto"/>
            <w:left w:val="none" w:sz="0" w:space="0" w:color="auto"/>
            <w:bottom w:val="none" w:sz="0" w:space="0" w:color="auto"/>
            <w:right w:val="none" w:sz="0" w:space="0" w:color="auto"/>
          </w:divBdr>
        </w:div>
        <w:div w:id="263803663">
          <w:marLeft w:val="640"/>
          <w:marRight w:val="0"/>
          <w:marTop w:val="0"/>
          <w:marBottom w:val="0"/>
          <w:divBdr>
            <w:top w:val="none" w:sz="0" w:space="0" w:color="auto"/>
            <w:left w:val="none" w:sz="0" w:space="0" w:color="auto"/>
            <w:bottom w:val="none" w:sz="0" w:space="0" w:color="auto"/>
            <w:right w:val="none" w:sz="0" w:space="0" w:color="auto"/>
          </w:divBdr>
        </w:div>
        <w:div w:id="280066286">
          <w:marLeft w:val="640"/>
          <w:marRight w:val="0"/>
          <w:marTop w:val="0"/>
          <w:marBottom w:val="0"/>
          <w:divBdr>
            <w:top w:val="none" w:sz="0" w:space="0" w:color="auto"/>
            <w:left w:val="none" w:sz="0" w:space="0" w:color="auto"/>
            <w:bottom w:val="none" w:sz="0" w:space="0" w:color="auto"/>
            <w:right w:val="none" w:sz="0" w:space="0" w:color="auto"/>
          </w:divBdr>
        </w:div>
        <w:div w:id="1569537058">
          <w:marLeft w:val="640"/>
          <w:marRight w:val="0"/>
          <w:marTop w:val="0"/>
          <w:marBottom w:val="0"/>
          <w:divBdr>
            <w:top w:val="none" w:sz="0" w:space="0" w:color="auto"/>
            <w:left w:val="none" w:sz="0" w:space="0" w:color="auto"/>
            <w:bottom w:val="none" w:sz="0" w:space="0" w:color="auto"/>
            <w:right w:val="none" w:sz="0" w:space="0" w:color="auto"/>
          </w:divBdr>
        </w:div>
        <w:div w:id="1982804023">
          <w:marLeft w:val="640"/>
          <w:marRight w:val="0"/>
          <w:marTop w:val="0"/>
          <w:marBottom w:val="0"/>
          <w:divBdr>
            <w:top w:val="none" w:sz="0" w:space="0" w:color="auto"/>
            <w:left w:val="none" w:sz="0" w:space="0" w:color="auto"/>
            <w:bottom w:val="none" w:sz="0" w:space="0" w:color="auto"/>
            <w:right w:val="none" w:sz="0" w:space="0" w:color="auto"/>
          </w:divBdr>
        </w:div>
        <w:div w:id="969896343">
          <w:marLeft w:val="640"/>
          <w:marRight w:val="0"/>
          <w:marTop w:val="0"/>
          <w:marBottom w:val="0"/>
          <w:divBdr>
            <w:top w:val="none" w:sz="0" w:space="0" w:color="auto"/>
            <w:left w:val="none" w:sz="0" w:space="0" w:color="auto"/>
            <w:bottom w:val="none" w:sz="0" w:space="0" w:color="auto"/>
            <w:right w:val="none" w:sz="0" w:space="0" w:color="auto"/>
          </w:divBdr>
        </w:div>
        <w:div w:id="1732533787">
          <w:marLeft w:val="640"/>
          <w:marRight w:val="0"/>
          <w:marTop w:val="0"/>
          <w:marBottom w:val="0"/>
          <w:divBdr>
            <w:top w:val="none" w:sz="0" w:space="0" w:color="auto"/>
            <w:left w:val="none" w:sz="0" w:space="0" w:color="auto"/>
            <w:bottom w:val="none" w:sz="0" w:space="0" w:color="auto"/>
            <w:right w:val="none" w:sz="0" w:space="0" w:color="auto"/>
          </w:divBdr>
        </w:div>
        <w:div w:id="1551451430">
          <w:marLeft w:val="640"/>
          <w:marRight w:val="0"/>
          <w:marTop w:val="0"/>
          <w:marBottom w:val="0"/>
          <w:divBdr>
            <w:top w:val="none" w:sz="0" w:space="0" w:color="auto"/>
            <w:left w:val="none" w:sz="0" w:space="0" w:color="auto"/>
            <w:bottom w:val="none" w:sz="0" w:space="0" w:color="auto"/>
            <w:right w:val="none" w:sz="0" w:space="0" w:color="auto"/>
          </w:divBdr>
        </w:div>
        <w:div w:id="1361279774">
          <w:marLeft w:val="640"/>
          <w:marRight w:val="0"/>
          <w:marTop w:val="0"/>
          <w:marBottom w:val="0"/>
          <w:divBdr>
            <w:top w:val="none" w:sz="0" w:space="0" w:color="auto"/>
            <w:left w:val="none" w:sz="0" w:space="0" w:color="auto"/>
            <w:bottom w:val="none" w:sz="0" w:space="0" w:color="auto"/>
            <w:right w:val="none" w:sz="0" w:space="0" w:color="auto"/>
          </w:divBdr>
        </w:div>
        <w:div w:id="1206674726">
          <w:marLeft w:val="640"/>
          <w:marRight w:val="0"/>
          <w:marTop w:val="0"/>
          <w:marBottom w:val="0"/>
          <w:divBdr>
            <w:top w:val="none" w:sz="0" w:space="0" w:color="auto"/>
            <w:left w:val="none" w:sz="0" w:space="0" w:color="auto"/>
            <w:bottom w:val="none" w:sz="0" w:space="0" w:color="auto"/>
            <w:right w:val="none" w:sz="0" w:space="0" w:color="auto"/>
          </w:divBdr>
        </w:div>
        <w:div w:id="397896474">
          <w:marLeft w:val="640"/>
          <w:marRight w:val="0"/>
          <w:marTop w:val="0"/>
          <w:marBottom w:val="0"/>
          <w:divBdr>
            <w:top w:val="none" w:sz="0" w:space="0" w:color="auto"/>
            <w:left w:val="none" w:sz="0" w:space="0" w:color="auto"/>
            <w:bottom w:val="none" w:sz="0" w:space="0" w:color="auto"/>
            <w:right w:val="none" w:sz="0" w:space="0" w:color="auto"/>
          </w:divBdr>
        </w:div>
        <w:div w:id="1771511122">
          <w:marLeft w:val="640"/>
          <w:marRight w:val="0"/>
          <w:marTop w:val="0"/>
          <w:marBottom w:val="0"/>
          <w:divBdr>
            <w:top w:val="none" w:sz="0" w:space="0" w:color="auto"/>
            <w:left w:val="none" w:sz="0" w:space="0" w:color="auto"/>
            <w:bottom w:val="none" w:sz="0" w:space="0" w:color="auto"/>
            <w:right w:val="none" w:sz="0" w:space="0" w:color="auto"/>
          </w:divBdr>
        </w:div>
        <w:div w:id="1712656535">
          <w:marLeft w:val="640"/>
          <w:marRight w:val="0"/>
          <w:marTop w:val="0"/>
          <w:marBottom w:val="0"/>
          <w:divBdr>
            <w:top w:val="none" w:sz="0" w:space="0" w:color="auto"/>
            <w:left w:val="none" w:sz="0" w:space="0" w:color="auto"/>
            <w:bottom w:val="none" w:sz="0" w:space="0" w:color="auto"/>
            <w:right w:val="none" w:sz="0" w:space="0" w:color="auto"/>
          </w:divBdr>
        </w:div>
        <w:div w:id="263611981">
          <w:marLeft w:val="640"/>
          <w:marRight w:val="0"/>
          <w:marTop w:val="0"/>
          <w:marBottom w:val="0"/>
          <w:divBdr>
            <w:top w:val="none" w:sz="0" w:space="0" w:color="auto"/>
            <w:left w:val="none" w:sz="0" w:space="0" w:color="auto"/>
            <w:bottom w:val="none" w:sz="0" w:space="0" w:color="auto"/>
            <w:right w:val="none" w:sz="0" w:space="0" w:color="auto"/>
          </w:divBdr>
        </w:div>
        <w:div w:id="889847859">
          <w:marLeft w:val="640"/>
          <w:marRight w:val="0"/>
          <w:marTop w:val="0"/>
          <w:marBottom w:val="0"/>
          <w:divBdr>
            <w:top w:val="none" w:sz="0" w:space="0" w:color="auto"/>
            <w:left w:val="none" w:sz="0" w:space="0" w:color="auto"/>
            <w:bottom w:val="none" w:sz="0" w:space="0" w:color="auto"/>
            <w:right w:val="none" w:sz="0" w:space="0" w:color="auto"/>
          </w:divBdr>
        </w:div>
        <w:div w:id="732897249">
          <w:marLeft w:val="640"/>
          <w:marRight w:val="0"/>
          <w:marTop w:val="0"/>
          <w:marBottom w:val="0"/>
          <w:divBdr>
            <w:top w:val="none" w:sz="0" w:space="0" w:color="auto"/>
            <w:left w:val="none" w:sz="0" w:space="0" w:color="auto"/>
            <w:bottom w:val="none" w:sz="0" w:space="0" w:color="auto"/>
            <w:right w:val="none" w:sz="0" w:space="0" w:color="auto"/>
          </w:divBdr>
        </w:div>
        <w:div w:id="359746816">
          <w:marLeft w:val="640"/>
          <w:marRight w:val="0"/>
          <w:marTop w:val="0"/>
          <w:marBottom w:val="0"/>
          <w:divBdr>
            <w:top w:val="none" w:sz="0" w:space="0" w:color="auto"/>
            <w:left w:val="none" w:sz="0" w:space="0" w:color="auto"/>
            <w:bottom w:val="none" w:sz="0" w:space="0" w:color="auto"/>
            <w:right w:val="none" w:sz="0" w:space="0" w:color="auto"/>
          </w:divBdr>
        </w:div>
        <w:div w:id="546377016">
          <w:marLeft w:val="640"/>
          <w:marRight w:val="0"/>
          <w:marTop w:val="0"/>
          <w:marBottom w:val="0"/>
          <w:divBdr>
            <w:top w:val="none" w:sz="0" w:space="0" w:color="auto"/>
            <w:left w:val="none" w:sz="0" w:space="0" w:color="auto"/>
            <w:bottom w:val="none" w:sz="0" w:space="0" w:color="auto"/>
            <w:right w:val="none" w:sz="0" w:space="0" w:color="auto"/>
          </w:divBdr>
        </w:div>
        <w:div w:id="844368771">
          <w:marLeft w:val="640"/>
          <w:marRight w:val="0"/>
          <w:marTop w:val="0"/>
          <w:marBottom w:val="0"/>
          <w:divBdr>
            <w:top w:val="none" w:sz="0" w:space="0" w:color="auto"/>
            <w:left w:val="none" w:sz="0" w:space="0" w:color="auto"/>
            <w:bottom w:val="none" w:sz="0" w:space="0" w:color="auto"/>
            <w:right w:val="none" w:sz="0" w:space="0" w:color="auto"/>
          </w:divBdr>
        </w:div>
        <w:div w:id="1033727462">
          <w:marLeft w:val="640"/>
          <w:marRight w:val="0"/>
          <w:marTop w:val="0"/>
          <w:marBottom w:val="0"/>
          <w:divBdr>
            <w:top w:val="none" w:sz="0" w:space="0" w:color="auto"/>
            <w:left w:val="none" w:sz="0" w:space="0" w:color="auto"/>
            <w:bottom w:val="none" w:sz="0" w:space="0" w:color="auto"/>
            <w:right w:val="none" w:sz="0" w:space="0" w:color="auto"/>
          </w:divBdr>
        </w:div>
        <w:div w:id="920721538">
          <w:marLeft w:val="640"/>
          <w:marRight w:val="0"/>
          <w:marTop w:val="0"/>
          <w:marBottom w:val="0"/>
          <w:divBdr>
            <w:top w:val="none" w:sz="0" w:space="0" w:color="auto"/>
            <w:left w:val="none" w:sz="0" w:space="0" w:color="auto"/>
            <w:bottom w:val="none" w:sz="0" w:space="0" w:color="auto"/>
            <w:right w:val="none" w:sz="0" w:space="0" w:color="auto"/>
          </w:divBdr>
        </w:div>
        <w:div w:id="817109122">
          <w:marLeft w:val="640"/>
          <w:marRight w:val="0"/>
          <w:marTop w:val="0"/>
          <w:marBottom w:val="0"/>
          <w:divBdr>
            <w:top w:val="none" w:sz="0" w:space="0" w:color="auto"/>
            <w:left w:val="none" w:sz="0" w:space="0" w:color="auto"/>
            <w:bottom w:val="none" w:sz="0" w:space="0" w:color="auto"/>
            <w:right w:val="none" w:sz="0" w:space="0" w:color="auto"/>
          </w:divBdr>
        </w:div>
        <w:div w:id="892153769">
          <w:marLeft w:val="640"/>
          <w:marRight w:val="0"/>
          <w:marTop w:val="0"/>
          <w:marBottom w:val="0"/>
          <w:divBdr>
            <w:top w:val="none" w:sz="0" w:space="0" w:color="auto"/>
            <w:left w:val="none" w:sz="0" w:space="0" w:color="auto"/>
            <w:bottom w:val="none" w:sz="0" w:space="0" w:color="auto"/>
            <w:right w:val="none" w:sz="0" w:space="0" w:color="auto"/>
          </w:divBdr>
        </w:div>
        <w:div w:id="2028288547">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563506">
      <w:bodyDiv w:val="1"/>
      <w:marLeft w:val="0"/>
      <w:marRight w:val="0"/>
      <w:marTop w:val="0"/>
      <w:marBottom w:val="0"/>
      <w:divBdr>
        <w:top w:val="none" w:sz="0" w:space="0" w:color="auto"/>
        <w:left w:val="none" w:sz="0" w:space="0" w:color="auto"/>
        <w:bottom w:val="none" w:sz="0" w:space="0" w:color="auto"/>
        <w:right w:val="none" w:sz="0" w:space="0" w:color="auto"/>
      </w:divBdr>
      <w:divsChild>
        <w:div w:id="642000456">
          <w:marLeft w:val="640"/>
          <w:marRight w:val="0"/>
          <w:marTop w:val="0"/>
          <w:marBottom w:val="0"/>
          <w:divBdr>
            <w:top w:val="none" w:sz="0" w:space="0" w:color="auto"/>
            <w:left w:val="none" w:sz="0" w:space="0" w:color="auto"/>
            <w:bottom w:val="none" w:sz="0" w:space="0" w:color="auto"/>
            <w:right w:val="none" w:sz="0" w:space="0" w:color="auto"/>
          </w:divBdr>
        </w:div>
        <w:div w:id="847671748">
          <w:marLeft w:val="640"/>
          <w:marRight w:val="0"/>
          <w:marTop w:val="0"/>
          <w:marBottom w:val="0"/>
          <w:divBdr>
            <w:top w:val="none" w:sz="0" w:space="0" w:color="auto"/>
            <w:left w:val="none" w:sz="0" w:space="0" w:color="auto"/>
            <w:bottom w:val="none" w:sz="0" w:space="0" w:color="auto"/>
            <w:right w:val="none" w:sz="0" w:space="0" w:color="auto"/>
          </w:divBdr>
        </w:div>
        <w:div w:id="414938829">
          <w:marLeft w:val="640"/>
          <w:marRight w:val="0"/>
          <w:marTop w:val="0"/>
          <w:marBottom w:val="0"/>
          <w:divBdr>
            <w:top w:val="none" w:sz="0" w:space="0" w:color="auto"/>
            <w:left w:val="none" w:sz="0" w:space="0" w:color="auto"/>
            <w:bottom w:val="none" w:sz="0" w:space="0" w:color="auto"/>
            <w:right w:val="none" w:sz="0" w:space="0" w:color="auto"/>
          </w:divBdr>
        </w:div>
        <w:div w:id="1341738324">
          <w:marLeft w:val="640"/>
          <w:marRight w:val="0"/>
          <w:marTop w:val="0"/>
          <w:marBottom w:val="0"/>
          <w:divBdr>
            <w:top w:val="none" w:sz="0" w:space="0" w:color="auto"/>
            <w:left w:val="none" w:sz="0" w:space="0" w:color="auto"/>
            <w:bottom w:val="none" w:sz="0" w:space="0" w:color="auto"/>
            <w:right w:val="none" w:sz="0" w:space="0" w:color="auto"/>
          </w:divBdr>
        </w:div>
        <w:div w:id="1034887922">
          <w:marLeft w:val="640"/>
          <w:marRight w:val="0"/>
          <w:marTop w:val="0"/>
          <w:marBottom w:val="0"/>
          <w:divBdr>
            <w:top w:val="none" w:sz="0" w:space="0" w:color="auto"/>
            <w:left w:val="none" w:sz="0" w:space="0" w:color="auto"/>
            <w:bottom w:val="none" w:sz="0" w:space="0" w:color="auto"/>
            <w:right w:val="none" w:sz="0" w:space="0" w:color="auto"/>
          </w:divBdr>
        </w:div>
        <w:div w:id="658195430">
          <w:marLeft w:val="640"/>
          <w:marRight w:val="0"/>
          <w:marTop w:val="0"/>
          <w:marBottom w:val="0"/>
          <w:divBdr>
            <w:top w:val="none" w:sz="0" w:space="0" w:color="auto"/>
            <w:left w:val="none" w:sz="0" w:space="0" w:color="auto"/>
            <w:bottom w:val="none" w:sz="0" w:space="0" w:color="auto"/>
            <w:right w:val="none" w:sz="0" w:space="0" w:color="auto"/>
          </w:divBdr>
        </w:div>
        <w:div w:id="1950814381">
          <w:marLeft w:val="640"/>
          <w:marRight w:val="0"/>
          <w:marTop w:val="0"/>
          <w:marBottom w:val="0"/>
          <w:divBdr>
            <w:top w:val="none" w:sz="0" w:space="0" w:color="auto"/>
            <w:left w:val="none" w:sz="0" w:space="0" w:color="auto"/>
            <w:bottom w:val="none" w:sz="0" w:space="0" w:color="auto"/>
            <w:right w:val="none" w:sz="0" w:space="0" w:color="auto"/>
          </w:divBdr>
        </w:div>
        <w:div w:id="996303273">
          <w:marLeft w:val="640"/>
          <w:marRight w:val="0"/>
          <w:marTop w:val="0"/>
          <w:marBottom w:val="0"/>
          <w:divBdr>
            <w:top w:val="none" w:sz="0" w:space="0" w:color="auto"/>
            <w:left w:val="none" w:sz="0" w:space="0" w:color="auto"/>
            <w:bottom w:val="none" w:sz="0" w:space="0" w:color="auto"/>
            <w:right w:val="none" w:sz="0" w:space="0" w:color="auto"/>
          </w:divBdr>
        </w:div>
        <w:div w:id="940376977">
          <w:marLeft w:val="640"/>
          <w:marRight w:val="0"/>
          <w:marTop w:val="0"/>
          <w:marBottom w:val="0"/>
          <w:divBdr>
            <w:top w:val="none" w:sz="0" w:space="0" w:color="auto"/>
            <w:left w:val="none" w:sz="0" w:space="0" w:color="auto"/>
            <w:bottom w:val="none" w:sz="0" w:space="0" w:color="auto"/>
            <w:right w:val="none" w:sz="0" w:space="0" w:color="auto"/>
          </w:divBdr>
        </w:div>
        <w:div w:id="1814758891">
          <w:marLeft w:val="640"/>
          <w:marRight w:val="0"/>
          <w:marTop w:val="0"/>
          <w:marBottom w:val="0"/>
          <w:divBdr>
            <w:top w:val="none" w:sz="0" w:space="0" w:color="auto"/>
            <w:left w:val="none" w:sz="0" w:space="0" w:color="auto"/>
            <w:bottom w:val="none" w:sz="0" w:space="0" w:color="auto"/>
            <w:right w:val="none" w:sz="0" w:space="0" w:color="auto"/>
          </w:divBdr>
        </w:div>
        <w:div w:id="545798334">
          <w:marLeft w:val="640"/>
          <w:marRight w:val="0"/>
          <w:marTop w:val="0"/>
          <w:marBottom w:val="0"/>
          <w:divBdr>
            <w:top w:val="none" w:sz="0" w:space="0" w:color="auto"/>
            <w:left w:val="none" w:sz="0" w:space="0" w:color="auto"/>
            <w:bottom w:val="none" w:sz="0" w:space="0" w:color="auto"/>
            <w:right w:val="none" w:sz="0" w:space="0" w:color="auto"/>
          </w:divBdr>
        </w:div>
        <w:div w:id="1540819431">
          <w:marLeft w:val="640"/>
          <w:marRight w:val="0"/>
          <w:marTop w:val="0"/>
          <w:marBottom w:val="0"/>
          <w:divBdr>
            <w:top w:val="none" w:sz="0" w:space="0" w:color="auto"/>
            <w:left w:val="none" w:sz="0" w:space="0" w:color="auto"/>
            <w:bottom w:val="none" w:sz="0" w:space="0" w:color="auto"/>
            <w:right w:val="none" w:sz="0" w:space="0" w:color="auto"/>
          </w:divBdr>
        </w:div>
        <w:div w:id="1991861392">
          <w:marLeft w:val="640"/>
          <w:marRight w:val="0"/>
          <w:marTop w:val="0"/>
          <w:marBottom w:val="0"/>
          <w:divBdr>
            <w:top w:val="none" w:sz="0" w:space="0" w:color="auto"/>
            <w:left w:val="none" w:sz="0" w:space="0" w:color="auto"/>
            <w:bottom w:val="none" w:sz="0" w:space="0" w:color="auto"/>
            <w:right w:val="none" w:sz="0" w:space="0" w:color="auto"/>
          </w:divBdr>
        </w:div>
        <w:div w:id="423840046">
          <w:marLeft w:val="640"/>
          <w:marRight w:val="0"/>
          <w:marTop w:val="0"/>
          <w:marBottom w:val="0"/>
          <w:divBdr>
            <w:top w:val="none" w:sz="0" w:space="0" w:color="auto"/>
            <w:left w:val="none" w:sz="0" w:space="0" w:color="auto"/>
            <w:bottom w:val="none" w:sz="0" w:space="0" w:color="auto"/>
            <w:right w:val="none" w:sz="0" w:space="0" w:color="auto"/>
          </w:divBdr>
        </w:div>
        <w:div w:id="91320754">
          <w:marLeft w:val="640"/>
          <w:marRight w:val="0"/>
          <w:marTop w:val="0"/>
          <w:marBottom w:val="0"/>
          <w:divBdr>
            <w:top w:val="none" w:sz="0" w:space="0" w:color="auto"/>
            <w:left w:val="none" w:sz="0" w:space="0" w:color="auto"/>
            <w:bottom w:val="none" w:sz="0" w:space="0" w:color="auto"/>
            <w:right w:val="none" w:sz="0" w:space="0" w:color="auto"/>
          </w:divBdr>
        </w:div>
        <w:div w:id="1436167767">
          <w:marLeft w:val="640"/>
          <w:marRight w:val="0"/>
          <w:marTop w:val="0"/>
          <w:marBottom w:val="0"/>
          <w:divBdr>
            <w:top w:val="none" w:sz="0" w:space="0" w:color="auto"/>
            <w:left w:val="none" w:sz="0" w:space="0" w:color="auto"/>
            <w:bottom w:val="none" w:sz="0" w:space="0" w:color="auto"/>
            <w:right w:val="none" w:sz="0" w:space="0" w:color="auto"/>
          </w:divBdr>
        </w:div>
        <w:div w:id="1486820301">
          <w:marLeft w:val="640"/>
          <w:marRight w:val="0"/>
          <w:marTop w:val="0"/>
          <w:marBottom w:val="0"/>
          <w:divBdr>
            <w:top w:val="none" w:sz="0" w:space="0" w:color="auto"/>
            <w:left w:val="none" w:sz="0" w:space="0" w:color="auto"/>
            <w:bottom w:val="none" w:sz="0" w:space="0" w:color="auto"/>
            <w:right w:val="none" w:sz="0" w:space="0" w:color="auto"/>
          </w:divBdr>
        </w:div>
        <w:div w:id="632640153">
          <w:marLeft w:val="640"/>
          <w:marRight w:val="0"/>
          <w:marTop w:val="0"/>
          <w:marBottom w:val="0"/>
          <w:divBdr>
            <w:top w:val="none" w:sz="0" w:space="0" w:color="auto"/>
            <w:left w:val="none" w:sz="0" w:space="0" w:color="auto"/>
            <w:bottom w:val="none" w:sz="0" w:space="0" w:color="auto"/>
            <w:right w:val="none" w:sz="0" w:space="0" w:color="auto"/>
          </w:divBdr>
        </w:div>
        <w:div w:id="1432357446">
          <w:marLeft w:val="640"/>
          <w:marRight w:val="0"/>
          <w:marTop w:val="0"/>
          <w:marBottom w:val="0"/>
          <w:divBdr>
            <w:top w:val="none" w:sz="0" w:space="0" w:color="auto"/>
            <w:left w:val="none" w:sz="0" w:space="0" w:color="auto"/>
            <w:bottom w:val="none" w:sz="0" w:space="0" w:color="auto"/>
            <w:right w:val="none" w:sz="0" w:space="0" w:color="auto"/>
          </w:divBdr>
        </w:div>
        <w:div w:id="426971489">
          <w:marLeft w:val="640"/>
          <w:marRight w:val="0"/>
          <w:marTop w:val="0"/>
          <w:marBottom w:val="0"/>
          <w:divBdr>
            <w:top w:val="none" w:sz="0" w:space="0" w:color="auto"/>
            <w:left w:val="none" w:sz="0" w:space="0" w:color="auto"/>
            <w:bottom w:val="none" w:sz="0" w:space="0" w:color="auto"/>
            <w:right w:val="none" w:sz="0" w:space="0" w:color="auto"/>
          </w:divBdr>
        </w:div>
        <w:div w:id="1244605482">
          <w:marLeft w:val="640"/>
          <w:marRight w:val="0"/>
          <w:marTop w:val="0"/>
          <w:marBottom w:val="0"/>
          <w:divBdr>
            <w:top w:val="none" w:sz="0" w:space="0" w:color="auto"/>
            <w:left w:val="none" w:sz="0" w:space="0" w:color="auto"/>
            <w:bottom w:val="none" w:sz="0" w:space="0" w:color="auto"/>
            <w:right w:val="none" w:sz="0" w:space="0" w:color="auto"/>
          </w:divBdr>
        </w:div>
        <w:div w:id="1779250542">
          <w:marLeft w:val="640"/>
          <w:marRight w:val="0"/>
          <w:marTop w:val="0"/>
          <w:marBottom w:val="0"/>
          <w:divBdr>
            <w:top w:val="none" w:sz="0" w:space="0" w:color="auto"/>
            <w:left w:val="none" w:sz="0" w:space="0" w:color="auto"/>
            <w:bottom w:val="none" w:sz="0" w:space="0" w:color="auto"/>
            <w:right w:val="none" w:sz="0" w:space="0" w:color="auto"/>
          </w:divBdr>
        </w:div>
        <w:div w:id="1715302115">
          <w:marLeft w:val="640"/>
          <w:marRight w:val="0"/>
          <w:marTop w:val="0"/>
          <w:marBottom w:val="0"/>
          <w:divBdr>
            <w:top w:val="none" w:sz="0" w:space="0" w:color="auto"/>
            <w:left w:val="none" w:sz="0" w:space="0" w:color="auto"/>
            <w:bottom w:val="none" w:sz="0" w:space="0" w:color="auto"/>
            <w:right w:val="none" w:sz="0" w:space="0" w:color="auto"/>
          </w:divBdr>
        </w:div>
        <w:div w:id="456070118">
          <w:marLeft w:val="640"/>
          <w:marRight w:val="0"/>
          <w:marTop w:val="0"/>
          <w:marBottom w:val="0"/>
          <w:divBdr>
            <w:top w:val="none" w:sz="0" w:space="0" w:color="auto"/>
            <w:left w:val="none" w:sz="0" w:space="0" w:color="auto"/>
            <w:bottom w:val="none" w:sz="0" w:space="0" w:color="auto"/>
            <w:right w:val="none" w:sz="0" w:space="0" w:color="auto"/>
          </w:divBdr>
        </w:div>
        <w:div w:id="1836846305">
          <w:marLeft w:val="640"/>
          <w:marRight w:val="0"/>
          <w:marTop w:val="0"/>
          <w:marBottom w:val="0"/>
          <w:divBdr>
            <w:top w:val="none" w:sz="0" w:space="0" w:color="auto"/>
            <w:left w:val="none" w:sz="0" w:space="0" w:color="auto"/>
            <w:bottom w:val="none" w:sz="0" w:space="0" w:color="auto"/>
            <w:right w:val="none" w:sz="0" w:space="0" w:color="auto"/>
          </w:divBdr>
        </w:div>
        <w:div w:id="753939370">
          <w:marLeft w:val="640"/>
          <w:marRight w:val="0"/>
          <w:marTop w:val="0"/>
          <w:marBottom w:val="0"/>
          <w:divBdr>
            <w:top w:val="none" w:sz="0" w:space="0" w:color="auto"/>
            <w:left w:val="none" w:sz="0" w:space="0" w:color="auto"/>
            <w:bottom w:val="none" w:sz="0" w:space="0" w:color="auto"/>
            <w:right w:val="none" w:sz="0" w:space="0" w:color="auto"/>
          </w:divBdr>
        </w:div>
        <w:div w:id="660087897">
          <w:marLeft w:val="640"/>
          <w:marRight w:val="0"/>
          <w:marTop w:val="0"/>
          <w:marBottom w:val="0"/>
          <w:divBdr>
            <w:top w:val="none" w:sz="0" w:space="0" w:color="auto"/>
            <w:left w:val="none" w:sz="0" w:space="0" w:color="auto"/>
            <w:bottom w:val="none" w:sz="0" w:space="0" w:color="auto"/>
            <w:right w:val="none" w:sz="0" w:space="0" w:color="auto"/>
          </w:divBdr>
        </w:div>
        <w:div w:id="2021736945">
          <w:marLeft w:val="640"/>
          <w:marRight w:val="0"/>
          <w:marTop w:val="0"/>
          <w:marBottom w:val="0"/>
          <w:divBdr>
            <w:top w:val="none" w:sz="0" w:space="0" w:color="auto"/>
            <w:left w:val="none" w:sz="0" w:space="0" w:color="auto"/>
            <w:bottom w:val="none" w:sz="0" w:space="0" w:color="auto"/>
            <w:right w:val="none" w:sz="0" w:space="0" w:color="auto"/>
          </w:divBdr>
        </w:div>
        <w:div w:id="1666938534">
          <w:marLeft w:val="640"/>
          <w:marRight w:val="0"/>
          <w:marTop w:val="0"/>
          <w:marBottom w:val="0"/>
          <w:divBdr>
            <w:top w:val="none" w:sz="0" w:space="0" w:color="auto"/>
            <w:left w:val="none" w:sz="0" w:space="0" w:color="auto"/>
            <w:bottom w:val="none" w:sz="0" w:space="0" w:color="auto"/>
            <w:right w:val="none" w:sz="0" w:space="0" w:color="auto"/>
          </w:divBdr>
        </w:div>
        <w:div w:id="1457063968">
          <w:marLeft w:val="640"/>
          <w:marRight w:val="0"/>
          <w:marTop w:val="0"/>
          <w:marBottom w:val="0"/>
          <w:divBdr>
            <w:top w:val="none" w:sz="0" w:space="0" w:color="auto"/>
            <w:left w:val="none" w:sz="0" w:space="0" w:color="auto"/>
            <w:bottom w:val="none" w:sz="0" w:space="0" w:color="auto"/>
            <w:right w:val="none" w:sz="0" w:space="0" w:color="auto"/>
          </w:divBdr>
        </w:div>
        <w:div w:id="1353147880">
          <w:marLeft w:val="640"/>
          <w:marRight w:val="0"/>
          <w:marTop w:val="0"/>
          <w:marBottom w:val="0"/>
          <w:divBdr>
            <w:top w:val="none" w:sz="0" w:space="0" w:color="auto"/>
            <w:left w:val="none" w:sz="0" w:space="0" w:color="auto"/>
            <w:bottom w:val="none" w:sz="0" w:space="0" w:color="auto"/>
            <w:right w:val="none" w:sz="0" w:space="0" w:color="auto"/>
          </w:divBdr>
        </w:div>
        <w:div w:id="458257265">
          <w:marLeft w:val="640"/>
          <w:marRight w:val="0"/>
          <w:marTop w:val="0"/>
          <w:marBottom w:val="0"/>
          <w:divBdr>
            <w:top w:val="none" w:sz="0" w:space="0" w:color="auto"/>
            <w:left w:val="none" w:sz="0" w:space="0" w:color="auto"/>
            <w:bottom w:val="none" w:sz="0" w:space="0" w:color="auto"/>
            <w:right w:val="none" w:sz="0" w:space="0" w:color="auto"/>
          </w:divBdr>
        </w:div>
        <w:div w:id="1624725043">
          <w:marLeft w:val="640"/>
          <w:marRight w:val="0"/>
          <w:marTop w:val="0"/>
          <w:marBottom w:val="0"/>
          <w:divBdr>
            <w:top w:val="none" w:sz="0" w:space="0" w:color="auto"/>
            <w:left w:val="none" w:sz="0" w:space="0" w:color="auto"/>
            <w:bottom w:val="none" w:sz="0" w:space="0" w:color="auto"/>
            <w:right w:val="none" w:sz="0" w:space="0" w:color="auto"/>
          </w:divBdr>
        </w:div>
        <w:div w:id="2027058457">
          <w:marLeft w:val="640"/>
          <w:marRight w:val="0"/>
          <w:marTop w:val="0"/>
          <w:marBottom w:val="0"/>
          <w:divBdr>
            <w:top w:val="none" w:sz="0" w:space="0" w:color="auto"/>
            <w:left w:val="none" w:sz="0" w:space="0" w:color="auto"/>
            <w:bottom w:val="none" w:sz="0" w:space="0" w:color="auto"/>
            <w:right w:val="none" w:sz="0" w:space="0" w:color="auto"/>
          </w:divBdr>
        </w:div>
        <w:div w:id="1645885802">
          <w:marLeft w:val="640"/>
          <w:marRight w:val="0"/>
          <w:marTop w:val="0"/>
          <w:marBottom w:val="0"/>
          <w:divBdr>
            <w:top w:val="none" w:sz="0" w:space="0" w:color="auto"/>
            <w:left w:val="none" w:sz="0" w:space="0" w:color="auto"/>
            <w:bottom w:val="none" w:sz="0" w:space="0" w:color="auto"/>
            <w:right w:val="none" w:sz="0" w:space="0" w:color="auto"/>
          </w:divBdr>
        </w:div>
        <w:div w:id="1039009143">
          <w:marLeft w:val="640"/>
          <w:marRight w:val="0"/>
          <w:marTop w:val="0"/>
          <w:marBottom w:val="0"/>
          <w:divBdr>
            <w:top w:val="none" w:sz="0" w:space="0" w:color="auto"/>
            <w:left w:val="none" w:sz="0" w:space="0" w:color="auto"/>
            <w:bottom w:val="none" w:sz="0" w:space="0" w:color="auto"/>
            <w:right w:val="none" w:sz="0" w:space="0" w:color="auto"/>
          </w:divBdr>
        </w:div>
        <w:div w:id="826748357">
          <w:marLeft w:val="640"/>
          <w:marRight w:val="0"/>
          <w:marTop w:val="0"/>
          <w:marBottom w:val="0"/>
          <w:divBdr>
            <w:top w:val="none" w:sz="0" w:space="0" w:color="auto"/>
            <w:left w:val="none" w:sz="0" w:space="0" w:color="auto"/>
            <w:bottom w:val="none" w:sz="0" w:space="0" w:color="auto"/>
            <w:right w:val="none" w:sz="0" w:space="0" w:color="auto"/>
          </w:divBdr>
        </w:div>
        <w:div w:id="1792165284">
          <w:marLeft w:val="640"/>
          <w:marRight w:val="0"/>
          <w:marTop w:val="0"/>
          <w:marBottom w:val="0"/>
          <w:divBdr>
            <w:top w:val="none" w:sz="0" w:space="0" w:color="auto"/>
            <w:left w:val="none" w:sz="0" w:space="0" w:color="auto"/>
            <w:bottom w:val="none" w:sz="0" w:space="0" w:color="auto"/>
            <w:right w:val="none" w:sz="0" w:space="0" w:color="auto"/>
          </w:divBdr>
        </w:div>
        <w:div w:id="1315257022">
          <w:marLeft w:val="640"/>
          <w:marRight w:val="0"/>
          <w:marTop w:val="0"/>
          <w:marBottom w:val="0"/>
          <w:divBdr>
            <w:top w:val="none" w:sz="0" w:space="0" w:color="auto"/>
            <w:left w:val="none" w:sz="0" w:space="0" w:color="auto"/>
            <w:bottom w:val="none" w:sz="0" w:space="0" w:color="auto"/>
            <w:right w:val="none" w:sz="0" w:space="0" w:color="auto"/>
          </w:divBdr>
        </w:div>
        <w:div w:id="700478766">
          <w:marLeft w:val="640"/>
          <w:marRight w:val="0"/>
          <w:marTop w:val="0"/>
          <w:marBottom w:val="0"/>
          <w:divBdr>
            <w:top w:val="none" w:sz="0" w:space="0" w:color="auto"/>
            <w:left w:val="none" w:sz="0" w:space="0" w:color="auto"/>
            <w:bottom w:val="none" w:sz="0" w:space="0" w:color="auto"/>
            <w:right w:val="none" w:sz="0" w:space="0" w:color="auto"/>
          </w:divBdr>
        </w:div>
        <w:div w:id="379329675">
          <w:marLeft w:val="640"/>
          <w:marRight w:val="0"/>
          <w:marTop w:val="0"/>
          <w:marBottom w:val="0"/>
          <w:divBdr>
            <w:top w:val="none" w:sz="0" w:space="0" w:color="auto"/>
            <w:left w:val="none" w:sz="0" w:space="0" w:color="auto"/>
            <w:bottom w:val="none" w:sz="0" w:space="0" w:color="auto"/>
            <w:right w:val="none" w:sz="0" w:space="0" w:color="auto"/>
          </w:divBdr>
        </w:div>
        <w:div w:id="175654506">
          <w:marLeft w:val="640"/>
          <w:marRight w:val="0"/>
          <w:marTop w:val="0"/>
          <w:marBottom w:val="0"/>
          <w:divBdr>
            <w:top w:val="none" w:sz="0" w:space="0" w:color="auto"/>
            <w:left w:val="none" w:sz="0" w:space="0" w:color="auto"/>
            <w:bottom w:val="none" w:sz="0" w:space="0" w:color="auto"/>
            <w:right w:val="none" w:sz="0" w:space="0" w:color="auto"/>
          </w:divBdr>
        </w:div>
        <w:div w:id="1913810607">
          <w:marLeft w:val="640"/>
          <w:marRight w:val="0"/>
          <w:marTop w:val="0"/>
          <w:marBottom w:val="0"/>
          <w:divBdr>
            <w:top w:val="none" w:sz="0" w:space="0" w:color="auto"/>
            <w:left w:val="none" w:sz="0" w:space="0" w:color="auto"/>
            <w:bottom w:val="none" w:sz="0" w:space="0" w:color="auto"/>
            <w:right w:val="none" w:sz="0" w:space="0" w:color="auto"/>
          </w:divBdr>
        </w:div>
        <w:div w:id="1750686086">
          <w:marLeft w:val="640"/>
          <w:marRight w:val="0"/>
          <w:marTop w:val="0"/>
          <w:marBottom w:val="0"/>
          <w:divBdr>
            <w:top w:val="none" w:sz="0" w:space="0" w:color="auto"/>
            <w:left w:val="none" w:sz="0" w:space="0" w:color="auto"/>
            <w:bottom w:val="none" w:sz="0" w:space="0" w:color="auto"/>
            <w:right w:val="none" w:sz="0" w:space="0" w:color="auto"/>
          </w:divBdr>
        </w:div>
        <w:div w:id="445320539">
          <w:marLeft w:val="640"/>
          <w:marRight w:val="0"/>
          <w:marTop w:val="0"/>
          <w:marBottom w:val="0"/>
          <w:divBdr>
            <w:top w:val="none" w:sz="0" w:space="0" w:color="auto"/>
            <w:left w:val="none" w:sz="0" w:space="0" w:color="auto"/>
            <w:bottom w:val="none" w:sz="0" w:space="0" w:color="auto"/>
            <w:right w:val="none" w:sz="0" w:space="0" w:color="auto"/>
          </w:divBdr>
        </w:div>
        <w:div w:id="1553618233">
          <w:marLeft w:val="640"/>
          <w:marRight w:val="0"/>
          <w:marTop w:val="0"/>
          <w:marBottom w:val="0"/>
          <w:divBdr>
            <w:top w:val="none" w:sz="0" w:space="0" w:color="auto"/>
            <w:left w:val="none" w:sz="0" w:space="0" w:color="auto"/>
            <w:bottom w:val="none" w:sz="0" w:space="0" w:color="auto"/>
            <w:right w:val="none" w:sz="0" w:space="0" w:color="auto"/>
          </w:divBdr>
        </w:div>
        <w:div w:id="95637830">
          <w:marLeft w:val="640"/>
          <w:marRight w:val="0"/>
          <w:marTop w:val="0"/>
          <w:marBottom w:val="0"/>
          <w:divBdr>
            <w:top w:val="none" w:sz="0" w:space="0" w:color="auto"/>
            <w:left w:val="none" w:sz="0" w:space="0" w:color="auto"/>
            <w:bottom w:val="none" w:sz="0" w:space="0" w:color="auto"/>
            <w:right w:val="none" w:sz="0" w:space="0" w:color="auto"/>
          </w:divBdr>
        </w:div>
        <w:div w:id="2023125230">
          <w:marLeft w:val="640"/>
          <w:marRight w:val="0"/>
          <w:marTop w:val="0"/>
          <w:marBottom w:val="0"/>
          <w:divBdr>
            <w:top w:val="none" w:sz="0" w:space="0" w:color="auto"/>
            <w:left w:val="none" w:sz="0" w:space="0" w:color="auto"/>
            <w:bottom w:val="none" w:sz="0" w:space="0" w:color="auto"/>
            <w:right w:val="none" w:sz="0" w:space="0" w:color="auto"/>
          </w:divBdr>
        </w:div>
        <w:div w:id="1949969061">
          <w:marLeft w:val="640"/>
          <w:marRight w:val="0"/>
          <w:marTop w:val="0"/>
          <w:marBottom w:val="0"/>
          <w:divBdr>
            <w:top w:val="none" w:sz="0" w:space="0" w:color="auto"/>
            <w:left w:val="none" w:sz="0" w:space="0" w:color="auto"/>
            <w:bottom w:val="none" w:sz="0" w:space="0" w:color="auto"/>
            <w:right w:val="none" w:sz="0" w:space="0" w:color="auto"/>
          </w:divBdr>
        </w:div>
        <w:div w:id="599727771">
          <w:marLeft w:val="640"/>
          <w:marRight w:val="0"/>
          <w:marTop w:val="0"/>
          <w:marBottom w:val="0"/>
          <w:divBdr>
            <w:top w:val="none" w:sz="0" w:space="0" w:color="auto"/>
            <w:left w:val="none" w:sz="0" w:space="0" w:color="auto"/>
            <w:bottom w:val="none" w:sz="0" w:space="0" w:color="auto"/>
            <w:right w:val="none" w:sz="0" w:space="0" w:color="auto"/>
          </w:divBdr>
        </w:div>
        <w:div w:id="806700599">
          <w:marLeft w:val="640"/>
          <w:marRight w:val="0"/>
          <w:marTop w:val="0"/>
          <w:marBottom w:val="0"/>
          <w:divBdr>
            <w:top w:val="none" w:sz="0" w:space="0" w:color="auto"/>
            <w:left w:val="none" w:sz="0" w:space="0" w:color="auto"/>
            <w:bottom w:val="none" w:sz="0" w:space="0" w:color="auto"/>
            <w:right w:val="none" w:sz="0" w:space="0" w:color="auto"/>
          </w:divBdr>
        </w:div>
        <w:div w:id="1090277963">
          <w:marLeft w:val="640"/>
          <w:marRight w:val="0"/>
          <w:marTop w:val="0"/>
          <w:marBottom w:val="0"/>
          <w:divBdr>
            <w:top w:val="none" w:sz="0" w:space="0" w:color="auto"/>
            <w:left w:val="none" w:sz="0" w:space="0" w:color="auto"/>
            <w:bottom w:val="none" w:sz="0" w:space="0" w:color="auto"/>
            <w:right w:val="none" w:sz="0" w:space="0" w:color="auto"/>
          </w:divBdr>
        </w:div>
        <w:div w:id="657617426">
          <w:marLeft w:val="640"/>
          <w:marRight w:val="0"/>
          <w:marTop w:val="0"/>
          <w:marBottom w:val="0"/>
          <w:divBdr>
            <w:top w:val="none" w:sz="0" w:space="0" w:color="auto"/>
            <w:left w:val="none" w:sz="0" w:space="0" w:color="auto"/>
            <w:bottom w:val="none" w:sz="0" w:space="0" w:color="auto"/>
            <w:right w:val="none" w:sz="0" w:space="0" w:color="auto"/>
          </w:divBdr>
        </w:div>
        <w:div w:id="869338823">
          <w:marLeft w:val="640"/>
          <w:marRight w:val="0"/>
          <w:marTop w:val="0"/>
          <w:marBottom w:val="0"/>
          <w:divBdr>
            <w:top w:val="none" w:sz="0" w:space="0" w:color="auto"/>
            <w:left w:val="none" w:sz="0" w:space="0" w:color="auto"/>
            <w:bottom w:val="none" w:sz="0" w:space="0" w:color="auto"/>
            <w:right w:val="none" w:sz="0" w:space="0" w:color="auto"/>
          </w:divBdr>
        </w:div>
        <w:div w:id="1700886549">
          <w:marLeft w:val="640"/>
          <w:marRight w:val="0"/>
          <w:marTop w:val="0"/>
          <w:marBottom w:val="0"/>
          <w:divBdr>
            <w:top w:val="none" w:sz="0" w:space="0" w:color="auto"/>
            <w:left w:val="none" w:sz="0" w:space="0" w:color="auto"/>
            <w:bottom w:val="none" w:sz="0" w:space="0" w:color="auto"/>
            <w:right w:val="none" w:sz="0" w:space="0" w:color="auto"/>
          </w:divBdr>
        </w:div>
        <w:div w:id="1991326633">
          <w:marLeft w:val="640"/>
          <w:marRight w:val="0"/>
          <w:marTop w:val="0"/>
          <w:marBottom w:val="0"/>
          <w:divBdr>
            <w:top w:val="none" w:sz="0" w:space="0" w:color="auto"/>
            <w:left w:val="none" w:sz="0" w:space="0" w:color="auto"/>
            <w:bottom w:val="none" w:sz="0" w:space="0" w:color="auto"/>
            <w:right w:val="none" w:sz="0" w:space="0" w:color="auto"/>
          </w:divBdr>
        </w:div>
        <w:div w:id="1858888708">
          <w:marLeft w:val="640"/>
          <w:marRight w:val="0"/>
          <w:marTop w:val="0"/>
          <w:marBottom w:val="0"/>
          <w:divBdr>
            <w:top w:val="none" w:sz="0" w:space="0" w:color="auto"/>
            <w:left w:val="none" w:sz="0" w:space="0" w:color="auto"/>
            <w:bottom w:val="none" w:sz="0" w:space="0" w:color="auto"/>
            <w:right w:val="none" w:sz="0" w:space="0" w:color="auto"/>
          </w:divBdr>
        </w:div>
        <w:div w:id="29233508">
          <w:marLeft w:val="640"/>
          <w:marRight w:val="0"/>
          <w:marTop w:val="0"/>
          <w:marBottom w:val="0"/>
          <w:divBdr>
            <w:top w:val="none" w:sz="0" w:space="0" w:color="auto"/>
            <w:left w:val="none" w:sz="0" w:space="0" w:color="auto"/>
            <w:bottom w:val="none" w:sz="0" w:space="0" w:color="auto"/>
            <w:right w:val="none" w:sz="0" w:space="0" w:color="auto"/>
          </w:divBdr>
        </w:div>
        <w:div w:id="733312056">
          <w:marLeft w:val="640"/>
          <w:marRight w:val="0"/>
          <w:marTop w:val="0"/>
          <w:marBottom w:val="0"/>
          <w:divBdr>
            <w:top w:val="none" w:sz="0" w:space="0" w:color="auto"/>
            <w:left w:val="none" w:sz="0" w:space="0" w:color="auto"/>
            <w:bottom w:val="none" w:sz="0" w:space="0" w:color="auto"/>
            <w:right w:val="none" w:sz="0" w:space="0" w:color="auto"/>
          </w:divBdr>
        </w:div>
        <w:div w:id="690837553">
          <w:marLeft w:val="640"/>
          <w:marRight w:val="0"/>
          <w:marTop w:val="0"/>
          <w:marBottom w:val="0"/>
          <w:divBdr>
            <w:top w:val="none" w:sz="0" w:space="0" w:color="auto"/>
            <w:left w:val="none" w:sz="0" w:space="0" w:color="auto"/>
            <w:bottom w:val="none" w:sz="0" w:space="0" w:color="auto"/>
            <w:right w:val="none" w:sz="0" w:space="0" w:color="auto"/>
          </w:divBdr>
        </w:div>
        <w:div w:id="1860123825">
          <w:marLeft w:val="640"/>
          <w:marRight w:val="0"/>
          <w:marTop w:val="0"/>
          <w:marBottom w:val="0"/>
          <w:divBdr>
            <w:top w:val="none" w:sz="0" w:space="0" w:color="auto"/>
            <w:left w:val="none" w:sz="0" w:space="0" w:color="auto"/>
            <w:bottom w:val="none" w:sz="0" w:space="0" w:color="auto"/>
            <w:right w:val="none" w:sz="0" w:space="0" w:color="auto"/>
          </w:divBdr>
        </w:div>
        <w:div w:id="2015375360">
          <w:marLeft w:val="640"/>
          <w:marRight w:val="0"/>
          <w:marTop w:val="0"/>
          <w:marBottom w:val="0"/>
          <w:divBdr>
            <w:top w:val="none" w:sz="0" w:space="0" w:color="auto"/>
            <w:left w:val="none" w:sz="0" w:space="0" w:color="auto"/>
            <w:bottom w:val="none" w:sz="0" w:space="0" w:color="auto"/>
            <w:right w:val="none" w:sz="0" w:space="0" w:color="auto"/>
          </w:divBdr>
        </w:div>
        <w:div w:id="409738958">
          <w:marLeft w:val="640"/>
          <w:marRight w:val="0"/>
          <w:marTop w:val="0"/>
          <w:marBottom w:val="0"/>
          <w:divBdr>
            <w:top w:val="none" w:sz="0" w:space="0" w:color="auto"/>
            <w:left w:val="none" w:sz="0" w:space="0" w:color="auto"/>
            <w:bottom w:val="none" w:sz="0" w:space="0" w:color="auto"/>
            <w:right w:val="none" w:sz="0" w:space="0" w:color="auto"/>
          </w:divBdr>
        </w:div>
        <w:div w:id="1124617475">
          <w:marLeft w:val="640"/>
          <w:marRight w:val="0"/>
          <w:marTop w:val="0"/>
          <w:marBottom w:val="0"/>
          <w:divBdr>
            <w:top w:val="none" w:sz="0" w:space="0" w:color="auto"/>
            <w:left w:val="none" w:sz="0" w:space="0" w:color="auto"/>
            <w:bottom w:val="none" w:sz="0" w:space="0" w:color="auto"/>
            <w:right w:val="none" w:sz="0" w:space="0" w:color="auto"/>
          </w:divBdr>
        </w:div>
        <w:div w:id="433941663">
          <w:marLeft w:val="640"/>
          <w:marRight w:val="0"/>
          <w:marTop w:val="0"/>
          <w:marBottom w:val="0"/>
          <w:divBdr>
            <w:top w:val="none" w:sz="0" w:space="0" w:color="auto"/>
            <w:left w:val="none" w:sz="0" w:space="0" w:color="auto"/>
            <w:bottom w:val="none" w:sz="0" w:space="0" w:color="auto"/>
            <w:right w:val="none" w:sz="0" w:space="0" w:color="auto"/>
          </w:divBdr>
        </w:div>
        <w:div w:id="753477663">
          <w:marLeft w:val="640"/>
          <w:marRight w:val="0"/>
          <w:marTop w:val="0"/>
          <w:marBottom w:val="0"/>
          <w:divBdr>
            <w:top w:val="none" w:sz="0" w:space="0" w:color="auto"/>
            <w:left w:val="none" w:sz="0" w:space="0" w:color="auto"/>
            <w:bottom w:val="none" w:sz="0" w:space="0" w:color="auto"/>
            <w:right w:val="none" w:sz="0" w:space="0" w:color="auto"/>
          </w:divBdr>
        </w:div>
        <w:div w:id="1390035217">
          <w:marLeft w:val="640"/>
          <w:marRight w:val="0"/>
          <w:marTop w:val="0"/>
          <w:marBottom w:val="0"/>
          <w:divBdr>
            <w:top w:val="none" w:sz="0" w:space="0" w:color="auto"/>
            <w:left w:val="none" w:sz="0" w:space="0" w:color="auto"/>
            <w:bottom w:val="none" w:sz="0" w:space="0" w:color="auto"/>
            <w:right w:val="none" w:sz="0" w:space="0" w:color="auto"/>
          </w:divBdr>
        </w:div>
        <w:div w:id="1180631074">
          <w:marLeft w:val="640"/>
          <w:marRight w:val="0"/>
          <w:marTop w:val="0"/>
          <w:marBottom w:val="0"/>
          <w:divBdr>
            <w:top w:val="none" w:sz="0" w:space="0" w:color="auto"/>
            <w:left w:val="none" w:sz="0" w:space="0" w:color="auto"/>
            <w:bottom w:val="none" w:sz="0" w:space="0" w:color="auto"/>
            <w:right w:val="none" w:sz="0" w:space="0" w:color="auto"/>
          </w:divBdr>
        </w:div>
        <w:div w:id="560755047">
          <w:marLeft w:val="640"/>
          <w:marRight w:val="0"/>
          <w:marTop w:val="0"/>
          <w:marBottom w:val="0"/>
          <w:divBdr>
            <w:top w:val="none" w:sz="0" w:space="0" w:color="auto"/>
            <w:left w:val="none" w:sz="0" w:space="0" w:color="auto"/>
            <w:bottom w:val="none" w:sz="0" w:space="0" w:color="auto"/>
            <w:right w:val="none" w:sz="0" w:space="0" w:color="auto"/>
          </w:divBdr>
        </w:div>
        <w:div w:id="618604753">
          <w:marLeft w:val="640"/>
          <w:marRight w:val="0"/>
          <w:marTop w:val="0"/>
          <w:marBottom w:val="0"/>
          <w:divBdr>
            <w:top w:val="none" w:sz="0" w:space="0" w:color="auto"/>
            <w:left w:val="none" w:sz="0" w:space="0" w:color="auto"/>
            <w:bottom w:val="none" w:sz="0" w:space="0" w:color="auto"/>
            <w:right w:val="none" w:sz="0" w:space="0" w:color="auto"/>
          </w:divBdr>
        </w:div>
        <w:div w:id="1759598366">
          <w:marLeft w:val="640"/>
          <w:marRight w:val="0"/>
          <w:marTop w:val="0"/>
          <w:marBottom w:val="0"/>
          <w:divBdr>
            <w:top w:val="none" w:sz="0" w:space="0" w:color="auto"/>
            <w:left w:val="none" w:sz="0" w:space="0" w:color="auto"/>
            <w:bottom w:val="none" w:sz="0" w:space="0" w:color="auto"/>
            <w:right w:val="none" w:sz="0" w:space="0" w:color="auto"/>
          </w:divBdr>
        </w:div>
        <w:div w:id="1165779353">
          <w:marLeft w:val="640"/>
          <w:marRight w:val="0"/>
          <w:marTop w:val="0"/>
          <w:marBottom w:val="0"/>
          <w:divBdr>
            <w:top w:val="none" w:sz="0" w:space="0" w:color="auto"/>
            <w:left w:val="none" w:sz="0" w:space="0" w:color="auto"/>
            <w:bottom w:val="none" w:sz="0" w:space="0" w:color="auto"/>
            <w:right w:val="none" w:sz="0" w:space="0" w:color="auto"/>
          </w:divBdr>
        </w:div>
        <w:div w:id="1095856039">
          <w:marLeft w:val="640"/>
          <w:marRight w:val="0"/>
          <w:marTop w:val="0"/>
          <w:marBottom w:val="0"/>
          <w:divBdr>
            <w:top w:val="none" w:sz="0" w:space="0" w:color="auto"/>
            <w:left w:val="none" w:sz="0" w:space="0" w:color="auto"/>
            <w:bottom w:val="none" w:sz="0" w:space="0" w:color="auto"/>
            <w:right w:val="none" w:sz="0" w:space="0" w:color="auto"/>
          </w:divBdr>
        </w:div>
        <w:div w:id="167869424">
          <w:marLeft w:val="640"/>
          <w:marRight w:val="0"/>
          <w:marTop w:val="0"/>
          <w:marBottom w:val="0"/>
          <w:divBdr>
            <w:top w:val="none" w:sz="0" w:space="0" w:color="auto"/>
            <w:left w:val="none" w:sz="0" w:space="0" w:color="auto"/>
            <w:bottom w:val="none" w:sz="0" w:space="0" w:color="auto"/>
            <w:right w:val="none" w:sz="0" w:space="0" w:color="auto"/>
          </w:divBdr>
        </w:div>
        <w:div w:id="1696812017">
          <w:marLeft w:val="640"/>
          <w:marRight w:val="0"/>
          <w:marTop w:val="0"/>
          <w:marBottom w:val="0"/>
          <w:divBdr>
            <w:top w:val="none" w:sz="0" w:space="0" w:color="auto"/>
            <w:left w:val="none" w:sz="0" w:space="0" w:color="auto"/>
            <w:bottom w:val="none" w:sz="0" w:space="0" w:color="auto"/>
            <w:right w:val="none" w:sz="0" w:space="0" w:color="auto"/>
          </w:divBdr>
        </w:div>
        <w:div w:id="1948078740">
          <w:marLeft w:val="640"/>
          <w:marRight w:val="0"/>
          <w:marTop w:val="0"/>
          <w:marBottom w:val="0"/>
          <w:divBdr>
            <w:top w:val="none" w:sz="0" w:space="0" w:color="auto"/>
            <w:left w:val="none" w:sz="0" w:space="0" w:color="auto"/>
            <w:bottom w:val="none" w:sz="0" w:space="0" w:color="auto"/>
            <w:right w:val="none" w:sz="0" w:space="0" w:color="auto"/>
          </w:divBdr>
        </w:div>
        <w:div w:id="249776882">
          <w:marLeft w:val="640"/>
          <w:marRight w:val="0"/>
          <w:marTop w:val="0"/>
          <w:marBottom w:val="0"/>
          <w:divBdr>
            <w:top w:val="none" w:sz="0" w:space="0" w:color="auto"/>
            <w:left w:val="none" w:sz="0" w:space="0" w:color="auto"/>
            <w:bottom w:val="none" w:sz="0" w:space="0" w:color="auto"/>
            <w:right w:val="none" w:sz="0" w:space="0" w:color="auto"/>
          </w:divBdr>
        </w:div>
        <w:div w:id="1250774548">
          <w:marLeft w:val="640"/>
          <w:marRight w:val="0"/>
          <w:marTop w:val="0"/>
          <w:marBottom w:val="0"/>
          <w:divBdr>
            <w:top w:val="none" w:sz="0" w:space="0" w:color="auto"/>
            <w:left w:val="none" w:sz="0" w:space="0" w:color="auto"/>
            <w:bottom w:val="none" w:sz="0" w:space="0" w:color="auto"/>
            <w:right w:val="none" w:sz="0" w:space="0" w:color="auto"/>
          </w:divBdr>
        </w:div>
        <w:div w:id="1800344372">
          <w:marLeft w:val="640"/>
          <w:marRight w:val="0"/>
          <w:marTop w:val="0"/>
          <w:marBottom w:val="0"/>
          <w:divBdr>
            <w:top w:val="none" w:sz="0" w:space="0" w:color="auto"/>
            <w:left w:val="none" w:sz="0" w:space="0" w:color="auto"/>
            <w:bottom w:val="none" w:sz="0" w:space="0" w:color="auto"/>
            <w:right w:val="none" w:sz="0" w:space="0" w:color="auto"/>
          </w:divBdr>
        </w:div>
        <w:div w:id="1354574632">
          <w:marLeft w:val="640"/>
          <w:marRight w:val="0"/>
          <w:marTop w:val="0"/>
          <w:marBottom w:val="0"/>
          <w:divBdr>
            <w:top w:val="none" w:sz="0" w:space="0" w:color="auto"/>
            <w:left w:val="none" w:sz="0" w:space="0" w:color="auto"/>
            <w:bottom w:val="none" w:sz="0" w:space="0" w:color="auto"/>
            <w:right w:val="none" w:sz="0" w:space="0" w:color="auto"/>
          </w:divBdr>
        </w:div>
        <w:div w:id="563681905">
          <w:marLeft w:val="640"/>
          <w:marRight w:val="0"/>
          <w:marTop w:val="0"/>
          <w:marBottom w:val="0"/>
          <w:divBdr>
            <w:top w:val="none" w:sz="0" w:space="0" w:color="auto"/>
            <w:left w:val="none" w:sz="0" w:space="0" w:color="auto"/>
            <w:bottom w:val="none" w:sz="0" w:space="0" w:color="auto"/>
            <w:right w:val="none" w:sz="0" w:space="0" w:color="auto"/>
          </w:divBdr>
        </w:div>
        <w:div w:id="1878084402">
          <w:marLeft w:val="640"/>
          <w:marRight w:val="0"/>
          <w:marTop w:val="0"/>
          <w:marBottom w:val="0"/>
          <w:divBdr>
            <w:top w:val="none" w:sz="0" w:space="0" w:color="auto"/>
            <w:left w:val="none" w:sz="0" w:space="0" w:color="auto"/>
            <w:bottom w:val="none" w:sz="0" w:space="0" w:color="auto"/>
            <w:right w:val="none" w:sz="0" w:space="0" w:color="auto"/>
          </w:divBdr>
        </w:div>
        <w:div w:id="1335263007">
          <w:marLeft w:val="640"/>
          <w:marRight w:val="0"/>
          <w:marTop w:val="0"/>
          <w:marBottom w:val="0"/>
          <w:divBdr>
            <w:top w:val="none" w:sz="0" w:space="0" w:color="auto"/>
            <w:left w:val="none" w:sz="0" w:space="0" w:color="auto"/>
            <w:bottom w:val="none" w:sz="0" w:space="0" w:color="auto"/>
            <w:right w:val="none" w:sz="0" w:space="0" w:color="auto"/>
          </w:divBdr>
        </w:div>
        <w:div w:id="1911307859">
          <w:marLeft w:val="640"/>
          <w:marRight w:val="0"/>
          <w:marTop w:val="0"/>
          <w:marBottom w:val="0"/>
          <w:divBdr>
            <w:top w:val="none" w:sz="0" w:space="0" w:color="auto"/>
            <w:left w:val="none" w:sz="0" w:space="0" w:color="auto"/>
            <w:bottom w:val="none" w:sz="0" w:space="0" w:color="auto"/>
            <w:right w:val="none" w:sz="0" w:space="0" w:color="auto"/>
          </w:divBdr>
        </w:div>
        <w:div w:id="350962212">
          <w:marLeft w:val="640"/>
          <w:marRight w:val="0"/>
          <w:marTop w:val="0"/>
          <w:marBottom w:val="0"/>
          <w:divBdr>
            <w:top w:val="none" w:sz="0" w:space="0" w:color="auto"/>
            <w:left w:val="none" w:sz="0" w:space="0" w:color="auto"/>
            <w:bottom w:val="none" w:sz="0" w:space="0" w:color="auto"/>
            <w:right w:val="none" w:sz="0" w:space="0" w:color="auto"/>
          </w:divBdr>
        </w:div>
        <w:div w:id="206795737">
          <w:marLeft w:val="640"/>
          <w:marRight w:val="0"/>
          <w:marTop w:val="0"/>
          <w:marBottom w:val="0"/>
          <w:divBdr>
            <w:top w:val="none" w:sz="0" w:space="0" w:color="auto"/>
            <w:left w:val="none" w:sz="0" w:space="0" w:color="auto"/>
            <w:bottom w:val="none" w:sz="0" w:space="0" w:color="auto"/>
            <w:right w:val="none" w:sz="0" w:space="0" w:color="auto"/>
          </w:divBdr>
        </w:div>
        <w:div w:id="1956253533">
          <w:marLeft w:val="640"/>
          <w:marRight w:val="0"/>
          <w:marTop w:val="0"/>
          <w:marBottom w:val="0"/>
          <w:divBdr>
            <w:top w:val="none" w:sz="0" w:space="0" w:color="auto"/>
            <w:left w:val="none" w:sz="0" w:space="0" w:color="auto"/>
            <w:bottom w:val="none" w:sz="0" w:space="0" w:color="auto"/>
            <w:right w:val="none" w:sz="0" w:space="0" w:color="auto"/>
          </w:divBdr>
        </w:div>
        <w:div w:id="2080012071">
          <w:marLeft w:val="640"/>
          <w:marRight w:val="0"/>
          <w:marTop w:val="0"/>
          <w:marBottom w:val="0"/>
          <w:divBdr>
            <w:top w:val="none" w:sz="0" w:space="0" w:color="auto"/>
            <w:left w:val="none" w:sz="0" w:space="0" w:color="auto"/>
            <w:bottom w:val="none" w:sz="0" w:space="0" w:color="auto"/>
            <w:right w:val="none" w:sz="0" w:space="0" w:color="auto"/>
          </w:divBdr>
        </w:div>
        <w:div w:id="1093623326">
          <w:marLeft w:val="640"/>
          <w:marRight w:val="0"/>
          <w:marTop w:val="0"/>
          <w:marBottom w:val="0"/>
          <w:divBdr>
            <w:top w:val="none" w:sz="0" w:space="0" w:color="auto"/>
            <w:left w:val="none" w:sz="0" w:space="0" w:color="auto"/>
            <w:bottom w:val="none" w:sz="0" w:space="0" w:color="auto"/>
            <w:right w:val="none" w:sz="0" w:space="0" w:color="auto"/>
          </w:divBdr>
        </w:div>
        <w:div w:id="1196113002">
          <w:marLeft w:val="640"/>
          <w:marRight w:val="0"/>
          <w:marTop w:val="0"/>
          <w:marBottom w:val="0"/>
          <w:divBdr>
            <w:top w:val="none" w:sz="0" w:space="0" w:color="auto"/>
            <w:left w:val="none" w:sz="0" w:space="0" w:color="auto"/>
            <w:bottom w:val="none" w:sz="0" w:space="0" w:color="auto"/>
            <w:right w:val="none" w:sz="0" w:space="0" w:color="auto"/>
          </w:divBdr>
        </w:div>
        <w:div w:id="1386367685">
          <w:marLeft w:val="640"/>
          <w:marRight w:val="0"/>
          <w:marTop w:val="0"/>
          <w:marBottom w:val="0"/>
          <w:divBdr>
            <w:top w:val="none" w:sz="0" w:space="0" w:color="auto"/>
            <w:left w:val="none" w:sz="0" w:space="0" w:color="auto"/>
            <w:bottom w:val="none" w:sz="0" w:space="0" w:color="auto"/>
            <w:right w:val="none" w:sz="0" w:space="0" w:color="auto"/>
          </w:divBdr>
        </w:div>
        <w:div w:id="116022802">
          <w:marLeft w:val="640"/>
          <w:marRight w:val="0"/>
          <w:marTop w:val="0"/>
          <w:marBottom w:val="0"/>
          <w:divBdr>
            <w:top w:val="none" w:sz="0" w:space="0" w:color="auto"/>
            <w:left w:val="none" w:sz="0" w:space="0" w:color="auto"/>
            <w:bottom w:val="none" w:sz="0" w:space="0" w:color="auto"/>
            <w:right w:val="none" w:sz="0" w:space="0" w:color="auto"/>
          </w:divBdr>
        </w:div>
        <w:div w:id="1915120100">
          <w:marLeft w:val="640"/>
          <w:marRight w:val="0"/>
          <w:marTop w:val="0"/>
          <w:marBottom w:val="0"/>
          <w:divBdr>
            <w:top w:val="none" w:sz="0" w:space="0" w:color="auto"/>
            <w:left w:val="none" w:sz="0" w:space="0" w:color="auto"/>
            <w:bottom w:val="none" w:sz="0" w:space="0" w:color="auto"/>
            <w:right w:val="none" w:sz="0" w:space="0" w:color="auto"/>
          </w:divBdr>
        </w:div>
        <w:div w:id="1847133060">
          <w:marLeft w:val="640"/>
          <w:marRight w:val="0"/>
          <w:marTop w:val="0"/>
          <w:marBottom w:val="0"/>
          <w:divBdr>
            <w:top w:val="none" w:sz="0" w:space="0" w:color="auto"/>
            <w:left w:val="none" w:sz="0" w:space="0" w:color="auto"/>
            <w:bottom w:val="none" w:sz="0" w:space="0" w:color="auto"/>
            <w:right w:val="none" w:sz="0" w:space="0" w:color="auto"/>
          </w:divBdr>
        </w:div>
        <w:div w:id="1777141274">
          <w:marLeft w:val="640"/>
          <w:marRight w:val="0"/>
          <w:marTop w:val="0"/>
          <w:marBottom w:val="0"/>
          <w:divBdr>
            <w:top w:val="none" w:sz="0" w:space="0" w:color="auto"/>
            <w:left w:val="none" w:sz="0" w:space="0" w:color="auto"/>
            <w:bottom w:val="none" w:sz="0" w:space="0" w:color="auto"/>
            <w:right w:val="none" w:sz="0" w:space="0" w:color="auto"/>
          </w:divBdr>
        </w:div>
        <w:div w:id="678582105">
          <w:marLeft w:val="640"/>
          <w:marRight w:val="0"/>
          <w:marTop w:val="0"/>
          <w:marBottom w:val="0"/>
          <w:divBdr>
            <w:top w:val="none" w:sz="0" w:space="0" w:color="auto"/>
            <w:left w:val="none" w:sz="0" w:space="0" w:color="auto"/>
            <w:bottom w:val="none" w:sz="0" w:space="0" w:color="auto"/>
            <w:right w:val="none" w:sz="0" w:space="0" w:color="auto"/>
          </w:divBdr>
        </w:div>
        <w:div w:id="555354730">
          <w:marLeft w:val="640"/>
          <w:marRight w:val="0"/>
          <w:marTop w:val="0"/>
          <w:marBottom w:val="0"/>
          <w:divBdr>
            <w:top w:val="none" w:sz="0" w:space="0" w:color="auto"/>
            <w:left w:val="none" w:sz="0" w:space="0" w:color="auto"/>
            <w:bottom w:val="none" w:sz="0" w:space="0" w:color="auto"/>
            <w:right w:val="none" w:sz="0" w:space="0" w:color="auto"/>
          </w:divBdr>
        </w:div>
        <w:div w:id="434524876">
          <w:marLeft w:val="640"/>
          <w:marRight w:val="0"/>
          <w:marTop w:val="0"/>
          <w:marBottom w:val="0"/>
          <w:divBdr>
            <w:top w:val="none" w:sz="0" w:space="0" w:color="auto"/>
            <w:left w:val="none" w:sz="0" w:space="0" w:color="auto"/>
            <w:bottom w:val="none" w:sz="0" w:space="0" w:color="auto"/>
            <w:right w:val="none" w:sz="0" w:space="0" w:color="auto"/>
          </w:divBdr>
        </w:div>
        <w:div w:id="1926302433">
          <w:marLeft w:val="640"/>
          <w:marRight w:val="0"/>
          <w:marTop w:val="0"/>
          <w:marBottom w:val="0"/>
          <w:divBdr>
            <w:top w:val="none" w:sz="0" w:space="0" w:color="auto"/>
            <w:left w:val="none" w:sz="0" w:space="0" w:color="auto"/>
            <w:bottom w:val="none" w:sz="0" w:space="0" w:color="auto"/>
            <w:right w:val="none" w:sz="0" w:space="0" w:color="auto"/>
          </w:divBdr>
        </w:div>
        <w:div w:id="1691956070">
          <w:marLeft w:val="640"/>
          <w:marRight w:val="0"/>
          <w:marTop w:val="0"/>
          <w:marBottom w:val="0"/>
          <w:divBdr>
            <w:top w:val="none" w:sz="0" w:space="0" w:color="auto"/>
            <w:left w:val="none" w:sz="0" w:space="0" w:color="auto"/>
            <w:bottom w:val="none" w:sz="0" w:space="0" w:color="auto"/>
            <w:right w:val="none" w:sz="0" w:space="0" w:color="auto"/>
          </w:divBdr>
        </w:div>
        <w:div w:id="1824001931">
          <w:marLeft w:val="640"/>
          <w:marRight w:val="0"/>
          <w:marTop w:val="0"/>
          <w:marBottom w:val="0"/>
          <w:divBdr>
            <w:top w:val="none" w:sz="0" w:space="0" w:color="auto"/>
            <w:left w:val="none" w:sz="0" w:space="0" w:color="auto"/>
            <w:bottom w:val="none" w:sz="0" w:space="0" w:color="auto"/>
            <w:right w:val="none" w:sz="0" w:space="0" w:color="auto"/>
          </w:divBdr>
        </w:div>
        <w:div w:id="1224029043">
          <w:marLeft w:val="640"/>
          <w:marRight w:val="0"/>
          <w:marTop w:val="0"/>
          <w:marBottom w:val="0"/>
          <w:divBdr>
            <w:top w:val="none" w:sz="0" w:space="0" w:color="auto"/>
            <w:left w:val="none" w:sz="0" w:space="0" w:color="auto"/>
            <w:bottom w:val="none" w:sz="0" w:space="0" w:color="auto"/>
            <w:right w:val="none" w:sz="0" w:space="0" w:color="auto"/>
          </w:divBdr>
        </w:div>
        <w:div w:id="1590846777">
          <w:marLeft w:val="640"/>
          <w:marRight w:val="0"/>
          <w:marTop w:val="0"/>
          <w:marBottom w:val="0"/>
          <w:divBdr>
            <w:top w:val="none" w:sz="0" w:space="0" w:color="auto"/>
            <w:left w:val="none" w:sz="0" w:space="0" w:color="auto"/>
            <w:bottom w:val="none" w:sz="0" w:space="0" w:color="auto"/>
            <w:right w:val="none" w:sz="0" w:space="0" w:color="auto"/>
          </w:divBdr>
        </w:div>
        <w:div w:id="1446344605">
          <w:marLeft w:val="640"/>
          <w:marRight w:val="0"/>
          <w:marTop w:val="0"/>
          <w:marBottom w:val="0"/>
          <w:divBdr>
            <w:top w:val="none" w:sz="0" w:space="0" w:color="auto"/>
            <w:left w:val="none" w:sz="0" w:space="0" w:color="auto"/>
            <w:bottom w:val="none" w:sz="0" w:space="0" w:color="auto"/>
            <w:right w:val="none" w:sz="0" w:space="0" w:color="auto"/>
          </w:divBdr>
        </w:div>
        <w:div w:id="1844660942">
          <w:marLeft w:val="640"/>
          <w:marRight w:val="0"/>
          <w:marTop w:val="0"/>
          <w:marBottom w:val="0"/>
          <w:divBdr>
            <w:top w:val="none" w:sz="0" w:space="0" w:color="auto"/>
            <w:left w:val="none" w:sz="0" w:space="0" w:color="auto"/>
            <w:bottom w:val="none" w:sz="0" w:space="0" w:color="auto"/>
            <w:right w:val="none" w:sz="0" w:space="0" w:color="auto"/>
          </w:divBdr>
        </w:div>
        <w:div w:id="1374430275">
          <w:marLeft w:val="640"/>
          <w:marRight w:val="0"/>
          <w:marTop w:val="0"/>
          <w:marBottom w:val="0"/>
          <w:divBdr>
            <w:top w:val="none" w:sz="0" w:space="0" w:color="auto"/>
            <w:left w:val="none" w:sz="0" w:space="0" w:color="auto"/>
            <w:bottom w:val="none" w:sz="0" w:space="0" w:color="auto"/>
            <w:right w:val="none" w:sz="0" w:space="0" w:color="auto"/>
          </w:divBdr>
        </w:div>
        <w:div w:id="1005323945">
          <w:marLeft w:val="640"/>
          <w:marRight w:val="0"/>
          <w:marTop w:val="0"/>
          <w:marBottom w:val="0"/>
          <w:divBdr>
            <w:top w:val="none" w:sz="0" w:space="0" w:color="auto"/>
            <w:left w:val="none" w:sz="0" w:space="0" w:color="auto"/>
            <w:bottom w:val="none" w:sz="0" w:space="0" w:color="auto"/>
            <w:right w:val="none" w:sz="0" w:space="0" w:color="auto"/>
          </w:divBdr>
        </w:div>
        <w:div w:id="334916849">
          <w:marLeft w:val="640"/>
          <w:marRight w:val="0"/>
          <w:marTop w:val="0"/>
          <w:marBottom w:val="0"/>
          <w:divBdr>
            <w:top w:val="none" w:sz="0" w:space="0" w:color="auto"/>
            <w:left w:val="none" w:sz="0" w:space="0" w:color="auto"/>
            <w:bottom w:val="none" w:sz="0" w:space="0" w:color="auto"/>
            <w:right w:val="none" w:sz="0" w:space="0" w:color="auto"/>
          </w:divBdr>
        </w:div>
        <w:div w:id="205336445">
          <w:marLeft w:val="640"/>
          <w:marRight w:val="0"/>
          <w:marTop w:val="0"/>
          <w:marBottom w:val="0"/>
          <w:divBdr>
            <w:top w:val="none" w:sz="0" w:space="0" w:color="auto"/>
            <w:left w:val="none" w:sz="0" w:space="0" w:color="auto"/>
            <w:bottom w:val="none" w:sz="0" w:space="0" w:color="auto"/>
            <w:right w:val="none" w:sz="0" w:space="0" w:color="auto"/>
          </w:divBdr>
        </w:div>
        <w:div w:id="1900051831">
          <w:marLeft w:val="640"/>
          <w:marRight w:val="0"/>
          <w:marTop w:val="0"/>
          <w:marBottom w:val="0"/>
          <w:divBdr>
            <w:top w:val="none" w:sz="0" w:space="0" w:color="auto"/>
            <w:left w:val="none" w:sz="0" w:space="0" w:color="auto"/>
            <w:bottom w:val="none" w:sz="0" w:space="0" w:color="auto"/>
            <w:right w:val="none" w:sz="0" w:space="0" w:color="auto"/>
          </w:divBdr>
        </w:div>
        <w:div w:id="2016763177">
          <w:marLeft w:val="640"/>
          <w:marRight w:val="0"/>
          <w:marTop w:val="0"/>
          <w:marBottom w:val="0"/>
          <w:divBdr>
            <w:top w:val="none" w:sz="0" w:space="0" w:color="auto"/>
            <w:left w:val="none" w:sz="0" w:space="0" w:color="auto"/>
            <w:bottom w:val="none" w:sz="0" w:space="0" w:color="auto"/>
            <w:right w:val="none" w:sz="0" w:space="0" w:color="auto"/>
          </w:divBdr>
        </w:div>
        <w:div w:id="536353280">
          <w:marLeft w:val="640"/>
          <w:marRight w:val="0"/>
          <w:marTop w:val="0"/>
          <w:marBottom w:val="0"/>
          <w:divBdr>
            <w:top w:val="none" w:sz="0" w:space="0" w:color="auto"/>
            <w:left w:val="none" w:sz="0" w:space="0" w:color="auto"/>
            <w:bottom w:val="none" w:sz="0" w:space="0" w:color="auto"/>
            <w:right w:val="none" w:sz="0" w:space="0" w:color="auto"/>
          </w:divBdr>
        </w:div>
        <w:div w:id="246697098">
          <w:marLeft w:val="640"/>
          <w:marRight w:val="0"/>
          <w:marTop w:val="0"/>
          <w:marBottom w:val="0"/>
          <w:divBdr>
            <w:top w:val="none" w:sz="0" w:space="0" w:color="auto"/>
            <w:left w:val="none" w:sz="0" w:space="0" w:color="auto"/>
            <w:bottom w:val="none" w:sz="0" w:space="0" w:color="auto"/>
            <w:right w:val="none" w:sz="0" w:space="0" w:color="auto"/>
          </w:divBdr>
        </w:div>
        <w:div w:id="1686439378">
          <w:marLeft w:val="640"/>
          <w:marRight w:val="0"/>
          <w:marTop w:val="0"/>
          <w:marBottom w:val="0"/>
          <w:divBdr>
            <w:top w:val="none" w:sz="0" w:space="0" w:color="auto"/>
            <w:left w:val="none" w:sz="0" w:space="0" w:color="auto"/>
            <w:bottom w:val="none" w:sz="0" w:space="0" w:color="auto"/>
            <w:right w:val="none" w:sz="0" w:space="0" w:color="auto"/>
          </w:divBdr>
        </w:div>
        <w:div w:id="1658924014">
          <w:marLeft w:val="640"/>
          <w:marRight w:val="0"/>
          <w:marTop w:val="0"/>
          <w:marBottom w:val="0"/>
          <w:divBdr>
            <w:top w:val="none" w:sz="0" w:space="0" w:color="auto"/>
            <w:left w:val="none" w:sz="0" w:space="0" w:color="auto"/>
            <w:bottom w:val="none" w:sz="0" w:space="0" w:color="auto"/>
            <w:right w:val="none" w:sz="0" w:space="0" w:color="auto"/>
          </w:divBdr>
        </w:div>
        <w:div w:id="1553925423">
          <w:marLeft w:val="640"/>
          <w:marRight w:val="0"/>
          <w:marTop w:val="0"/>
          <w:marBottom w:val="0"/>
          <w:divBdr>
            <w:top w:val="none" w:sz="0" w:space="0" w:color="auto"/>
            <w:left w:val="none" w:sz="0" w:space="0" w:color="auto"/>
            <w:bottom w:val="none" w:sz="0" w:space="0" w:color="auto"/>
            <w:right w:val="none" w:sz="0" w:space="0" w:color="auto"/>
          </w:divBdr>
        </w:div>
        <w:div w:id="1655571251">
          <w:marLeft w:val="640"/>
          <w:marRight w:val="0"/>
          <w:marTop w:val="0"/>
          <w:marBottom w:val="0"/>
          <w:divBdr>
            <w:top w:val="none" w:sz="0" w:space="0" w:color="auto"/>
            <w:left w:val="none" w:sz="0" w:space="0" w:color="auto"/>
            <w:bottom w:val="none" w:sz="0" w:space="0" w:color="auto"/>
            <w:right w:val="none" w:sz="0" w:space="0" w:color="auto"/>
          </w:divBdr>
        </w:div>
        <w:div w:id="1337146645">
          <w:marLeft w:val="640"/>
          <w:marRight w:val="0"/>
          <w:marTop w:val="0"/>
          <w:marBottom w:val="0"/>
          <w:divBdr>
            <w:top w:val="none" w:sz="0" w:space="0" w:color="auto"/>
            <w:left w:val="none" w:sz="0" w:space="0" w:color="auto"/>
            <w:bottom w:val="none" w:sz="0" w:space="0" w:color="auto"/>
            <w:right w:val="none" w:sz="0" w:space="0" w:color="auto"/>
          </w:divBdr>
        </w:div>
        <w:div w:id="1503159049">
          <w:marLeft w:val="640"/>
          <w:marRight w:val="0"/>
          <w:marTop w:val="0"/>
          <w:marBottom w:val="0"/>
          <w:divBdr>
            <w:top w:val="none" w:sz="0" w:space="0" w:color="auto"/>
            <w:left w:val="none" w:sz="0" w:space="0" w:color="auto"/>
            <w:bottom w:val="none" w:sz="0" w:space="0" w:color="auto"/>
            <w:right w:val="none" w:sz="0" w:space="0" w:color="auto"/>
          </w:divBdr>
        </w:div>
        <w:div w:id="2069180615">
          <w:marLeft w:val="640"/>
          <w:marRight w:val="0"/>
          <w:marTop w:val="0"/>
          <w:marBottom w:val="0"/>
          <w:divBdr>
            <w:top w:val="none" w:sz="0" w:space="0" w:color="auto"/>
            <w:left w:val="none" w:sz="0" w:space="0" w:color="auto"/>
            <w:bottom w:val="none" w:sz="0" w:space="0" w:color="auto"/>
            <w:right w:val="none" w:sz="0" w:space="0" w:color="auto"/>
          </w:divBdr>
        </w:div>
        <w:div w:id="1405301442">
          <w:marLeft w:val="640"/>
          <w:marRight w:val="0"/>
          <w:marTop w:val="0"/>
          <w:marBottom w:val="0"/>
          <w:divBdr>
            <w:top w:val="none" w:sz="0" w:space="0" w:color="auto"/>
            <w:left w:val="none" w:sz="0" w:space="0" w:color="auto"/>
            <w:bottom w:val="none" w:sz="0" w:space="0" w:color="auto"/>
            <w:right w:val="none" w:sz="0" w:space="0" w:color="auto"/>
          </w:divBdr>
        </w:div>
        <w:div w:id="1124664292">
          <w:marLeft w:val="640"/>
          <w:marRight w:val="0"/>
          <w:marTop w:val="0"/>
          <w:marBottom w:val="0"/>
          <w:divBdr>
            <w:top w:val="none" w:sz="0" w:space="0" w:color="auto"/>
            <w:left w:val="none" w:sz="0" w:space="0" w:color="auto"/>
            <w:bottom w:val="none" w:sz="0" w:space="0" w:color="auto"/>
            <w:right w:val="none" w:sz="0" w:space="0" w:color="auto"/>
          </w:divBdr>
        </w:div>
        <w:div w:id="1486892145">
          <w:marLeft w:val="640"/>
          <w:marRight w:val="0"/>
          <w:marTop w:val="0"/>
          <w:marBottom w:val="0"/>
          <w:divBdr>
            <w:top w:val="none" w:sz="0" w:space="0" w:color="auto"/>
            <w:left w:val="none" w:sz="0" w:space="0" w:color="auto"/>
            <w:bottom w:val="none" w:sz="0" w:space="0" w:color="auto"/>
            <w:right w:val="none" w:sz="0" w:space="0" w:color="auto"/>
          </w:divBdr>
        </w:div>
        <w:div w:id="2130781508">
          <w:marLeft w:val="640"/>
          <w:marRight w:val="0"/>
          <w:marTop w:val="0"/>
          <w:marBottom w:val="0"/>
          <w:divBdr>
            <w:top w:val="none" w:sz="0" w:space="0" w:color="auto"/>
            <w:left w:val="none" w:sz="0" w:space="0" w:color="auto"/>
            <w:bottom w:val="none" w:sz="0" w:space="0" w:color="auto"/>
            <w:right w:val="none" w:sz="0" w:space="0" w:color="auto"/>
          </w:divBdr>
        </w:div>
        <w:div w:id="748115027">
          <w:marLeft w:val="640"/>
          <w:marRight w:val="0"/>
          <w:marTop w:val="0"/>
          <w:marBottom w:val="0"/>
          <w:divBdr>
            <w:top w:val="none" w:sz="0" w:space="0" w:color="auto"/>
            <w:left w:val="none" w:sz="0" w:space="0" w:color="auto"/>
            <w:bottom w:val="none" w:sz="0" w:space="0" w:color="auto"/>
            <w:right w:val="none" w:sz="0" w:space="0" w:color="auto"/>
          </w:divBdr>
        </w:div>
        <w:div w:id="256914934">
          <w:marLeft w:val="640"/>
          <w:marRight w:val="0"/>
          <w:marTop w:val="0"/>
          <w:marBottom w:val="0"/>
          <w:divBdr>
            <w:top w:val="none" w:sz="0" w:space="0" w:color="auto"/>
            <w:left w:val="none" w:sz="0" w:space="0" w:color="auto"/>
            <w:bottom w:val="none" w:sz="0" w:space="0" w:color="auto"/>
            <w:right w:val="none" w:sz="0" w:space="0" w:color="auto"/>
          </w:divBdr>
        </w:div>
        <w:div w:id="710571387">
          <w:marLeft w:val="640"/>
          <w:marRight w:val="0"/>
          <w:marTop w:val="0"/>
          <w:marBottom w:val="0"/>
          <w:divBdr>
            <w:top w:val="none" w:sz="0" w:space="0" w:color="auto"/>
            <w:left w:val="none" w:sz="0" w:space="0" w:color="auto"/>
            <w:bottom w:val="none" w:sz="0" w:space="0" w:color="auto"/>
            <w:right w:val="none" w:sz="0" w:space="0" w:color="auto"/>
          </w:divBdr>
        </w:div>
        <w:div w:id="520511825">
          <w:marLeft w:val="640"/>
          <w:marRight w:val="0"/>
          <w:marTop w:val="0"/>
          <w:marBottom w:val="0"/>
          <w:divBdr>
            <w:top w:val="none" w:sz="0" w:space="0" w:color="auto"/>
            <w:left w:val="none" w:sz="0" w:space="0" w:color="auto"/>
            <w:bottom w:val="none" w:sz="0" w:space="0" w:color="auto"/>
            <w:right w:val="none" w:sz="0" w:space="0" w:color="auto"/>
          </w:divBdr>
        </w:div>
        <w:div w:id="75251408">
          <w:marLeft w:val="640"/>
          <w:marRight w:val="0"/>
          <w:marTop w:val="0"/>
          <w:marBottom w:val="0"/>
          <w:divBdr>
            <w:top w:val="none" w:sz="0" w:space="0" w:color="auto"/>
            <w:left w:val="none" w:sz="0" w:space="0" w:color="auto"/>
            <w:bottom w:val="none" w:sz="0" w:space="0" w:color="auto"/>
            <w:right w:val="none" w:sz="0" w:space="0" w:color="auto"/>
          </w:divBdr>
        </w:div>
        <w:div w:id="1375888176">
          <w:marLeft w:val="640"/>
          <w:marRight w:val="0"/>
          <w:marTop w:val="0"/>
          <w:marBottom w:val="0"/>
          <w:divBdr>
            <w:top w:val="none" w:sz="0" w:space="0" w:color="auto"/>
            <w:left w:val="none" w:sz="0" w:space="0" w:color="auto"/>
            <w:bottom w:val="none" w:sz="0" w:space="0" w:color="auto"/>
            <w:right w:val="none" w:sz="0" w:space="0" w:color="auto"/>
          </w:divBdr>
        </w:div>
        <w:div w:id="1399480142">
          <w:marLeft w:val="640"/>
          <w:marRight w:val="0"/>
          <w:marTop w:val="0"/>
          <w:marBottom w:val="0"/>
          <w:divBdr>
            <w:top w:val="none" w:sz="0" w:space="0" w:color="auto"/>
            <w:left w:val="none" w:sz="0" w:space="0" w:color="auto"/>
            <w:bottom w:val="none" w:sz="0" w:space="0" w:color="auto"/>
            <w:right w:val="none" w:sz="0" w:space="0" w:color="auto"/>
          </w:divBdr>
        </w:div>
        <w:div w:id="1612319137">
          <w:marLeft w:val="640"/>
          <w:marRight w:val="0"/>
          <w:marTop w:val="0"/>
          <w:marBottom w:val="0"/>
          <w:divBdr>
            <w:top w:val="none" w:sz="0" w:space="0" w:color="auto"/>
            <w:left w:val="none" w:sz="0" w:space="0" w:color="auto"/>
            <w:bottom w:val="none" w:sz="0" w:space="0" w:color="auto"/>
            <w:right w:val="none" w:sz="0" w:space="0" w:color="auto"/>
          </w:divBdr>
        </w:div>
        <w:div w:id="1833788491">
          <w:marLeft w:val="640"/>
          <w:marRight w:val="0"/>
          <w:marTop w:val="0"/>
          <w:marBottom w:val="0"/>
          <w:divBdr>
            <w:top w:val="none" w:sz="0" w:space="0" w:color="auto"/>
            <w:left w:val="none" w:sz="0" w:space="0" w:color="auto"/>
            <w:bottom w:val="none" w:sz="0" w:space="0" w:color="auto"/>
            <w:right w:val="none" w:sz="0" w:space="0" w:color="auto"/>
          </w:divBdr>
        </w:div>
        <w:div w:id="931738165">
          <w:marLeft w:val="640"/>
          <w:marRight w:val="0"/>
          <w:marTop w:val="0"/>
          <w:marBottom w:val="0"/>
          <w:divBdr>
            <w:top w:val="none" w:sz="0" w:space="0" w:color="auto"/>
            <w:left w:val="none" w:sz="0" w:space="0" w:color="auto"/>
            <w:bottom w:val="none" w:sz="0" w:space="0" w:color="auto"/>
            <w:right w:val="none" w:sz="0" w:space="0" w:color="auto"/>
          </w:divBdr>
        </w:div>
        <w:div w:id="593900249">
          <w:marLeft w:val="640"/>
          <w:marRight w:val="0"/>
          <w:marTop w:val="0"/>
          <w:marBottom w:val="0"/>
          <w:divBdr>
            <w:top w:val="none" w:sz="0" w:space="0" w:color="auto"/>
            <w:left w:val="none" w:sz="0" w:space="0" w:color="auto"/>
            <w:bottom w:val="none" w:sz="0" w:space="0" w:color="auto"/>
            <w:right w:val="none" w:sz="0" w:space="0" w:color="auto"/>
          </w:divBdr>
        </w:div>
        <w:div w:id="989863796">
          <w:marLeft w:val="640"/>
          <w:marRight w:val="0"/>
          <w:marTop w:val="0"/>
          <w:marBottom w:val="0"/>
          <w:divBdr>
            <w:top w:val="none" w:sz="0" w:space="0" w:color="auto"/>
            <w:left w:val="none" w:sz="0" w:space="0" w:color="auto"/>
            <w:bottom w:val="none" w:sz="0" w:space="0" w:color="auto"/>
            <w:right w:val="none" w:sz="0" w:space="0" w:color="auto"/>
          </w:divBdr>
        </w:div>
        <w:div w:id="878784568">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55723133">
      <w:bodyDiv w:val="1"/>
      <w:marLeft w:val="0"/>
      <w:marRight w:val="0"/>
      <w:marTop w:val="0"/>
      <w:marBottom w:val="0"/>
      <w:divBdr>
        <w:top w:val="none" w:sz="0" w:space="0" w:color="auto"/>
        <w:left w:val="none" w:sz="0" w:space="0" w:color="auto"/>
        <w:bottom w:val="none" w:sz="0" w:space="0" w:color="auto"/>
        <w:right w:val="none" w:sz="0" w:space="0" w:color="auto"/>
      </w:divBdr>
      <w:divsChild>
        <w:div w:id="158153048">
          <w:marLeft w:val="640"/>
          <w:marRight w:val="0"/>
          <w:marTop w:val="0"/>
          <w:marBottom w:val="0"/>
          <w:divBdr>
            <w:top w:val="none" w:sz="0" w:space="0" w:color="auto"/>
            <w:left w:val="none" w:sz="0" w:space="0" w:color="auto"/>
            <w:bottom w:val="none" w:sz="0" w:space="0" w:color="auto"/>
            <w:right w:val="none" w:sz="0" w:space="0" w:color="auto"/>
          </w:divBdr>
        </w:div>
        <w:div w:id="2078165132">
          <w:marLeft w:val="640"/>
          <w:marRight w:val="0"/>
          <w:marTop w:val="0"/>
          <w:marBottom w:val="0"/>
          <w:divBdr>
            <w:top w:val="none" w:sz="0" w:space="0" w:color="auto"/>
            <w:left w:val="none" w:sz="0" w:space="0" w:color="auto"/>
            <w:bottom w:val="none" w:sz="0" w:space="0" w:color="auto"/>
            <w:right w:val="none" w:sz="0" w:space="0" w:color="auto"/>
          </w:divBdr>
        </w:div>
        <w:div w:id="953902154">
          <w:marLeft w:val="640"/>
          <w:marRight w:val="0"/>
          <w:marTop w:val="0"/>
          <w:marBottom w:val="0"/>
          <w:divBdr>
            <w:top w:val="none" w:sz="0" w:space="0" w:color="auto"/>
            <w:left w:val="none" w:sz="0" w:space="0" w:color="auto"/>
            <w:bottom w:val="none" w:sz="0" w:space="0" w:color="auto"/>
            <w:right w:val="none" w:sz="0" w:space="0" w:color="auto"/>
          </w:divBdr>
        </w:div>
        <w:div w:id="341202472">
          <w:marLeft w:val="640"/>
          <w:marRight w:val="0"/>
          <w:marTop w:val="0"/>
          <w:marBottom w:val="0"/>
          <w:divBdr>
            <w:top w:val="none" w:sz="0" w:space="0" w:color="auto"/>
            <w:left w:val="none" w:sz="0" w:space="0" w:color="auto"/>
            <w:bottom w:val="none" w:sz="0" w:space="0" w:color="auto"/>
            <w:right w:val="none" w:sz="0" w:space="0" w:color="auto"/>
          </w:divBdr>
        </w:div>
        <w:div w:id="1774666148">
          <w:marLeft w:val="640"/>
          <w:marRight w:val="0"/>
          <w:marTop w:val="0"/>
          <w:marBottom w:val="0"/>
          <w:divBdr>
            <w:top w:val="none" w:sz="0" w:space="0" w:color="auto"/>
            <w:left w:val="none" w:sz="0" w:space="0" w:color="auto"/>
            <w:bottom w:val="none" w:sz="0" w:space="0" w:color="auto"/>
            <w:right w:val="none" w:sz="0" w:space="0" w:color="auto"/>
          </w:divBdr>
        </w:div>
        <w:div w:id="1300186256">
          <w:marLeft w:val="640"/>
          <w:marRight w:val="0"/>
          <w:marTop w:val="0"/>
          <w:marBottom w:val="0"/>
          <w:divBdr>
            <w:top w:val="none" w:sz="0" w:space="0" w:color="auto"/>
            <w:left w:val="none" w:sz="0" w:space="0" w:color="auto"/>
            <w:bottom w:val="none" w:sz="0" w:space="0" w:color="auto"/>
            <w:right w:val="none" w:sz="0" w:space="0" w:color="auto"/>
          </w:divBdr>
        </w:div>
        <w:div w:id="1519418876">
          <w:marLeft w:val="640"/>
          <w:marRight w:val="0"/>
          <w:marTop w:val="0"/>
          <w:marBottom w:val="0"/>
          <w:divBdr>
            <w:top w:val="none" w:sz="0" w:space="0" w:color="auto"/>
            <w:left w:val="none" w:sz="0" w:space="0" w:color="auto"/>
            <w:bottom w:val="none" w:sz="0" w:space="0" w:color="auto"/>
            <w:right w:val="none" w:sz="0" w:space="0" w:color="auto"/>
          </w:divBdr>
        </w:div>
        <w:div w:id="1679040940">
          <w:marLeft w:val="640"/>
          <w:marRight w:val="0"/>
          <w:marTop w:val="0"/>
          <w:marBottom w:val="0"/>
          <w:divBdr>
            <w:top w:val="none" w:sz="0" w:space="0" w:color="auto"/>
            <w:left w:val="none" w:sz="0" w:space="0" w:color="auto"/>
            <w:bottom w:val="none" w:sz="0" w:space="0" w:color="auto"/>
            <w:right w:val="none" w:sz="0" w:space="0" w:color="auto"/>
          </w:divBdr>
        </w:div>
        <w:div w:id="1309818414">
          <w:marLeft w:val="640"/>
          <w:marRight w:val="0"/>
          <w:marTop w:val="0"/>
          <w:marBottom w:val="0"/>
          <w:divBdr>
            <w:top w:val="none" w:sz="0" w:space="0" w:color="auto"/>
            <w:left w:val="none" w:sz="0" w:space="0" w:color="auto"/>
            <w:bottom w:val="none" w:sz="0" w:space="0" w:color="auto"/>
            <w:right w:val="none" w:sz="0" w:space="0" w:color="auto"/>
          </w:divBdr>
        </w:div>
        <w:div w:id="168639498">
          <w:marLeft w:val="640"/>
          <w:marRight w:val="0"/>
          <w:marTop w:val="0"/>
          <w:marBottom w:val="0"/>
          <w:divBdr>
            <w:top w:val="none" w:sz="0" w:space="0" w:color="auto"/>
            <w:left w:val="none" w:sz="0" w:space="0" w:color="auto"/>
            <w:bottom w:val="none" w:sz="0" w:space="0" w:color="auto"/>
            <w:right w:val="none" w:sz="0" w:space="0" w:color="auto"/>
          </w:divBdr>
        </w:div>
        <w:div w:id="1911378382">
          <w:marLeft w:val="640"/>
          <w:marRight w:val="0"/>
          <w:marTop w:val="0"/>
          <w:marBottom w:val="0"/>
          <w:divBdr>
            <w:top w:val="none" w:sz="0" w:space="0" w:color="auto"/>
            <w:left w:val="none" w:sz="0" w:space="0" w:color="auto"/>
            <w:bottom w:val="none" w:sz="0" w:space="0" w:color="auto"/>
            <w:right w:val="none" w:sz="0" w:space="0" w:color="auto"/>
          </w:divBdr>
        </w:div>
        <w:div w:id="2130969823">
          <w:marLeft w:val="640"/>
          <w:marRight w:val="0"/>
          <w:marTop w:val="0"/>
          <w:marBottom w:val="0"/>
          <w:divBdr>
            <w:top w:val="none" w:sz="0" w:space="0" w:color="auto"/>
            <w:left w:val="none" w:sz="0" w:space="0" w:color="auto"/>
            <w:bottom w:val="none" w:sz="0" w:space="0" w:color="auto"/>
            <w:right w:val="none" w:sz="0" w:space="0" w:color="auto"/>
          </w:divBdr>
        </w:div>
        <w:div w:id="1950431160">
          <w:marLeft w:val="640"/>
          <w:marRight w:val="0"/>
          <w:marTop w:val="0"/>
          <w:marBottom w:val="0"/>
          <w:divBdr>
            <w:top w:val="none" w:sz="0" w:space="0" w:color="auto"/>
            <w:left w:val="none" w:sz="0" w:space="0" w:color="auto"/>
            <w:bottom w:val="none" w:sz="0" w:space="0" w:color="auto"/>
            <w:right w:val="none" w:sz="0" w:space="0" w:color="auto"/>
          </w:divBdr>
        </w:div>
        <w:div w:id="693119019">
          <w:marLeft w:val="640"/>
          <w:marRight w:val="0"/>
          <w:marTop w:val="0"/>
          <w:marBottom w:val="0"/>
          <w:divBdr>
            <w:top w:val="none" w:sz="0" w:space="0" w:color="auto"/>
            <w:left w:val="none" w:sz="0" w:space="0" w:color="auto"/>
            <w:bottom w:val="none" w:sz="0" w:space="0" w:color="auto"/>
            <w:right w:val="none" w:sz="0" w:space="0" w:color="auto"/>
          </w:divBdr>
        </w:div>
        <w:div w:id="343166399">
          <w:marLeft w:val="640"/>
          <w:marRight w:val="0"/>
          <w:marTop w:val="0"/>
          <w:marBottom w:val="0"/>
          <w:divBdr>
            <w:top w:val="none" w:sz="0" w:space="0" w:color="auto"/>
            <w:left w:val="none" w:sz="0" w:space="0" w:color="auto"/>
            <w:bottom w:val="none" w:sz="0" w:space="0" w:color="auto"/>
            <w:right w:val="none" w:sz="0" w:space="0" w:color="auto"/>
          </w:divBdr>
        </w:div>
        <w:div w:id="1154951166">
          <w:marLeft w:val="640"/>
          <w:marRight w:val="0"/>
          <w:marTop w:val="0"/>
          <w:marBottom w:val="0"/>
          <w:divBdr>
            <w:top w:val="none" w:sz="0" w:space="0" w:color="auto"/>
            <w:left w:val="none" w:sz="0" w:space="0" w:color="auto"/>
            <w:bottom w:val="none" w:sz="0" w:space="0" w:color="auto"/>
            <w:right w:val="none" w:sz="0" w:space="0" w:color="auto"/>
          </w:divBdr>
        </w:div>
        <w:div w:id="1014770049">
          <w:marLeft w:val="640"/>
          <w:marRight w:val="0"/>
          <w:marTop w:val="0"/>
          <w:marBottom w:val="0"/>
          <w:divBdr>
            <w:top w:val="none" w:sz="0" w:space="0" w:color="auto"/>
            <w:left w:val="none" w:sz="0" w:space="0" w:color="auto"/>
            <w:bottom w:val="none" w:sz="0" w:space="0" w:color="auto"/>
            <w:right w:val="none" w:sz="0" w:space="0" w:color="auto"/>
          </w:divBdr>
        </w:div>
        <w:div w:id="1604144348">
          <w:marLeft w:val="640"/>
          <w:marRight w:val="0"/>
          <w:marTop w:val="0"/>
          <w:marBottom w:val="0"/>
          <w:divBdr>
            <w:top w:val="none" w:sz="0" w:space="0" w:color="auto"/>
            <w:left w:val="none" w:sz="0" w:space="0" w:color="auto"/>
            <w:bottom w:val="none" w:sz="0" w:space="0" w:color="auto"/>
            <w:right w:val="none" w:sz="0" w:space="0" w:color="auto"/>
          </w:divBdr>
        </w:div>
        <w:div w:id="995450329">
          <w:marLeft w:val="640"/>
          <w:marRight w:val="0"/>
          <w:marTop w:val="0"/>
          <w:marBottom w:val="0"/>
          <w:divBdr>
            <w:top w:val="none" w:sz="0" w:space="0" w:color="auto"/>
            <w:left w:val="none" w:sz="0" w:space="0" w:color="auto"/>
            <w:bottom w:val="none" w:sz="0" w:space="0" w:color="auto"/>
            <w:right w:val="none" w:sz="0" w:space="0" w:color="auto"/>
          </w:divBdr>
        </w:div>
        <w:div w:id="1941446284">
          <w:marLeft w:val="640"/>
          <w:marRight w:val="0"/>
          <w:marTop w:val="0"/>
          <w:marBottom w:val="0"/>
          <w:divBdr>
            <w:top w:val="none" w:sz="0" w:space="0" w:color="auto"/>
            <w:left w:val="none" w:sz="0" w:space="0" w:color="auto"/>
            <w:bottom w:val="none" w:sz="0" w:space="0" w:color="auto"/>
            <w:right w:val="none" w:sz="0" w:space="0" w:color="auto"/>
          </w:divBdr>
        </w:div>
        <w:div w:id="1646280307">
          <w:marLeft w:val="640"/>
          <w:marRight w:val="0"/>
          <w:marTop w:val="0"/>
          <w:marBottom w:val="0"/>
          <w:divBdr>
            <w:top w:val="none" w:sz="0" w:space="0" w:color="auto"/>
            <w:left w:val="none" w:sz="0" w:space="0" w:color="auto"/>
            <w:bottom w:val="none" w:sz="0" w:space="0" w:color="auto"/>
            <w:right w:val="none" w:sz="0" w:space="0" w:color="auto"/>
          </w:divBdr>
        </w:div>
        <w:div w:id="1640184853">
          <w:marLeft w:val="640"/>
          <w:marRight w:val="0"/>
          <w:marTop w:val="0"/>
          <w:marBottom w:val="0"/>
          <w:divBdr>
            <w:top w:val="none" w:sz="0" w:space="0" w:color="auto"/>
            <w:left w:val="none" w:sz="0" w:space="0" w:color="auto"/>
            <w:bottom w:val="none" w:sz="0" w:space="0" w:color="auto"/>
            <w:right w:val="none" w:sz="0" w:space="0" w:color="auto"/>
          </w:divBdr>
        </w:div>
        <w:div w:id="2030373638">
          <w:marLeft w:val="640"/>
          <w:marRight w:val="0"/>
          <w:marTop w:val="0"/>
          <w:marBottom w:val="0"/>
          <w:divBdr>
            <w:top w:val="none" w:sz="0" w:space="0" w:color="auto"/>
            <w:left w:val="none" w:sz="0" w:space="0" w:color="auto"/>
            <w:bottom w:val="none" w:sz="0" w:space="0" w:color="auto"/>
            <w:right w:val="none" w:sz="0" w:space="0" w:color="auto"/>
          </w:divBdr>
        </w:div>
        <w:div w:id="1756050948">
          <w:marLeft w:val="640"/>
          <w:marRight w:val="0"/>
          <w:marTop w:val="0"/>
          <w:marBottom w:val="0"/>
          <w:divBdr>
            <w:top w:val="none" w:sz="0" w:space="0" w:color="auto"/>
            <w:left w:val="none" w:sz="0" w:space="0" w:color="auto"/>
            <w:bottom w:val="none" w:sz="0" w:space="0" w:color="auto"/>
            <w:right w:val="none" w:sz="0" w:space="0" w:color="auto"/>
          </w:divBdr>
        </w:div>
        <w:div w:id="1081105691">
          <w:marLeft w:val="640"/>
          <w:marRight w:val="0"/>
          <w:marTop w:val="0"/>
          <w:marBottom w:val="0"/>
          <w:divBdr>
            <w:top w:val="none" w:sz="0" w:space="0" w:color="auto"/>
            <w:left w:val="none" w:sz="0" w:space="0" w:color="auto"/>
            <w:bottom w:val="none" w:sz="0" w:space="0" w:color="auto"/>
            <w:right w:val="none" w:sz="0" w:space="0" w:color="auto"/>
          </w:divBdr>
        </w:div>
        <w:div w:id="57553764">
          <w:marLeft w:val="640"/>
          <w:marRight w:val="0"/>
          <w:marTop w:val="0"/>
          <w:marBottom w:val="0"/>
          <w:divBdr>
            <w:top w:val="none" w:sz="0" w:space="0" w:color="auto"/>
            <w:left w:val="none" w:sz="0" w:space="0" w:color="auto"/>
            <w:bottom w:val="none" w:sz="0" w:space="0" w:color="auto"/>
            <w:right w:val="none" w:sz="0" w:space="0" w:color="auto"/>
          </w:divBdr>
        </w:div>
        <w:div w:id="274334100">
          <w:marLeft w:val="640"/>
          <w:marRight w:val="0"/>
          <w:marTop w:val="0"/>
          <w:marBottom w:val="0"/>
          <w:divBdr>
            <w:top w:val="none" w:sz="0" w:space="0" w:color="auto"/>
            <w:left w:val="none" w:sz="0" w:space="0" w:color="auto"/>
            <w:bottom w:val="none" w:sz="0" w:space="0" w:color="auto"/>
            <w:right w:val="none" w:sz="0" w:space="0" w:color="auto"/>
          </w:divBdr>
        </w:div>
        <w:div w:id="473452135">
          <w:marLeft w:val="640"/>
          <w:marRight w:val="0"/>
          <w:marTop w:val="0"/>
          <w:marBottom w:val="0"/>
          <w:divBdr>
            <w:top w:val="none" w:sz="0" w:space="0" w:color="auto"/>
            <w:left w:val="none" w:sz="0" w:space="0" w:color="auto"/>
            <w:bottom w:val="none" w:sz="0" w:space="0" w:color="auto"/>
            <w:right w:val="none" w:sz="0" w:space="0" w:color="auto"/>
          </w:divBdr>
        </w:div>
        <w:div w:id="1495103562">
          <w:marLeft w:val="640"/>
          <w:marRight w:val="0"/>
          <w:marTop w:val="0"/>
          <w:marBottom w:val="0"/>
          <w:divBdr>
            <w:top w:val="none" w:sz="0" w:space="0" w:color="auto"/>
            <w:left w:val="none" w:sz="0" w:space="0" w:color="auto"/>
            <w:bottom w:val="none" w:sz="0" w:space="0" w:color="auto"/>
            <w:right w:val="none" w:sz="0" w:space="0" w:color="auto"/>
          </w:divBdr>
        </w:div>
        <w:div w:id="1612593322">
          <w:marLeft w:val="640"/>
          <w:marRight w:val="0"/>
          <w:marTop w:val="0"/>
          <w:marBottom w:val="0"/>
          <w:divBdr>
            <w:top w:val="none" w:sz="0" w:space="0" w:color="auto"/>
            <w:left w:val="none" w:sz="0" w:space="0" w:color="auto"/>
            <w:bottom w:val="none" w:sz="0" w:space="0" w:color="auto"/>
            <w:right w:val="none" w:sz="0" w:space="0" w:color="auto"/>
          </w:divBdr>
        </w:div>
        <w:div w:id="1738016391">
          <w:marLeft w:val="640"/>
          <w:marRight w:val="0"/>
          <w:marTop w:val="0"/>
          <w:marBottom w:val="0"/>
          <w:divBdr>
            <w:top w:val="none" w:sz="0" w:space="0" w:color="auto"/>
            <w:left w:val="none" w:sz="0" w:space="0" w:color="auto"/>
            <w:bottom w:val="none" w:sz="0" w:space="0" w:color="auto"/>
            <w:right w:val="none" w:sz="0" w:space="0" w:color="auto"/>
          </w:divBdr>
        </w:div>
        <w:div w:id="1807816894">
          <w:marLeft w:val="640"/>
          <w:marRight w:val="0"/>
          <w:marTop w:val="0"/>
          <w:marBottom w:val="0"/>
          <w:divBdr>
            <w:top w:val="none" w:sz="0" w:space="0" w:color="auto"/>
            <w:left w:val="none" w:sz="0" w:space="0" w:color="auto"/>
            <w:bottom w:val="none" w:sz="0" w:space="0" w:color="auto"/>
            <w:right w:val="none" w:sz="0" w:space="0" w:color="auto"/>
          </w:divBdr>
        </w:div>
        <w:div w:id="1204975107">
          <w:marLeft w:val="640"/>
          <w:marRight w:val="0"/>
          <w:marTop w:val="0"/>
          <w:marBottom w:val="0"/>
          <w:divBdr>
            <w:top w:val="none" w:sz="0" w:space="0" w:color="auto"/>
            <w:left w:val="none" w:sz="0" w:space="0" w:color="auto"/>
            <w:bottom w:val="none" w:sz="0" w:space="0" w:color="auto"/>
            <w:right w:val="none" w:sz="0" w:space="0" w:color="auto"/>
          </w:divBdr>
        </w:div>
        <w:div w:id="89467834">
          <w:marLeft w:val="640"/>
          <w:marRight w:val="0"/>
          <w:marTop w:val="0"/>
          <w:marBottom w:val="0"/>
          <w:divBdr>
            <w:top w:val="none" w:sz="0" w:space="0" w:color="auto"/>
            <w:left w:val="none" w:sz="0" w:space="0" w:color="auto"/>
            <w:bottom w:val="none" w:sz="0" w:space="0" w:color="auto"/>
            <w:right w:val="none" w:sz="0" w:space="0" w:color="auto"/>
          </w:divBdr>
        </w:div>
        <w:div w:id="296959451">
          <w:marLeft w:val="640"/>
          <w:marRight w:val="0"/>
          <w:marTop w:val="0"/>
          <w:marBottom w:val="0"/>
          <w:divBdr>
            <w:top w:val="none" w:sz="0" w:space="0" w:color="auto"/>
            <w:left w:val="none" w:sz="0" w:space="0" w:color="auto"/>
            <w:bottom w:val="none" w:sz="0" w:space="0" w:color="auto"/>
            <w:right w:val="none" w:sz="0" w:space="0" w:color="auto"/>
          </w:divBdr>
        </w:div>
        <w:div w:id="196285516">
          <w:marLeft w:val="640"/>
          <w:marRight w:val="0"/>
          <w:marTop w:val="0"/>
          <w:marBottom w:val="0"/>
          <w:divBdr>
            <w:top w:val="none" w:sz="0" w:space="0" w:color="auto"/>
            <w:left w:val="none" w:sz="0" w:space="0" w:color="auto"/>
            <w:bottom w:val="none" w:sz="0" w:space="0" w:color="auto"/>
            <w:right w:val="none" w:sz="0" w:space="0" w:color="auto"/>
          </w:divBdr>
        </w:div>
        <w:div w:id="1004747666">
          <w:marLeft w:val="640"/>
          <w:marRight w:val="0"/>
          <w:marTop w:val="0"/>
          <w:marBottom w:val="0"/>
          <w:divBdr>
            <w:top w:val="none" w:sz="0" w:space="0" w:color="auto"/>
            <w:left w:val="none" w:sz="0" w:space="0" w:color="auto"/>
            <w:bottom w:val="none" w:sz="0" w:space="0" w:color="auto"/>
            <w:right w:val="none" w:sz="0" w:space="0" w:color="auto"/>
          </w:divBdr>
        </w:div>
        <w:div w:id="2013292756">
          <w:marLeft w:val="640"/>
          <w:marRight w:val="0"/>
          <w:marTop w:val="0"/>
          <w:marBottom w:val="0"/>
          <w:divBdr>
            <w:top w:val="none" w:sz="0" w:space="0" w:color="auto"/>
            <w:left w:val="none" w:sz="0" w:space="0" w:color="auto"/>
            <w:bottom w:val="none" w:sz="0" w:space="0" w:color="auto"/>
            <w:right w:val="none" w:sz="0" w:space="0" w:color="auto"/>
          </w:divBdr>
        </w:div>
        <w:div w:id="932085690">
          <w:marLeft w:val="640"/>
          <w:marRight w:val="0"/>
          <w:marTop w:val="0"/>
          <w:marBottom w:val="0"/>
          <w:divBdr>
            <w:top w:val="none" w:sz="0" w:space="0" w:color="auto"/>
            <w:left w:val="none" w:sz="0" w:space="0" w:color="auto"/>
            <w:bottom w:val="none" w:sz="0" w:space="0" w:color="auto"/>
            <w:right w:val="none" w:sz="0" w:space="0" w:color="auto"/>
          </w:divBdr>
        </w:div>
        <w:div w:id="984512180">
          <w:marLeft w:val="640"/>
          <w:marRight w:val="0"/>
          <w:marTop w:val="0"/>
          <w:marBottom w:val="0"/>
          <w:divBdr>
            <w:top w:val="none" w:sz="0" w:space="0" w:color="auto"/>
            <w:left w:val="none" w:sz="0" w:space="0" w:color="auto"/>
            <w:bottom w:val="none" w:sz="0" w:space="0" w:color="auto"/>
            <w:right w:val="none" w:sz="0" w:space="0" w:color="auto"/>
          </w:divBdr>
        </w:div>
        <w:div w:id="84419077">
          <w:marLeft w:val="640"/>
          <w:marRight w:val="0"/>
          <w:marTop w:val="0"/>
          <w:marBottom w:val="0"/>
          <w:divBdr>
            <w:top w:val="none" w:sz="0" w:space="0" w:color="auto"/>
            <w:left w:val="none" w:sz="0" w:space="0" w:color="auto"/>
            <w:bottom w:val="none" w:sz="0" w:space="0" w:color="auto"/>
            <w:right w:val="none" w:sz="0" w:space="0" w:color="auto"/>
          </w:divBdr>
        </w:div>
        <w:div w:id="622425840">
          <w:marLeft w:val="640"/>
          <w:marRight w:val="0"/>
          <w:marTop w:val="0"/>
          <w:marBottom w:val="0"/>
          <w:divBdr>
            <w:top w:val="none" w:sz="0" w:space="0" w:color="auto"/>
            <w:left w:val="none" w:sz="0" w:space="0" w:color="auto"/>
            <w:bottom w:val="none" w:sz="0" w:space="0" w:color="auto"/>
            <w:right w:val="none" w:sz="0" w:space="0" w:color="auto"/>
          </w:divBdr>
        </w:div>
        <w:div w:id="1953828598">
          <w:marLeft w:val="640"/>
          <w:marRight w:val="0"/>
          <w:marTop w:val="0"/>
          <w:marBottom w:val="0"/>
          <w:divBdr>
            <w:top w:val="none" w:sz="0" w:space="0" w:color="auto"/>
            <w:left w:val="none" w:sz="0" w:space="0" w:color="auto"/>
            <w:bottom w:val="none" w:sz="0" w:space="0" w:color="auto"/>
            <w:right w:val="none" w:sz="0" w:space="0" w:color="auto"/>
          </w:divBdr>
        </w:div>
        <w:div w:id="49038210">
          <w:marLeft w:val="640"/>
          <w:marRight w:val="0"/>
          <w:marTop w:val="0"/>
          <w:marBottom w:val="0"/>
          <w:divBdr>
            <w:top w:val="none" w:sz="0" w:space="0" w:color="auto"/>
            <w:left w:val="none" w:sz="0" w:space="0" w:color="auto"/>
            <w:bottom w:val="none" w:sz="0" w:space="0" w:color="auto"/>
            <w:right w:val="none" w:sz="0" w:space="0" w:color="auto"/>
          </w:divBdr>
        </w:div>
        <w:div w:id="2132358338">
          <w:marLeft w:val="640"/>
          <w:marRight w:val="0"/>
          <w:marTop w:val="0"/>
          <w:marBottom w:val="0"/>
          <w:divBdr>
            <w:top w:val="none" w:sz="0" w:space="0" w:color="auto"/>
            <w:left w:val="none" w:sz="0" w:space="0" w:color="auto"/>
            <w:bottom w:val="none" w:sz="0" w:space="0" w:color="auto"/>
            <w:right w:val="none" w:sz="0" w:space="0" w:color="auto"/>
          </w:divBdr>
        </w:div>
        <w:div w:id="268005904">
          <w:marLeft w:val="640"/>
          <w:marRight w:val="0"/>
          <w:marTop w:val="0"/>
          <w:marBottom w:val="0"/>
          <w:divBdr>
            <w:top w:val="none" w:sz="0" w:space="0" w:color="auto"/>
            <w:left w:val="none" w:sz="0" w:space="0" w:color="auto"/>
            <w:bottom w:val="none" w:sz="0" w:space="0" w:color="auto"/>
            <w:right w:val="none" w:sz="0" w:space="0" w:color="auto"/>
          </w:divBdr>
        </w:div>
        <w:div w:id="1908178532">
          <w:marLeft w:val="640"/>
          <w:marRight w:val="0"/>
          <w:marTop w:val="0"/>
          <w:marBottom w:val="0"/>
          <w:divBdr>
            <w:top w:val="none" w:sz="0" w:space="0" w:color="auto"/>
            <w:left w:val="none" w:sz="0" w:space="0" w:color="auto"/>
            <w:bottom w:val="none" w:sz="0" w:space="0" w:color="auto"/>
            <w:right w:val="none" w:sz="0" w:space="0" w:color="auto"/>
          </w:divBdr>
        </w:div>
        <w:div w:id="27805039">
          <w:marLeft w:val="640"/>
          <w:marRight w:val="0"/>
          <w:marTop w:val="0"/>
          <w:marBottom w:val="0"/>
          <w:divBdr>
            <w:top w:val="none" w:sz="0" w:space="0" w:color="auto"/>
            <w:left w:val="none" w:sz="0" w:space="0" w:color="auto"/>
            <w:bottom w:val="none" w:sz="0" w:space="0" w:color="auto"/>
            <w:right w:val="none" w:sz="0" w:space="0" w:color="auto"/>
          </w:divBdr>
        </w:div>
        <w:div w:id="1372194710">
          <w:marLeft w:val="640"/>
          <w:marRight w:val="0"/>
          <w:marTop w:val="0"/>
          <w:marBottom w:val="0"/>
          <w:divBdr>
            <w:top w:val="none" w:sz="0" w:space="0" w:color="auto"/>
            <w:left w:val="none" w:sz="0" w:space="0" w:color="auto"/>
            <w:bottom w:val="none" w:sz="0" w:space="0" w:color="auto"/>
            <w:right w:val="none" w:sz="0" w:space="0" w:color="auto"/>
          </w:divBdr>
        </w:div>
        <w:div w:id="479343261">
          <w:marLeft w:val="640"/>
          <w:marRight w:val="0"/>
          <w:marTop w:val="0"/>
          <w:marBottom w:val="0"/>
          <w:divBdr>
            <w:top w:val="none" w:sz="0" w:space="0" w:color="auto"/>
            <w:left w:val="none" w:sz="0" w:space="0" w:color="auto"/>
            <w:bottom w:val="none" w:sz="0" w:space="0" w:color="auto"/>
            <w:right w:val="none" w:sz="0" w:space="0" w:color="auto"/>
          </w:divBdr>
        </w:div>
        <w:div w:id="1261449167">
          <w:marLeft w:val="640"/>
          <w:marRight w:val="0"/>
          <w:marTop w:val="0"/>
          <w:marBottom w:val="0"/>
          <w:divBdr>
            <w:top w:val="none" w:sz="0" w:space="0" w:color="auto"/>
            <w:left w:val="none" w:sz="0" w:space="0" w:color="auto"/>
            <w:bottom w:val="none" w:sz="0" w:space="0" w:color="auto"/>
            <w:right w:val="none" w:sz="0" w:space="0" w:color="auto"/>
          </w:divBdr>
        </w:div>
        <w:div w:id="993486766">
          <w:marLeft w:val="640"/>
          <w:marRight w:val="0"/>
          <w:marTop w:val="0"/>
          <w:marBottom w:val="0"/>
          <w:divBdr>
            <w:top w:val="none" w:sz="0" w:space="0" w:color="auto"/>
            <w:left w:val="none" w:sz="0" w:space="0" w:color="auto"/>
            <w:bottom w:val="none" w:sz="0" w:space="0" w:color="auto"/>
            <w:right w:val="none" w:sz="0" w:space="0" w:color="auto"/>
          </w:divBdr>
        </w:div>
        <w:div w:id="349526697">
          <w:marLeft w:val="640"/>
          <w:marRight w:val="0"/>
          <w:marTop w:val="0"/>
          <w:marBottom w:val="0"/>
          <w:divBdr>
            <w:top w:val="none" w:sz="0" w:space="0" w:color="auto"/>
            <w:left w:val="none" w:sz="0" w:space="0" w:color="auto"/>
            <w:bottom w:val="none" w:sz="0" w:space="0" w:color="auto"/>
            <w:right w:val="none" w:sz="0" w:space="0" w:color="auto"/>
          </w:divBdr>
        </w:div>
        <w:div w:id="487285306">
          <w:marLeft w:val="640"/>
          <w:marRight w:val="0"/>
          <w:marTop w:val="0"/>
          <w:marBottom w:val="0"/>
          <w:divBdr>
            <w:top w:val="none" w:sz="0" w:space="0" w:color="auto"/>
            <w:left w:val="none" w:sz="0" w:space="0" w:color="auto"/>
            <w:bottom w:val="none" w:sz="0" w:space="0" w:color="auto"/>
            <w:right w:val="none" w:sz="0" w:space="0" w:color="auto"/>
          </w:divBdr>
        </w:div>
        <w:div w:id="1949385893">
          <w:marLeft w:val="640"/>
          <w:marRight w:val="0"/>
          <w:marTop w:val="0"/>
          <w:marBottom w:val="0"/>
          <w:divBdr>
            <w:top w:val="none" w:sz="0" w:space="0" w:color="auto"/>
            <w:left w:val="none" w:sz="0" w:space="0" w:color="auto"/>
            <w:bottom w:val="none" w:sz="0" w:space="0" w:color="auto"/>
            <w:right w:val="none" w:sz="0" w:space="0" w:color="auto"/>
          </w:divBdr>
        </w:div>
        <w:div w:id="1275320">
          <w:marLeft w:val="640"/>
          <w:marRight w:val="0"/>
          <w:marTop w:val="0"/>
          <w:marBottom w:val="0"/>
          <w:divBdr>
            <w:top w:val="none" w:sz="0" w:space="0" w:color="auto"/>
            <w:left w:val="none" w:sz="0" w:space="0" w:color="auto"/>
            <w:bottom w:val="none" w:sz="0" w:space="0" w:color="auto"/>
            <w:right w:val="none" w:sz="0" w:space="0" w:color="auto"/>
          </w:divBdr>
        </w:div>
        <w:div w:id="774329403">
          <w:marLeft w:val="640"/>
          <w:marRight w:val="0"/>
          <w:marTop w:val="0"/>
          <w:marBottom w:val="0"/>
          <w:divBdr>
            <w:top w:val="none" w:sz="0" w:space="0" w:color="auto"/>
            <w:left w:val="none" w:sz="0" w:space="0" w:color="auto"/>
            <w:bottom w:val="none" w:sz="0" w:space="0" w:color="auto"/>
            <w:right w:val="none" w:sz="0" w:space="0" w:color="auto"/>
          </w:divBdr>
        </w:div>
        <w:div w:id="110902041">
          <w:marLeft w:val="640"/>
          <w:marRight w:val="0"/>
          <w:marTop w:val="0"/>
          <w:marBottom w:val="0"/>
          <w:divBdr>
            <w:top w:val="none" w:sz="0" w:space="0" w:color="auto"/>
            <w:left w:val="none" w:sz="0" w:space="0" w:color="auto"/>
            <w:bottom w:val="none" w:sz="0" w:space="0" w:color="auto"/>
            <w:right w:val="none" w:sz="0" w:space="0" w:color="auto"/>
          </w:divBdr>
        </w:div>
        <w:div w:id="1257448175">
          <w:marLeft w:val="640"/>
          <w:marRight w:val="0"/>
          <w:marTop w:val="0"/>
          <w:marBottom w:val="0"/>
          <w:divBdr>
            <w:top w:val="none" w:sz="0" w:space="0" w:color="auto"/>
            <w:left w:val="none" w:sz="0" w:space="0" w:color="auto"/>
            <w:bottom w:val="none" w:sz="0" w:space="0" w:color="auto"/>
            <w:right w:val="none" w:sz="0" w:space="0" w:color="auto"/>
          </w:divBdr>
        </w:div>
        <w:div w:id="1312756428">
          <w:marLeft w:val="640"/>
          <w:marRight w:val="0"/>
          <w:marTop w:val="0"/>
          <w:marBottom w:val="0"/>
          <w:divBdr>
            <w:top w:val="none" w:sz="0" w:space="0" w:color="auto"/>
            <w:left w:val="none" w:sz="0" w:space="0" w:color="auto"/>
            <w:bottom w:val="none" w:sz="0" w:space="0" w:color="auto"/>
            <w:right w:val="none" w:sz="0" w:space="0" w:color="auto"/>
          </w:divBdr>
        </w:div>
        <w:div w:id="430978054">
          <w:marLeft w:val="640"/>
          <w:marRight w:val="0"/>
          <w:marTop w:val="0"/>
          <w:marBottom w:val="0"/>
          <w:divBdr>
            <w:top w:val="none" w:sz="0" w:space="0" w:color="auto"/>
            <w:left w:val="none" w:sz="0" w:space="0" w:color="auto"/>
            <w:bottom w:val="none" w:sz="0" w:space="0" w:color="auto"/>
            <w:right w:val="none" w:sz="0" w:space="0" w:color="auto"/>
          </w:divBdr>
        </w:div>
        <w:div w:id="1699155631">
          <w:marLeft w:val="640"/>
          <w:marRight w:val="0"/>
          <w:marTop w:val="0"/>
          <w:marBottom w:val="0"/>
          <w:divBdr>
            <w:top w:val="none" w:sz="0" w:space="0" w:color="auto"/>
            <w:left w:val="none" w:sz="0" w:space="0" w:color="auto"/>
            <w:bottom w:val="none" w:sz="0" w:space="0" w:color="auto"/>
            <w:right w:val="none" w:sz="0" w:space="0" w:color="auto"/>
          </w:divBdr>
        </w:div>
        <w:div w:id="1556156438">
          <w:marLeft w:val="640"/>
          <w:marRight w:val="0"/>
          <w:marTop w:val="0"/>
          <w:marBottom w:val="0"/>
          <w:divBdr>
            <w:top w:val="none" w:sz="0" w:space="0" w:color="auto"/>
            <w:left w:val="none" w:sz="0" w:space="0" w:color="auto"/>
            <w:bottom w:val="none" w:sz="0" w:space="0" w:color="auto"/>
            <w:right w:val="none" w:sz="0" w:space="0" w:color="auto"/>
          </w:divBdr>
        </w:div>
        <w:div w:id="406075900">
          <w:marLeft w:val="640"/>
          <w:marRight w:val="0"/>
          <w:marTop w:val="0"/>
          <w:marBottom w:val="0"/>
          <w:divBdr>
            <w:top w:val="none" w:sz="0" w:space="0" w:color="auto"/>
            <w:left w:val="none" w:sz="0" w:space="0" w:color="auto"/>
            <w:bottom w:val="none" w:sz="0" w:space="0" w:color="auto"/>
            <w:right w:val="none" w:sz="0" w:space="0" w:color="auto"/>
          </w:divBdr>
        </w:div>
        <w:div w:id="141629012">
          <w:marLeft w:val="640"/>
          <w:marRight w:val="0"/>
          <w:marTop w:val="0"/>
          <w:marBottom w:val="0"/>
          <w:divBdr>
            <w:top w:val="none" w:sz="0" w:space="0" w:color="auto"/>
            <w:left w:val="none" w:sz="0" w:space="0" w:color="auto"/>
            <w:bottom w:val="none" w:sz="0" w:space="0" w:color="auto"/>
            <w:right w:val="none" w:sz="0" w:space="0" w:color="auto"/>
          </w:divBdr>
        </w:div>
        <w:div w:id="669717385">
          <w:marLeft w:val="640"/>
          <w:marRight w:val="0"/>
          <w:marTop w:val="0"/>
          <w:marBottom w:val="0"/>
          <w:divBdr>
            <w:top w:val="none" w:sz="0" w:space="0" w:color="auto"/>
            <w:left w:val="none" w:sz="0" w:space="0" w:color="auto"/>
            <w:bottom w:val="none" w:sz="0" w:space="0" w:color="auto"/>
            <w:right w:val="none" w:sz="0" w:space="0" w:color="auto"/>
          </w:divBdr>
        </w:div>
        <w:div w:id="1824273836">
          <w:marLeft w:val="640"/>
          <w:marRight w:val="0"/>
          <w:marTop w:val="0"/>
          <w:marBottom w:val="0"/>
          <w:divBdr>
            <w:top w:val="none" w:sz="0" w:space="0" w:color="auto"/>
            <w:left w:val="none" w:sz="0" w:space="0" w:color="auto"/>
            <w:bottom w:val="none" w:sz="0" w:space="0" w:color="auto"/>
            <w:right w:val="none" w:sz="0" w:space="0" w:color="auto"/>
          </w:divBdr>
        </w:div>
        <w:div w:id="569655630">
          <w:marLeft w:val="640"/>
          <w:marRight w:val="0"/>
          <w:marTop w:val="0"/>
          <w:marBottom w:val="0"/>
          <w:divBdr>
            <w:top w:val="none" w:sz="0" w:space="0" w:color="auto"/>
            <w:left w:val="none" w:sz="0" w:space="0" w:color="auto"/>
            <w:bottom w:val="none" w:sz="0" w:space="0" w:color="auto"/>
            <w:right w:val="none" w:sz="0" w:space="0" w:color="auto"/>
          </w:divBdr>
        </w:div>
        <w:div w:id="1866357852">
          <w:marLeft w:val="640"/>
          <w:marRight w:val="0"/>
          <w:marTop w:val="0"/>
          <w:marBottom w:val="0"/>
          <w:divBdr>
            <w:top w:val="none" w:sz="0" w:space="0" w:color="auto"/>
            <w:left w:val="none" w:sz="0" w:space="0" w:color="auto"/>
            <w:bottom w:val="none" w:sz="0" w:space="0" w:color="auto"/>
            <w:right w:val="none" w:sz="0" w:space="0" w:color="auto"/>
          </w:divBdr>
        </w:div>
        <w:div w:id="1434401436">
          <w:marLeft w:val="640"/>
          <w:marRight w:val="0"/>
          <w:marTop w:val="0"/>
          <w:marBottom w:val="0"/>
          <w:divBdr>
            <w:top w:val="none" w:sz="0" w:space="0" w:color="auto"/>
            <w:left w:val="none" w:sz="0" w:space="0" w:color="auto"/>
            <w:bottom w:val="none" w:sz="0" w:space="0" w:color="auto"/>
            <w:right w:val="none" w:sz="0" w:space="0" w:color="auto"/>
          </w:divBdr>
        </w:div>
        <w:div w:id="2078046858">
          <w:marLeft w:val="640"/>
          <w:marRight w:val="0"/>
          <w:marTop w:val="0"/>
          <w:marBottom w:val="0"/>
          <w:divBdr>
            <w:top w:val="none" w:sz="0" w:space="0" w:color="auto"/>
            <w:left w:val="none" w:sz="0" w:space="0" w:color="auto"/>
            <w:bottom w:val="none" w:sz="0" w:space="0" w:color="auto"/>
            <w:right w:val="none" w:sz="0" w:space="0" w:color="auto"/>
          </w:divBdr>
        </w:div>
        <w:div w:id="967315314">
          <w:marLeft w:val="640"/>
          <w:marRight w:val="0"/>
          <w:marTop w:val="0"/>
          <w:marBottom w:val="0"/>
          <w:divBdr>
            <w:top w:val="none" w:sz="0" w:space="0" w:color="auto"/>
            <w:left w:val="none" w:sz="0" w:space="0" w:color="auto"/>
            <w:bottom w:val="none" w:sz="0" w:space="0" w:color="auto"/>
            <w:right w:val="none" w:sz="0" w:space="0" w:color="auto"/>
          </w:divBdr>
        </w:div>
        <w:div w:id="464666448">
          <w:marLeft w:val="640"/>
          <w:marRight w:val="0"/>
          <w:marTop w:val="0"/>
          <w:marBottom w:val="0"/>
          <w:divBdr>
            <w:top w:val="none" w:sz="0" w:space="0" w:color="auto"/>
            <w:left w:val="none" w:sz="0" w:space="0" w:color="auto"/>
            <w:bottom w:val="none" w:sz="0" w:space="0" w:color="auto"/>
            <w:right w:val="none" w:sz="0" w:space="0" w:color="auto"/>
          </w:divBdr>
        </w:div>
        <w:div w:id="185752319">
          <w:marLeft w:val="640"/>
          <w:marRight w:val="0"/>
          <w:marTop w:val="0"/>
          <w:marBottom w:val="0"/>
          <w:divBdr>
            <w:top w:val="none" w:sz="0" w:space="0" w:color="auto"/>
            <w:left w:val="none" w:sz="0" w:space="0" w:color="auto"/>
            <w:bottom w:val="none" w:sz="0" w:space="0" w:color="auto"/>
            <w:right w:val="none" w:sz="0" w:space="0" w:color="auto"/>
          </w:divBdr>
        </w:div>
        <w:div w:id="479421054">
          <w:marLeft w:val="640"/>
          <w:marRight w:val="0"/>
          <w:marTop w:val="0"/>
          <w:marBottom w:val="0"/>
          <w:divBdr>
            <w:top w:val="none" w:sz="0" w:space="0" w:color="auto"/>
            <w:left w:val="none" w:sz="0" w:space="0" w:color="auto"/>
            <w:bottom w:val="none" w:sz="0" w:space="0" w:color="auto"/>
            <w:right w:val="none" w:sz="0" w:space="0" w:color="auto"/>
          </w:divBdr>
        </w:div>
        <w:div w:id="717627483">
          <w:marLeft w:val="640"/>
          <w:marRight w:val="0"/>
          <w:marTop w:val="0"/>
          <w:marBottom w:val="0"/>
          <w:divBdr>
            <w:top w:val="none" w:sz="0" w:space="0" w:color="auto"/>
            <w:left w:val="none" w:sz="0" w:space="0" w:color="auto"/>
            <w:bottom w:val="none" w:sz="0" w:space="0" w:color="auto"/>
            <w:right w:val="none" w:sz="0" w:space="0" w:color="auto"/>
          </w:divBdr>
        </w:div>
        <w:div w:id="1436025390">
          <w:marLeft w:val="640"/>
          <w:marRight w:val="0"/>
          <w:marTop w:val="0"/>
          <w:marBottom w:val="0"/>
          <w:divBdr>
            <w:top w:val="none" w:sz="0" w:space="0" w:color="auto"/>
            <w:left w:val="none" w:sz="0" w:space="0" w:color="auto"/>
            <w:bottom w:val="none" w:sz="0" w:space="0" w:color="auto"/>
            <w:right w:val="none" w:sz="0" w:space="0" w:color="auto"/>
          </w:divBdr>
        </w:div>
        <w:div w:id="375279082">
          <w:marLeft w:val="640"/>
          <w:marRight w:val="0"/>
          <w:marTop w:val="0"/>
          <w:marBottom w:val="0"/>
          <w:divBdr>
            <w:top w:val="none" w:sz="0" w:space="0" w:color="auto"/>
            <w:left w:val="none" w:sz="0" w:space="0" w:color="auto"/>
            <w:bottom w:val="none" w:sz="0" w:space="0" w:color="auto"/>
            <w:right w:val="none" w:sz="0" w:space="0" w:color="auto"/>
          </w:divBdr>
        </w:div>
        <w:div w:id="524907377">
          <w:marLeft w:val="640"/>
          <w:marRight w:val="0"/>
          <w:marTop w:val="0"/>
          <w:marBottom w:val="0"/>
          <w:divBdr>
            <w:top w:val="none" w:sz="0" w:space="0" w:color="auto"/>
            <w:left w:val="none" w:sz="0" w:space="0" w:color="auto"/>
            <w:bottom w:val="none" w:sz="0" w:space="0" w:color="auto"/>
            <w:right w:val="none" w:sz="0" w:space="0" w:color="auto"/>
          </w:divBdr>
        </w:div>
        <w:div w:id="1827236511">
          <w:marLeft w:val="640"/>
          <w:marRight w:val="0"/>
          <w:marTop w:val="0"/>
          <w:marBottom w:val="0"/>
          <w:divBdr>
            <w:top w:val="none" w:sz="0" w:space="0" w:color="auto"/>
            <w:left w:val="none" w:sz="0" w:space="0" w:color="auto"/>
            <w:bottom w:val="none" w:sz="0" w:space="0" w:color="auto"/>
            <w:right w:val="none" w:sz="0" w:space="0" w:color="auto"/>
          </w:divBdr>
        </w:div>
        <w:div w:id="1835490695">
          <w:marLeft w:val="640"/>
          <w:marRight w:val="0"/>
          <w:marTop w:val="0"/>
          <w:marBottom w:val="0"/>
          <w:divBdr>
            <w:top w:val="none" w:sz="0" w:space="0" w:color="auto"/>
            <w:left w:val="none" w:sz="0" w:space="0" w:color="auto"/>
            <w:bottom w:val="none" w:sz="0" w:space="0" w:color="auto"/>
            <w:right w:val="none" w:sz="0" w:space="0" w:color="auto"/>
          </w:divBdr>
        </w:div>
        <w:div w:id="711269621">
          <w:marLeft w:val="640"/>
          <w:marRight w:val="0"/>
          <w:marTop w:val="0"/>
          <w:marBottom w:val="0"/>
          <w:divBdr>
            <w:top w:val="none" w:sz="0" w:space="0" w:color="auto"/>
            <w:left w:val="none" w:sz="0" w:space="0" w:color="auto"/>
            <w:bottom w:val="none" w:sz="0" w:space="0" w:color="auto"/>
            <w:right w:val="none" w:sz="0" w:space="0" w:color="auto"/>
          </w:divBdr>
        </w:div>
        <w:div w:id="2110928641">
          <w:marLeft w:val="640"/>
          <w:marRight w:val="0"/>
          <w:marTop w:val="0"/>
          <w:marBottom w:val="0"/>
          <w:divBdr>
            <w:top w:val="none" w:sz="0" w:space="0" w:color="auto"/>
            <w:left w:val="none" w:sz="0" w:space="0" w:color="auto"/>
            <w:bottom w:val="none" w:sz="0" w:space="0" w:color="auto"/>
            <w:right w:val="none" w:sz="0" w:space="0" w:color="auto"/>
          </w:divBdr>
        </w:div>
        <w:div w:id="1195777301">
          <w:marLeft w:val="640"/>
          <w:marRight w:val="0"/>
          <w:marTop w:val="0"/>
          <w:marBottom w:val="0"/>
          <w:divBdr>
            <w:top w:val="none" w:sz="0" w:space="0" w:color="auto"/>
            <w:left w:val="none" w:sz="0" w:space="0" w:color="auto"/>
            <w:bottom w:val="none" w:sz="0" w:space="0" w:color="auto"/>
            <w:right w:val="none" w:sz="0" w:space="0" w:color="auto"/>
          </w:divBdr>
        </w:div>
        <w:div w:id="756287081">
          <w:marLeft w:val="640"/>
          <w:marRight w:val="0"/>
          <w:marTop w:val="0"/>
          <w:marBottom w:val="0"/>
          <w:divBdr>
            <w:top w:val="none" w:sz="0" w:space="0" w:color="auto"/>
            <w:left w:val="none" w:sz="0" w:space="0" w:color="auto"/>
            <w:bottom w:val="none" w:sz="0" w:space="0" w:color="auto"/>
            <w:right w:val="none" w:sz="0" w:space="0" w:color="auto"/>
          </w:divBdr>
        </w:div>
        <w:div w:id="2068258437">
          <w:marLeft w:val="640"/>
          <w:marRight w:val="0"/>
          <w:marTop w:val="0"/>
          <w:marBottom w:val="0"/>
          <w:divBdr>
            <w:top w:val="none" w:sz="0" w:space="0" w:color="auto"/>
            <w:left w:val="none" w:sz="0" w:space="0" w:color="auto"/>
            <w:bottom w:val="none" w:sz="0" w:space="0" w:color="auto"/>
            <w:right w:val="none" w:sz="0" w:space="0" w:color="auto"/>
          </w:divBdr>
        </w:div>
        <w:div w:id="1691445917">
          <w:marLeft w:val="640"/>
          <w:marRight w:val="0"/>
          <w:marTop w:val="0"/>
          <w:marBottom w:val="0"/>
          <w:divBdr>
            <w:top w:val="none" w:sz="0" w:space="0" w:color="auto"/>
            <w:left w:val="none" w:sz="0" w:space="0" w:color="auto"/>
            <w:bottom w:val="none" w:sz="0" w:space="0" w:color="auto"/>
            <w:right w:val="none" w:sz="0" w:space="0" w:color="auto"/>
          </w:divBdr>
        </w:div>
        <w:div w:id="703796260">
          <w:marLeft w:val="640"/>
          <w:marRight w:val="0"/>
          <w:marTop w:val="0"/>
          <w:marBottom w:val="0"/>
          <w:divBdr>
            <w:top w:val="none" w:sz="0" w:space="0" w:color="auto"/>
            <w:left w:val="none" w:sz="0" w:space="0" w:color="auto"/>
            <w:bottom w:val="none" w:sz="0" w:space="0" w:color="auto"/>
            <w:right w:val="none" w:sz="0" w:space="0" w:color="auto"/>
          </w:divBdr>
        </w:div>
        <w:div w:id="668558842">
          <w:marLeft w:val="640"/>
          <w:marRight w:val="0"/>
          <w:marTop w:val="0"/>
          <w:marBottom w:val="0"/>
          <w:divBdr>
            <w:top w:val="none" w:sz="0" w:space="0" w:color="auto"/>
            <w:left w:val="none" w:sz="0" w:space="0" w:color="auto"/>
            <w:bottom w:val="none" w:sz="0" w:space="0" w:color="auto"/>
            <w:right w:val="none" w:sz="0" w:space="0" w:color="auto"/>
          </w:divBdr>
        </w:div>
        <w:div w:id="1507944695">
          <w:marLeft w:val="640"/>
          <w:marRight w:val="0"/>
          <w:marTop w:val="0"/>
          <w:marBottom w:val="0"/>
          <w:divBdr>
            <w:top w:val="none" w:sz="0" w:space="0" w:color="auto"/>
            <w:left w:val="none" w:sz="0" w:space="0" w:color="auto"/>
            <w:bottom w:val="none" w:sz="0" w:space="0" w:color="auto"/>
            <w:right w:val="none" w:sz="0" w:space="0" w:color="auto"/>
          </w:divBdr>
        </w:div>
        <w:div w:id="1929072778">
          <w:marLeft w:val="640"/>
          <w:marRight w:val="0"/>
          <w:marTop w:val="0"/>
          <w:marBottom w:val="0"/>
          <w:divBdr>
            <w:top w:val="none" w:sz="0" w:space="0" w:color="auto"/>
            <w:left w:val="none" w:sz="0" w:space="0" w:color="auto"/>
            <w:bottom w:val="none" w:sz="0" w:space="0" w:color="auto"/>
            <w:right w:val="none" w:sz="0" w:space="0" w:color="auto"/>
          </w:divBdr>
        </w:div>
        <w:div w:id="1332875923">
          <w:marLeft w:val="640"/>
          <w:marRight w:val="0"/>
          <w:marTop w:val="0"/>
          <w:marBottom w:val="0"/>
          <w:divBdr>
            <w:top w:val="none" w:sz="0" w:space="0" w:color="auto"/>
            <w:left w:val="none" w:sz="0" w:space="0" w:color="auto"/>
            <w:bottom w:val="none" w:sz="0" w:space="0" w:color="auto"/>
            <w:right w:val="none" w:sz="0" w:space="0" w:color="auto"/>
          </w:divBdr>
        </w:div>
        <w:div w:id="359477043">
          <w:marLeft w:val="640"/>
          <w:marRight w:val="0"/>
          <w:marTop w:val="0"/>
          <w:marBottom w:val="0"/>
          <w:divBdr>
            <w:top w:val="none" w:sz="0" w:space="0" w:color="auto"/>
            <w:left w:val="none" w:sz="0" w:space="0" w:color="auto"/>
            <w:bottom w:val="none" w:sz="0" w:space="0" w:color="auto"/>
            <w:right w:val="none" w:sz="0" w:space="0" w:color="auto"/>
          </w:divBdr>
        </w:div>
        <w:div w:id="1241063251">
          <w:marLeft w:val="640"/>
          <w:marRight w:val="0"/>
          <w:marTop w:val="0"/>
          <w:marBottom w:val="0"/>
          <w:divBdr>
            <w:top w:val="none" w:sz="0" w:space="0" w:color="auto"/>
            <w:left w:val="none" w:sz="0" w:space="0" w:color="auto"/>
            <w:bottom w:val="none" w:sz="0" w:space="0" w:color="auto"/>
            <w:right w:val="none" w:sz="0" w:space="0" w:color="auto"/>
          </w:divBdr>
        </w:div>
        <w:div w:id="909343457">
          <w:marLeft w:val="640"/>
          <w:marRight w:val="0"/>
          <w:marTop w:val="0"/>
          <w:marBottom w:val="0"/>
          <w:divBdr>
            <w:top w:val="none" w:sz="0" w:space="0" w:color="auto"/>
            <w:left w:val="none" w:sz="0" w:space="0" w:color="auto"/>
            <w:bottom w:val="none" w:sz="0" w:space="0" w:color="auto"/>
            <w:right w:val="none" w:sz="0" w:space="0" w:color="auto"/>
          </w:divBdr>
        </w:div>
        <w:div w:id="1122848877">
          <w:marLeft w:val="640"/>
          <w:marRight w:val="0"/>
          <w:marTop w:val="0"/>
          <w:marBottom w:val="0"/>
          <w:divBdr>
            <w:top w:val="none" w:sz="0" w:space="0" w:color="auto"/>
            <w:left w:val="none" w:sz="0" w:space="0" w:color="auto"/>
            <w:bottom w:val="none" w:sz="0" w:space="0" w:color="auto"/>
            <w:right w:val="none" w:sz="0" w:space="0" w:color="auto"/>
          </w:divBdr>
        </w:div>
        <w:div w:id="57438647">
          <w:marLeft w:val="640"/>
          <w:marRight w:val="0"/>
          <w:marTop w:val="0"/>
          <w:marBottom w:val="0"/>
          <w:divBdr>
            <w:top w:val="none" w:sz="0" w:space="0" w:color="auto"/>
            <w:left w:val="none" w:sz="0" w:space="0" w:color="auto"/>
            <w:bottom w:val="none" w:sz="0" w:space="0" w:color="auto"/>
            <w:right w:val="none" w:sz="0" w:space="0" w:color="auto"/>
          </w:divBdr>
        </w:div>
        <w:div w:id="693262553">
          <w:marLeft w:val="640"/>
          <w:marRight w:val="0"/>
          <w:marTop w:val="0"/>
          <w:marBottom w:val="0"/>
          <w:divBdr>
            <w:top w:val="none" w:sz="0" w:space="0" w:color="auto"/>
            <w:left w:val="none" w:sz="0" w:space="0" w:color="auto"/>
            <w:bottom w:val="none" w:sz="0" w:space="0" w:color="auto"/>
            <w:right w:val="none" w:sz="0" w:space="0" w:color="auto"/>
          </w:divBdr>
        </w:div>
        <w:div w:id="442916547">
          <w:marLeft w:val="640"/>
          <w:marRight w:val="0"/>
          <w:marTop w:val="0"/>
          <w:marBottom w:val="0"/>
          <w:divBdr>
            <w:top w:val="none" w:sz="0" w:space="0" w:color="auto"/>
            <w:left w:val="none" w:sz="0" w:space="0" w:color="auto"/>
            <w:bottom w:val="none" w:sz="0" w:space="0" w:color="auto"/>
            <w:right w:val="none" w:sz="0" w:space="0" w:color="auto"/>
          </w:divBdr>
        </w:div>
        <w:div w:id="95299238">
          <w:marLeft w:val="640"/>
          <w:marRight w:val="0"/>
          <w:marTop w:val="0"/>
          <w:marBottom w:val="0"/>
          <w:divBdr>
            <w:top w:val="none" w:sz="0" w:space="0" w:color="auto"/>
            <w:left w:val="none" w:sz="0" w:space="0" w:color="auto"/>
            <w:bottom w:val="none" w:sz="0" w:space="0" w:color="auto"/>
            <w:right w:val="none" w:sz="0" w:space="0" w:color="auto"/>
          </w:divBdr>
        </w:div>
        <w:div w:id="1334911133">
          <w:marLeft w:val="640"/>
          <w:marRight w:val="0"/>
          <w:marTop w:val="0"/>
          <w:marBottom w:val="0"/>
          <w:divBdr>
            <w:top w:val="none" w:sz="0" w:space="0" w:color="auto"/>
            <w:left w:val="none" w:sz="0" w:space="0" w:color="auto"/>
            <w:bottom w:val="none" w:sz="0" w:space="0" w:color="auto"/>
            <w:right w:val="none" w:sz="0" w:space="0" w:color="auto"/>
          </w:divBdr>
        </w:div>
        <w:div w:id="677999756">
          <w:marLeft w:val="640"/>
          <w:marRight w:val="0"/>
          <w:marTop w:val="0"/>
          <w:marBottom w:val="0"/>
          <w:divBdr>
            <w:top w:val="none" w:sz="0" w:space="0" w:color="auto"/>
            <w:left w:val="none" w:sz="0" w:space="0" w:color="auto"/>
            <w:bottom w:val="none" w:sz="0" w:space="0" w:color="auto"/>
            <w:right w:val="none" w:sz="0" w:space="0" w:color="auto"/>
          </w:divBdr>
        </w:div>
        <w:div w:id="1289706093">
          <w:marLeft w:val="640"/>
          <w:marRight w:val="0"/>
          <w:marTop w:val="0"/>
          <w:marBottom w:val="0"/>
          <w:divBdr>
            <w:top w:val="none" w:sz="0" w:space="0" w:color="auto"/>
            <w:left w:val="none" w:sz="0" w:space="0" w:color="auto"/>
            <w:bottom w:val="none" w:sz="0" w:space="0" w:color="auto"/>
            <w:right w:val="none" w:sz="0" w:space="0" w:color="auto"/>
          </w:divBdr>
        </w:div>
        <w:div w:id="402021214">
          <w:marLeft w:val="640"/>
          <w:marRight w:val="0"/>
          <w:marTop w:val="0"/>
          <w:marBottom w:val="0"/>
          <w:divBdr>
            <w:top w:val="none" w:sz="0" w:space="0" w:color="auto"/>
            <w:left w:val="none" w:sz="0" w:space="0" w:color="auto"/>
            <w:bottom w:val="none" w:sz="0" w:space="0" w:color="auto"/>
            <w:right w:val="none" w:sz="0" w:space="0" w:color="auto"/>
          </w:divBdr>
        </w:div>
        <w:div w:id="1529681996">
          <w:marLeft w:val="640"/>
          <w:marRight w:val="0"/>
          <w:marTop w:val="0"/>
          <w:marBottom w:val="0"/>
          <w:divBdr>
            <w:top w:val="none" w:sz="0" w:space="0" w:color="auto"/>
            <w:left w:val="none" w:sz="0" w:space="0" w:color="auto"/>
            <w:bottom w:val="none" w:sz="0" w:space="0" w:color="auto"/>
            <w:right w:val="none" w:sz="0" w:space="0" w:color="auto"/>
          </w:divBdr>
        </w:div>
        <w:div w:id="665522592">
          <w:marLeft w:val="640"/>
          <w:marRight w:val="0"/>
          <w:marTop w:val="0"/>
          <w:marBottom w:val="0"/>
          <w:divBdr>
            <w:top w:val="none" w:sz="0" w:space="0" w:color="auto"/>
            <w:left w:val="none" w:sz="0" w:space="0" w:color="auto"/>
            <w:bottom w:val="none" w:sz="0" w:space="0" w:color="auto"/>
            <w:right w:val="none" w:sz="0" w:space="0" w:color="auto"/>
          </w:divBdr>
        </w:div>
        <w:div w:id="886840563">
          <w:marLeft w:val="640"/>
          <w:marRight w:val="0"/>
          <w:marTop w:val="0"/>
          <w:marBottom w:val="0"/>
          <w:divBdr>
            <w:top w:val="none" w:sz="0" w:space="0" w:color="auto"/>
            <w:left w:val="none" w:sz="0" w:space="0" w:color="auto"/>
            <w:bottom w:val="none" w:sz="0" w:space="0" w:color="auto"/>
            <w:right w:val="none" w:sz="0" w:space="0" w:color="auto"/>
          </w:divBdr>
        </w:div>
        <w:div w:id="954555653">
          <w:marLeft w:val="640"/>
          <w:marRight w:val="0"/>
          <w:marTop w:val="0"/>
          <w:marBottom w:val="0"/>
          <w:divBdr>
            <w:top w:val="none" w:sz="0" w:space="0" w:color="auto"/>
            <w:left w:val="none" w:sz="0" w:space="0" w:color="auto"/>
            <w:bottom w:val="none" w:sz="0" w:space="0" w:color="auto"/>
            <w:right w:val="none" w:sz="0" w:space="0" w:color="auto"/>
          </w:divBdr>
        </w:div>
        <w:div w:id="839932485">
          <w:marLeft w:val="640"/>
          <w:marRight w:val="0"/>
          <w:marTop w:val="0"/>
          <w:marBottom w:val="0"/>
          <w:divBdr>
            <w:top w:val="none" w:sz="0" w:space="0" w:color="auto"/>
            <w:left w:val="none" w:sz="0" w:space="0" w:color="auto"/>
            <w:bottom w:val="none" w:sz="0" w:space="0" w:color="auto"/>
            <w:right w:val="none" w:sz="0" w:space="0" w:color="auto"/>
          </w:divBdr>
        </w:div>
        <w:div w:id="662586833">
          <w:marLeft w:val="640"/>
          <w:marRight w:val="0"/>
          <w:marTop w:val="0"/>
          <w:marBottom w:val="0"/>
          <w:divBdr>
            <w:top w:val="none" w:sz="0" w:space="0" w:color="auto"/>
            <w:left w:val="none" w:sz="0" w:space="0" w:color="auto"/>
            <w:bottom w:val="none" w:sz="0" w:space="0" w:color="auto"/>
            <w:right w:val="none" w:sz="0" w:space="0" w:color="auto"/>
          </w:divBdr>
        </w:div>
        <w:div w:id="1874422980">
          <w:marLeft w:val="640"/>
          <w:marRight w:val="0"/>
          <w:marTop w:val="0"/>
          <w:marBottom w:val="0"/>
          <w:divBdr>
            <w:top w:val="none" w:sz="0" w:space="0" w:color="auto"/>
            <w:left w:val="none" w:sz="0" w:space="0" w:color="auto"/>
            <w:bottom w:val="none" w:sz="0" w:space="0" w:color="auto"/>
            <w:right w:val="none" w:sz="0" w:space="0" w:color="auto"/>
          </w:divBdr>
        </w:div>
        <w:div w:id="921524442">
          <w:marLeft w:val="640"/>
          <w:marRight w:val="0"/>
          <w:marTop w:val="0"/>
          <w:marBottom w:val="0"/>
          <w:divBdr>
            <w:top w:val="none" w:sz="0" w:space="0" w:color="auto"/>
            <w:left w:val="none" w:sz="0" w:space="0" w:color="auto"/>
            <w:bottom w:val="none" w:sz="0" w:space="0" w:color="auto"/>
            <w:right w:val="none" w:sz="0" w:space="0" w:color="auto"/>
          </w:divBdr>
        </w:div>
        <w:div w:id="1363171533">
          <w:marLeft w:val="640"/>
          <w:marRight w:val="0"/>
          <w:marTop w:val="0"/>
          <w:marBottom w:val="0"/>
          <w:divBdr>
            <w:top w:val="none" w:sz="0" w:space="0" w:color="auto"/>
            <w:left w:val="none" w:sz="0" w:space="0" w:color="auto"/>
            <w:bottom w:val="none" w:sz="0" w:space="0" w:color="auto"/>
            <w:right w:val="none" w:sz="0" w:space="0" w:color="auto"/>
          </w:divBdr>
        </w:div>
        <w:div w:id="1385251342">
          <w:marLeft w:val="640"/>
          <w:marRight w:val="0"/>
          <w:marTop w:val="0"/>
          <w:marBottom w:val="0"/>
          <w:divBdr>
            <w:top w:val="none" w:sz="0" w:space="0" w:color="auto"/>
            <w:left w:val="none" w:sz="0" w:space="0" w:color="auto"/>
            <w:bottom w:val="none" w:sz="0" w:space="0" w:color="auto"/>
            <w:right w:val="none" w:sz="0" w:space="0" w:color="auto"/>
          </w:divBdr>
        </w:div>
        <w:div w:id="757212121">
          <w:marLeft w:val="640"/>
          <w:marRight w:val="0"/>
          <w:marTop w:val="0"/>
          <w:marBottom w:val="0"/>
          <w:divBdr>
            <w:top w:val="none" w:sz="0" w:space="0" w:color="auto"/>
            <w:left w:val="none" w:sz="0" w:space="0" w:color="auto"/>
            <w:bottom w:val="none" w:sz="0" w:space="0" w:color="auto"/>
            <w:right w:val="none" w:sz="0" w:space="0" w:color="auto"/>
          </w:divBdr>
        </w:div>
        <w:div w:id="1305624575">
          <w:marLeft w:val="640"/>
          <w:marRight w:val="0"/>
          <w:marTop w:val="0"/>
          <w:marBottom w:val="0"/>
          <w:divBdr>
            <w:top w:val="none" w:sz="0" w:space="0" w:color="auto"/>
            <w:left w:val="none" w:sz="0" w:space="0" w:color="auto"/>
            <w:bottom w:val="none" w:sz="0" w:space="0" w:color="auto"/>
            <w:right w:val="none" w:sz="0" w:space="0" w:color="auto"/>
          </w:divBdr>
        </w:div>
        <w:div w:id="866523463">
          <w:marLeft w:val="640"/>
          <w:marRight w:val="0"/>
          <w:marTop w:val="0"/>
          <w:marBottom w:val="0"/>
          <w:divBdr>
            <w:top w:val="none" w:sz="0" w:space="0" w:color="auto"/>
            <w:left w:val="none" w:sz="0" w:space="0" w:color="auto"/>
            <w:bottom w:val="none" w:sz="0" w:space="0" w:color="auto"/>
            <w:right w:val="none" w:sz="0" w:space="0" w:color="auto"/>
          </w:divBdr>
        </w:div>
        <w:div w:id="1291667584">
          <w:marLeft w:val="640"/>
          <w:marRight w:val="0"/>
          <w:marTop w:val="0"/>
          <w:marBottom w:val="0"/>
          <w:divBdr>
            <w:top w:val="none" w:sz="0" w:space="0" w:color="auto"/>
            <w:left w:val="none" w:sz="0" w:space="0" w:color="auto"/>
            <w:bottom w:val="none" w:sz="0" w:space="0" w:color="auto"/>
            <w:right w:val="none" w:sz="0" w:space="0" w:color="auto"/>
          </w:divBdr>
        </w:div>
        <w:div w:id="1796098071">
          <w:marLeft w:val="640"/>
          <w:marRight w:val="0"/>
          <w:marTop w:val="0"/>
          <w:marBottom w:val="0"/>
          <w:divBdr>
            <w:top w:val="none" w:sz="0" w:space="0" w:color="auto"/>
            <w:left w:val="none" w:sz="0" w:space="0" w:color="auto"/>
            <w:bottom w:val="none" w:sz="0" w:space="0" w:color="auto"/>
            <w:right w:val="none" w:sz="0" w:space="0" w:color="auto"/>
          </w:divBdr>
        </w:div>
        <w:div w:id="1015427934">
          <w:marLeft w:val="640"/>
          <w:marRight w:val="0"/>
          <w:marTop w:val="0"/>
          <w:marBottom w:val="0"/>
          <w:divBdr>
            <w:top w:val="none" w:sz="0" w:space="0" w:color="auto"/>
            <w:left w:val="none" w:sz="0" w:space="0" w:color="auto"/>
            <w:bottom w:val="none" w:sz="0" w:space="0" w:color="auto"/>
            <w:right w:val="none" w:sz="0" w:space="0" w:color="auto"/>
          </w:divBdr>
        </w:div>
        <w:div w:id="683018531">
          <w:marLeft w:val="640"/>
          <w:marRight w:val="0"/>
          <w:marTop w:val="0"/>
          <w:marBottom w:val="0"/>
          <w:divBdr>
            <w:top w:val="none" w:sz="0" w:space="0" w:color="auto"/>
            <w:left w:val="none" w:sz="0" w:space="0" w:color="auto"/>
            <w:bottom w:val="none" w:sz="0" w:space="0" w:color="auto"/>
            <w:right w:val="none" w:sz="0" w:space="0" w:color="auto"/>
          </w:divBdr>
        </w:div>
        <w:div w:id="352659261">
          <w:marLeft w:val="640"/>
          <w:marRight w:val="0"/>
          <w:marTop w:val="0"/>
          <w:marBottom w:val="0"/>
          <w:divBdr>
            <w:top w:val="none" w:sz="0" w:space="0" w:color="auto"/>
            <w:left w:val="none" w:sz="0" w:space="0" w:color="auto"/>
            <w:bottom w:val="none" w:sz="0" w:space="0" w:color="auto"/>
            <w:right w:val="none" w:sz="0" w:space="0" w:color="auto"/>
          </w:divBdr>
        </w:div>
        <w:div w:id="1633755375">
          <w:marLeft w:val="640"/>
          <w:marRight w:val="0"/>
          <w:marTop w:val="0"/>
          <w:marBottom w:val="0"/>
          <w:divBdr>
            <w:top w:val="none" w:sz="0" w:space="0" w:color="auto"/>
            <w:left w:val="none" w:sz="0" w:space="0" w:color="auto"/>
            <w:bottom w:val="none" w:sz="0" w:space="0" w:color="auto"/>
            <w:right w:val="none" w:sz="0" w:space="0" w:color="auto"/>
          </w:divBdr>
        </w:div>
        <w:div w:id="22173630">
          <w:marLeft w:val="640"/>
          <w:marRight w:val="0"/>
          <w:marTop w:val="0"/>
          <w:marBottom w:val="0"/>
          <w:divBdr>
            <w:top w:val="none" w:sz="0" w:space="0" w:color="auto"/>
            <w:left w:val="none" w:sz="0" w:space="0" w:color="auto"/>
            <w:bottom w:val="none" w:sz="0" w:space="0" w:color="auto"/>
            <w:right w:val="none" w:sz="0" w:space="0" w:color="auto"/>
          </w:divBdr>
        </w:div>
        <w:div w:id="1122306641">
          <w:marLeft w:val="640"/>
          <w:marRight w:val="0"/>
          <w:marTop w:val="0"/>
          <w:marBottom w:val="0"/>
          <w:divBdr>
            <w:top w:val="none" w:sz="0" w:space="0" w:color="auto"/>
            <w:left w:val="none" w:sz="0" w:space="0" w:color="auto"/>
            <w:bottom w:val="none" w:sz="0" w:space="0" w:color="auto"/>
            <w:right w:val="none" w:sz="0" w:space="0" w:color="auto"/>
          </w:divBdr>
        </w:div>
        <w:div w:id="1190291357">
          <w:marLeft w:val="640"/>
          <w:marRight w:val="0"/>
          <w:marTop w:val="0"/>
          <w:marBottom w:val="0"/>
          <w:divBdr>
            <w:top w:val="none" w:sz="0" w:space="0" w:color="auto"/>
            <w:left w:val="none" w:sz="0" w:space="0" w:color="auto"/>
            <w:bottom w:val="none" w:sz="0" w:space="0" w:color="auto"/>
            <w:right w:val="none" w:sz="0" w:space="0" w:color="auto"/>
          </w:divBdr>
        </w:div>
        <w:div w:id="634143985">
          <w:marLeft w:val="640"/>
          <w:marRight w:val="0"/>
          <w:marTop w:val="0"/>
          <w:marBottom w:val="0"/>
          <w:divBdr>
            <w:top w:val="none" w:sz="0" w:space="0" w:color="auto"/>
            <w:left w:val="none" w:sz="0" w:space="0" w:color="auto"/>
            <w:bottom w:val="none" w:sz="0" w:space="0" w:color="auto"/>
            <w:right w:val="none" w:sz="0" w:space="0" w:color="auto"/>
          </w:divBdr>
        </w:div>
        <w:div w:id="1884176148">
          <w:marLeft w:val="640"/>
          <w:marRight w:val="0"/>
          <w:marTop w:val="0"/>
          <w:marBottom w:val="0"/>
          <w:divBdr>
            <w:top w:val="none" w:sz="0" w:space="0" w:color="auto"/>
            <w:left w:val="none" w:sz="0" w:space="0" w:color="auto"/>
            <w:bottom w:val="none" w:sz="0" w:space="0" w:color="auto"/>
            <w:right w:val="none" w:sz="0" w:space="0" w:color="auto"/>
          </w:divBdr>
        </w:div>
        <w:div w:id="2069455048">
          <w:marLeft w:val="640"/>
          <w:marRight w:val="0"/>
          <w:marTop w:val="0"/>
          <w:marBottom w:val="0"/>
          <w:divBdr>
            <w:top w:val="none" w:sz="0" w:space="0" w:color="auto"/>
            <w:left w:val="none" w:sz="0" w:space="0" w:color="auto"/>
            <w:bottom w:val="none" w:sz="0" w:space="0" w:color="auto"/>
            <w:right w:val="none" w:sz="0" w:space="0" w:color="auto"/>
          </w:divBdr>
        </w:div>
      </w:divsChild>
    </w:div>
    <w:div w:id="1856650009">
      <w:bodyDiv w:val="1"/>
      <w:marLeft w:val="0"/>
      <w:marRight w:val="0"/>
      <w:marTop w:val="0"/>
      <w:marBottom w:val="0"/>
      <w:divBdr>
        <w:top w:val="none" w:sz="0" w:space="0" w:color="auto"/>
        <w:left w:val="none" w:sz="0" w:space="0" w:color="auto"/>
        <w:bottom w:val="none" w:sz="0" w:space="0" w:color="auto"/>
        <w:right w:val="none" w:sz="0" w:space="0" w:color="auto"/>
      </w:divBdr>
      <w:divsChild>
        <w:div w:id="1940091457">
          <w:marLeft w:val="640"/>
          <w:marRight w:val="0"/>
          <w:marTop w:val="0"/>
          <w:marBottom w:val="0"/>
          <w:divBdr>
            <w:top w:val="none" w:sz="0" w:space="0" w:color="auto"/>
            <w:left w:val="none" w:sz="0" w:space="0" w:color="auto"/>
            <w:bottom w:val="none" w:sz="0" w:space="0" w:color="auto"/>
            <w:right w:val="none" w:sz="0" w:space="0" w:color="auto"/>
          </w:divBdr>
        </w:div>
        <w:div w:id="1488786903">
          <w:marLeft w:val="640"/>
          <w:marRight w:val="0"/>
          <w:marTop w:val="0"/>
          <w:marBottom w:val="0"/>
          <w:divBdr>
            <w:top w:val="none" w:sz="0" w:space="0" w:color="auto"/>
            <w:left w:val="none" w:sz="0" w:space="0" w:color="auto"/>
            <w:bottom w:val="none" w:sz="0" w:space="0" w:color="auto"/>
            <w:right w:val="none" w:sz="0" w:space="0" w:color="auto"/>
          </w:divBdr>
        </w:div>
        <w:div w:id="1529365843">
          <w:marLeft w:val="640"/>
          <w:marRight w:val="0"/>
          <w:marTop w:val="0"/>
          <w:marBottom w:val="0"/>
          <w:divBdr>
            <w:top w:val="none" w:sz="0" w:space="0" w:color="auto"/>
            <w:left w:val="none" w:sz="0" w:space="0" w:color="auto"/>
            <w:bottom w:val="none" w:sz="0" w:space="0" w:color="auto"/>
            <w:right w:val="none" w:sz="0" w:space="0" w:color="auto"/>
          </w:divBdr>
        </w:div>
        <w:div w:id="675693767">
          <w:marLeft w:val="640"/>
          <w:marRight w:val="0"/>
          <w:marTop w:val="0"/>
          <w:marBottom w:val="0"/>
          <w:divBdr>
            <w:top w:val="none" w:sz="0" w:space="0" w:color="auto"/>
            <w:left w:val="none" w:sz="0" w:space="0" w:color="auto"/>
            <w:bottom w:val="none" w:sz="0" w:space="0" w:color="auto"/>
            <w:right w:val="none" w:sz="0" w:space="0" w:color="auto"/>
          </w:divBdr>
        </w:div>
        <w:div w:id="578254082">
          <w:marLeft w:val="640"/>
          <w:marRight w:val="0"/>
          <w:marTop w:val="0"/>
          <w:marBottom w:val="0"/>
          <w:divBdr>
            <w:top w:val="none" w:sz="0" w:space="0" w:color="auto"/>
            <w:left w:val="none" w:sz="0" w:space="0" w:color="auto"/>
            <w:bottom w:val="none" w:sz="0" w:space="0" w:color="auto"/>
            <w:right w:val="none" w:sz="0" w:space="0" w:color="auto"/>
          </w:divBdr>
        </w:div>
        <w:div w:id="2050565000">
          <w:marLeft w:val="640"/>
          <w:marRight w:val="0"/>
          <w:marTop w:val="0"/>
          <w:marBottom w:val="0"/>
          <w:divBdr>
            <w:top w:val="none" w:sz="0" w:space="0" w:color="auto"/>
            <w:left w:val="none" w:sz="0" w:space="0" w:color="auto"/>
            <w:bottom w:val="none" w:sz="0" w:space="0" w:color="auto"/>
            <w:right w:val="none" w:sz="0" w:space="0" w:color="auto"/>
          </w:divBdr>
        </w:div>
        <w:div w:id="1007053058">
          <w:marLeft w:val="640"/>
          <w:marRight w:val="0"/>
          <w:marTop w:val="0"/>
          <w:marBottom w:val="0"/>
          <w:divBdr>
            <w:top w:val="none" w:sz="0" w:space="0" w:color="auto"/>
            <w:left w:val="none" w:sz="0" w:space="0" w:color="auto"/>
            <w:bottom w:val="none" w:sz="0" w:space="0" w:color="auto"/>
            <w:right w:val="none" w:sz="0" w:space="0" w:color="auto"/>
          </w:divBdr>
        </w:div>
        <w:div w:id="700475294">
          <w:marLeft w:val="640"/>
          <w:marRight w:val="0"/>
          <w:marTop w:val="0"/>
          <w:marBottom w:val="0"/>
          <w:divBdr>
            <w:top w:val="none" w:sz="0" w:space="0" w:color="auto"/>
            <w:left w:val="none" w:sz="0" w:space="0" w:color="auto"/>
            <w:bottom w:val="none" w:sz="0" w:space="0" w:color="auto"/>
            <w:right w:val="none" w:sz="0" w:space="0" w:color="auto"/>
          </w:divBdr>
        </w:div>
        <w:div w:id="1271207762">
          <w:marLeft w:val="640"/>
          <w:marRight w:val="0"/>
          <w:marTop w:val="0"/>
          <w:marBottom w:val="0"/>
          <w:divBdr>
            <w:top w:val="none" w:sz="0" w:space="0" w:color="auto"/>
            <w:left w:val="none" w:sz="0" w:space="0" w:color="auto"/>
            <w:bottom w:val="none" w:sz="0" w:space="0" w:color="auto"/>
            <w:right w:val="none" w:sz="0" w:space="0" w:color="auto"/>
          </w:divBdr>
        </w:div>
        <w:div w:id="1109550257">
          <w:marLeft w:val="640"/>
          <w:marRight w:val="0"/>
          <w:marTop w:val="0"/>
          <w:marBottom w:val="0"/>
          <w:divBdr>
            <w:top w:val="none" w:sz="0" w:space="0" w:color="auto"/>
            <w:left w:val="none" w:sz="0" w:space="0" w:color="auto"/>
            <w:bottom w:val="none" w:sz="0" w:space="0" w:color="auto"/>
            <w:right w:val="none" w:sz="0" w:space="0" w:color="auto"/>
          </w:divBdr>
        </w:div>
        <w:div w:id="282158052">
          <w:marLeft w:val="640"/>
          <w:marRight w:val="0"/>
          <w:marTop w:val="0"/>
          <w:marBottom w:val="0"/>
          <w:divBdr>
            <w:top w:val="none" w:sz="0" w:space="0" w:color="auto"/>
            <w:left w:val="none" w:sz="0" w:space="0" w:color="auto"/>
            <w:bottom w:val="none" w:sz="0" w:space="0" w:color="auto"/>
            <w:right w:val="none" w:sz="0" w:space="0" w:color="auto"/>
          </w:divBdr>
        </w:div>
        <w:div w:id="949967987">
          <w:marLeft w:val="640"/>
          <w:marRight w:val="0"/>
          <w:marTop w:val="0"/>
          <w:marBottom w:val="0"/>
          <w:divBdr>
            <w:top w:val="none" w:sz="0" w:space="0" w:color="auto"/>
            <w:left w:val="none" w:sz="0" w:space="0" w:color="auto"/>
            <w:bottom w:val="none" w:sz="0" w:space="0" w:color="auto"/>
            <w:right w:val="none" w:sz="0" w:space="0" w:color="auto"/>
          </w:divBdr>
        </w:div>
        <w:div w:id="1265530160">
          <w:marLeft w:val="640"/>
          <w:marRight w:val="0"/>
          <w:marTop w:val="0"/>
          <w:marBottom w:val="0"/>
          <w:divBdr>
            <w:top w:val="none" w:sz="0" w:space="0" w:color="auto"/>
            <w:left w:val="none" w:sz="0" w:space="0" w:color="auto"/>
            <w:bottom w:val="none" w:sz="0" w:space="0" w:color="auto"/>
            <w:right w:val="none" w:sz="0" w:space="0" w:color="auto"/>
          </w:divBdr>
        </w:div>
        <w:div w:id="1665890570">
          <w:marLeft w:val="640"/>
          <w:marRight w:val="0"/>
          <w:marTop w:val="0"/>
          <w:marBottom w:val="0"/>
          <w:divBdr>
            <w:top w:val="none" w:sz="0" w:space="0" w:color="auto"/>
            <w:left w:val="none" w:sz="0" w:space="0" w:color="auto"/>
            <w:bottom w:val="none" w:sz="0" w:space="0" w:color="auto"/>
            <w:right w:val="none" w:sz="0" w:space="0" w:color="auto"/>
          </w:divBdr>
        </w:div>
        <w:div w:id="249780359">
          <w:marLeft w:val="640"/>
          <w:marRight w:val="0"/>
          <w:marTop w:val="0"/>
          <w:marBottom w:val="0"/>
          <w:divBdr>
            <w:top w:val="none" w:sz="0" w:space="0" w:color="auto"/>
            <w:left w:val="none" w:sz="0" w:space="0" w:color="auto"/>
            <w:bottom w:val="none" w:sz="0" w:space="0" w:color="auto"/>
            <w:right w:val="none" w:sz="0" w:space="0" w:color="auto"/>
          </w:divBdr>
        </w:div>
        <w:div w:id="1320235137">
          <w:marLeft w:val="640"/>
          <w:marRight w:val="0"/>
          <w:marTop w:val="0"/>
          <w:marBottom w:val="0"/>
          <w:divBdr>
            <w:top w:val="none" w:sz="0" w:space="0" w:color="auto"/>
            <w:left w:val="none" w:sz="0" w:space="0" w:color="auto"/>
            <w:bottom w:val="none" w:sz="0" w:space="0" w:color="auto"/>
            <w:right w:val="none" w:sz="0" w:space="0" w:color="auto"/>
          </w:divBdr>
        </w:div>
        <w:div w:id="1344819522">
          <w:marLeft w:val="640"/>
          <w:marRight w:val="0"/>
          <w:marTop w:val="0"/>
          <w:marBottom w:val="0"/>
          <w:divBdr>
            <w:top w:val="none" w:sz="0" w:space="0" w:color="auto"/>
            <w:left w:val="none" w:sz="0" w:space="0" w:color="auto"/>
            <w:bottom w:val="none" w:sz="0" w:space="0" w:color="auto"/>
            <w:right w:val="none" w:sz="0" w:space="0" w:color="auto"/>
          </w:divBdr>
        </w:div>
        <w:div w:id="1727337986">
          <w:marLeft w:val="640"/>
          <w:marRight w:val="0"/>
          <w:marTop w:val="0"/>
          <w:marBottom w:val="0"/>
          <w:divBdr>
            <w:top w:val="none" w:sz="0" w:space="0" w:color="auto"/>
            <w:left w:val="none" w:sz="0" w:space="0" w:color="auto"/>
            <w:bottom w:val="none" w:sz="0" w:space="0" w:color="auto"/>
            <w:right w:val="none" w:sz="0" w:space="0" w:color="auto"/>
          </w:divBdr>
        </w:div>
        <w:div w:id="1483811086">
          <w:marLeft w:val="640"/>
          <w:marRight w:val="0"/>
          <w:marTop w:val="0"/>
          <w:marBottom w:val="0"/>
          <w:divBdr>
            <w:top w:val="none" w:sz="0" w:space="0" w:color="auto"/>
            <w:left w:val="none" w:sz="0" w:space="0" w:color="auto"/>
            <w:bottom w:val="none" w:sz="0" w:space="0" w:color="auto"/>
            <w:right w:val="none" w:sz="0" w:space="0" w:color="auto"/>
          </w:divBdr>
        </w:div>
        <w:div w:id="604072074">
          <w:marLeft w:val="640"/>
          <w:marRight w:val="0"/>
          <w:marTop w:val="0"/>
          <w:marBottom w:val="0"/>
          <w:divBdr>
            <w:top w:val="none" w:sz="0" w:space="0" w:color="auto"/>
            <w:left w:val="none" w:sz="0" w:space="0" w:color="auto"/>
            <w:bottom w:val="none" w:sz="0" w:space="0" w:color="auto"/>
            <w:right w:val="none" w:sz="0" w:space="0" w:color="auto"/>
          </w:divBdr>
        </w:div>
        <w:div w:id="712000165">
          <w:marLeft w:val="640"/>
          <w:marRight w:val="0"/>
          <w:marTop w:val="0"/>
          <w:marBottom w:val="0"/>
          <w:divBdr>
            <w:top w:val="none" w:sz="0" w:space="0" w:color="auto"/>
            <w:left w:val="none" w:sz="0" w:space="0" w:color="auto"/>
            <w:bottom w:val="none" w:sz="0" w:space="0" w:color="auto"/>
            <w:right w:val="none" w:sz="0" w:space="0" w:color="auto"/>
          </w:divBdr>
        </w:div>
        <w:div w:id="1407343294">
          <w:marLeft w:val="640"/>
          <w:marRight w:val="0"/>
          <w:marTop w:val="0"/>
          <w:marBottom w:val="0"/>
          <w:divBdr>
            <w:top w:val="none" w:sz="0" w:space="0" w:color="auto"/>
            <w:left w:val="none" w:sz="0" w:space="0" w:color="auto"/>
            <w:bottom w:val="none" w:sz="0" w:space="0" w:color="auto"/>
            <w:right w:val="none" w:sz="0" w:space="0" w:color="auto"/>
          </w:divBdr>
        </w:div>
        <w:div w:id="1275794019">
          <w:marLeft w:val="640"/>
          <w:marRight w:val="0"/>
          <w:marTop w:val="0"/>
          <w:marBottom w:val="0"/>
          <w:divBdr>
            <w:top w:val="none" w:sz="0" w:space="0" w:color="auto"/>
            <w:left w:val="none" w:sz="0" w:space="0" w:color="auto"/>
            <w:bottom w:val="none" w:sz="0" w:space="0" w:color="auto"/>
            <w:right w:val="none" w:sz="0" w:space="0" w:color="auto"/>
          </w:divBdr>
        </w:div>
        <w:div w:id="1914005014">
          <w:marLeft w:val="640"/>
          <w:marRight w:val="0"/>
          <w:marTop w:val="0"/>
          <w:marBottom w:val="0"/>
          <w:divBdr>
            <w:top w:val="none" w:sz="0" w:space="0" w:color="auto"/>
            <w:left w:val="none" w:sz="0" w:space="0" w:color="auto"/>
            <w:bottom w:val="none" w:sz="0" w:space="0" w:color="auto"/>
            <w:right w:val="none" w:sz="0" w:space="0" w:color="auto"/>
          </w:divBdr>
        </w:div>
        <w:div w:id="1909804975">
          <w:marLeft w:val="640"/>
          <w:marRight w:val="0"/>
          <w:marTop w:val="0"/>
          <w:marBottom w:val="0"/>
          <w:divBdr>
            <w:top w:val="none" w:sz="0" w:space="0" w:color="auto"/>
            <w:left w:val="none" w:sz="0" w:space="0" w:color="auto"/>
            <w:bottom w:val="none" w:sz="0" w:space="0" w:color="auto"/>
            <w:right w:val="none" w:sz="0" w:space="0" w:color="auto"/>
          </w:divBdr>
        </w:div>
        <w:div w:id="76556554">
          <w:marLeft w:val="640"/>
          <w:marRight w:val="0"/>
          <w:marTop w:val="0"/>
          <w:marBottom w:val="0"/>
          <w:divBdr>
            <w:top w:val="none" w:sz="0" w:space="0" w:color="auto"/>
            <w:left w:val="none" w:sz="0" w:space="0" w:color="auto"/>
            <w:bottom w:val="none" w:sz="0" w:space="0" w:color="auto"/>
            <w:right w:val="none" w:sz="0" w:space="0" w:color="auto"/>
          </w:divBdr>
        </w:div>
        <w:div w:id="1844736346">
          <w:marLeft w:val="640"/>
          <w:marRight w:val="0"/>
          <w:marTop w:val="0"/>
          <w:marBottom w:val="0"/>
          <w:divBdr>
            <w:top w:val="none" w:sz="0" w:space="0" w:color="auto"/>
            <w:left w:val="none" w:sz="0" w:space="0" w:color="auto"/>
            <w:bottom w:val="none" w:sz="0" w:space="0" w:color="auto"/>
            <w:right w:val="none" w:sz="0" w:space="0" w:color="auto"/>
          </w:divBdr>
        </w:div>
        <w:div w:id="1032413597">
          <w:marLeft w:val="640"/>
          <w:marRight w:val="0"/>
          <w:marTop w:val="0"/>
          <w:marBottom w:val="0"/>
          <w:divBdr>
            <w:top w:val="none" w:sz="0" w:space="0" w:color="auto"/>
            <w:left w:val="none" w:sz="0" w:space="0" w:color="auto"/>
            <w:bottom w:val="none" w:sz="0" w:space="0" w:color="auto"/>
            <w:right w:val="none" w:sz="0" w:space="0" w:color="auto"/>
          </w:divBdr>
        </w:div>
        <w:div w:id="1573585746">
          <w:marLeft w:val="640"/>
          <w:marRight w:val="0"/>
          <w:marTop w:val="0"/>
          <w:marBottom w:val="0"/>
          <w:divBdr>
            <w:top w:val="none" w:sz="0" w:space="0" w:color="auto"/>
            <w:left w:val="none" w:sz="0" w:space="0" w:color="auto"/>
            <w:bottom w:val="none" w:sz="0" w:space="0" w:color="auto"/>
            <w:right w:val="none" w:sz="0" w:space="0" w:color="auto"/>
          </w:divBdr>
        </w:div>
        <w:div w:id="1578436165">
          <w:marLeft w:val="640"/>
          <w:marRight w:val="0"/>
          <w:marTop w:val="0"/>
          <w:marBottom w:val="0"/>
          <w:divBdr>
            <w:top w:val="none" w:sz="0" w:space="0" w:color="auto"/>
            <w:left w:val="none" w:sz="0" w:space="0" w:color="auto"/>
            <w:bottom w:val="none" w:sz="0" w:space="0" w:color="auto"/>
            <w:right w:val="none" w:sz="0" w:space="0" w:color="auto"/>
          </w:divBdr>
        </w:div>
        <w:div w:id="23332369">
          <w:marLeft w:val="640"/>
          <w:marRight w:val="0"/>
          <w:marTop w:val="0"/>
          <w:marBottom w:val="0"/>
          <w:divBdr>
            <w:top w:val="none" w:sz="0" w:space="0" w:color="auto"/>
            <w:left w:val="none" w:sz="0" w:space="0" w:color="auto"/>
            <w:bottom w:val="none" w:sz="0" w:space="0" w:color="auto"/>
            <w:right w:val="none" w:sz="0" w:space="0" w:color="auto"/>
          </w:divBdr>
        </w:div>
        <w:div w:id="944772552">
          <w:marLeft w:val="640"/>
          <w:marRight w:val="0"/>
          <w:marTop w:val="0"/>
          <w:marBottom w:val="0"/>
          <w:divBdr>
            <w:top w:val="none" w:sz="0" w:space="0" w:color="auto"/>
            <w:left w:val="none" w:sz="0" w:space="0" w:color="auto"/>
            <w:bottom w:val="none" w:sz="0" w:space="0" w:color="auto"/>
            <w:right w:val="none" w:sz="0" w:space="0" w:color="auto"/>
          </w:divBdr>
        </w:div>
        <w:div w:id="421218532">
          <w:marLeft w:val="640"/>
          <w:marRight w:val="0"/>
          <w:marTop w:val="0"/>
          <w:marBottom w:val="0"/>
          <w:divBdr>
            <w:top w:val="none" w:sz="0" w:space="0" w:color="auto"/>
            <w:left w:val="none" w:sz="0" w:space="0" w:color="auto"/>
            <w:bottom w:val="none" w:sz="0" w:space="0" w:color="auto"/>
            <w:right w:val="none" w:sz="0" w:space="0" w:color="auto"/>
          </w:divBdr>
        </w:div>
        <w:div w:id="2106917580">
          <w:marLeft w:val="640"/>
          <w:marRight w:val="0"/>
          <w:marTop w:val="0"/>
          <w:marBottom w:val="0"/>
          <w:divBdr>
            <w:top w:val="none" w:sz="0" w:space="0" w:color="auto"/>
            <w:left w:val="none" w:sz="0" w:space="0" w:color="auto"/>
            <w:bottom w:val="none" w:sz="0" w:space="0" w:color="auto"/>
            <w:right w:val="none" w:sz="0" w:space="0" w:color="auto"/>
          </w:divBdr>
        </w:div>
        <w:div w:id="1373111978">
          <w:marLeft w:val="640"/>
          <w:marRight w:val="0"/>
          <w:marTop w:val="0"/>
          <w:marBottom w:val="0"/>
          <w:divBdr>
            <w:top w:val="none" w:sz="0" w:space="0" w:color="auto"/>
            <w:left w:val="none" w:sz="0" w:space="0" w:color="auto"/>
            <w:bottom w:val="none" w:sz="0" w:space="0" w:color="auto"/>
            <w:right w:val="none" w:sz="0" w:space="0" w:color="auto"/>
          </w:divBdr>
        </w:div>
        <w:div w:id="1071349598">
          <w:marLeft w:val="640"/>
          <w:marRight w:val="0"/>
          <w:marTop w:val="0"/>
          <w:marBottom w:val="0"/>
          <w:divBdr>
            <w:top w:val="none" w:sz="0" w:space="0" w:color="auto"/>
            <w:left w:val="none" w:sz="0" w:space="0" w:color="auto"/>
            <w:bottom w:val="none" w:sz="0" w:space="0" w:color="auto"/>
            <w:right w:val="none" w:sz="0" w:space="0" w:color="auto"/>
          </w:divBdr>
        </w:div>
        <w:div w:id="1857688363">
          <w:marLeft w:val="640"/>
          <w:marRight w:val="0"/>
          <w:marTop w:val="0"/>
          <w:marBottom w:val="0"/>
          <w:divBdr>
            <w:top w:val="none" w:sz="0" w:space="0" w:color="auto"/>
            <w:left w:val="none" w:sz="0" w:space="0" w:color="auto"/>
            <w:bottom w:val="none" w:sz="0" w:space="0" w:color="auto"/>
            <w:right w:val="none" w:sz="0" w:space="0" w:color="auto"/>
          </w:divBdr>
        </w:div>
        <w:div w:id="1908413452">
          <w:marLeft w:val="640"/>
          <w:marRight w:val="0"/>
          <w:marTop w:val="0"/>
          <w:marBottom w:val="0"/>
          <w:divBdr>
            <w:top w:val="none" w:sz="0" w:space="0" w:color="auto"/>
            <w:left w:val="none" w:sz="0" w:space="0" w:color="auto"/>
            <w:bottom w:val="none" w:sz="0" w:space="0" w:color="auto"/>
            <w:right w:val="none" w:sz="0" w:space="0" w:color="auto"/>
          </w:divBdr>
        </w:div>
        <w:div w:id="459222980">
          <w:marLeft w:val="640"/>
          <w:marRight w:val="0"/>
          <w:marTop w:val="0"/>
          <w:marBottom w:val="0"/>
          <w:divBdr>
            <w:top w:val="none" w:sz="0" w:space="0" w:color="auto"/>
            <w:left w:val="none" w:sz="0" w:space="0" w:color="auto"/>
            <w:bottom w:val="none" w:sz="0" w:space="0" w:color="auto"/>
            <w:right w:val="none" w:sz="0" w:space="0" w:color="auto"/>
          </w:divBdr>
        </w:div>
        <w:div w:id="309599394">
          <w:marLeft w:val="640"/>
          <w:marRight w:val="0"/>
          <w:marTop w:val="0"/>
          <w:marBottom w:val="0"/>
          <w:divBdr>
            <w:top w:val="none" w:sz="0" w:space="0" w:color="auto"/>
            <w:left w:val="none" w:sz="0" w:space="0" w:color="auto"/>
            <w:bottom w:val="none" w:sz="0" w:space="0" w:color="auto"/>
            <w:right w:val="none" w:sz="0" w:space="0" w:color="auto"/>
          </w:divBdr>
        </w:div>
        <w:div w:id="296572090">
          <w:marLeft w:val="640"/>
          <w:marRight w:val="0"/>
          <w:marTop w:val="0"/>
          <w:marBottom w:val="0"/>
          <w:divBdr>
            <w:top w:val="none" w:sz="0" w:space="0" w:color="auto"/>
            <w:left w:val="none" w:sz="0" w:space="0" w:color="auto"/>
            <w:bottom w:val="none" w:sz="0" w:space="0" w:color="auto"/>
            <w:right w:val="none" w:sz="0" w:space="0" w:color="auto"/>
          </w:divBdr>
        </w:div>
        <w:div w:id="214587116">
          <w:marLeft w:val="640"/>
          <w:marRight w:val="0"/>
          <w:marTop w:val="0"/>
          <w:marBottom w:val="0"/>
          <w:divBdr>
            <w:top w:val="none" w:sz="0" w:space="0" w:color="auto"/>
            <w:left w:val="none" w:sz="0" w:space="0" w:color="auto"/>
            <w:bottom w:val="none" w:sz="0" w:space="0" w:color="auto"/>
            <w:right w:val="none" w:sz="0" w:space="0" w:color="auto"/>
          </w:divBdr>
        </w:div>
        <w:div w:id="1231959525">
          <w:marLeft w:val="640"/>
          <w:marRight w:val="0"/>
          <w:marTop w:val="0"/>
          <w:marBottom w:val="0"/>
          <w:divBdr>
            <w:top w:val="none" w:sz="0" w:space="0" w:color="auto"/>
            <w:left w:val="none" w:sz="0" w:space="0" w:color="auto"/>
            <w:bottom w:val="none" w:sz="0" w:space="0" w:color="auto"/>
            <w:right w:val="none" w:sz="0" w:space="0" w:color="auto"/>
          </w:divBdr>
        </w:div>
        <w:div w:id="934484942">
          <w:marLeft w:val="640"/>
          <w:marRight w:val="0"/>
          <w:marTop w:val="0"/>
          <w:marBottom w:val="0"/>
          <w:divBdr>
            <w:top w:val="none" w:sz="0" w:space="0" w:color="auto"/>
            <w:left w:val="none" w:sz="0" w:space="0" w:color="auto"/>
            <w:bottom w:val="none" w:sz="0" w:space="0" w:color="auto"/>
            <w:right w:val="none" w:sz="0" w:space="0" w:color="auto"/>
          </w:divBdr>
        </w:div>
        <w:div w:id="959725098">
          <w:marLeft w:val="640"/>
          <w:marRight w:val="0"/>
          <w:marTop w:val="0"/>
          <w:marBottom w:val="0"/>
          <w:divBdr>
            <w:top w:val="none" w:sz="0" w:space="0" w:color="auto"/>
            <w:left w:val="none" w:sz="0" w:space="0" w:color="auto"/>
            <w:bottom w:val="none" w:sz="0" w:space="0" w:color="auto"/>
            <w:right w:val="none" w:sz="0" w:space="0" w:color="auto"/>
          </w:divBdr>
        </w:div>
        <w:div w:id="2074042600">
          <w:marLeft w:val="640"/>
          <w:marRight w:val="0"/>
          <w:marTop w:val="0"/>
          <w:marBottom w:val="0"/>
          <w:divBdr>
            <w:top w:val="none" w:sz="0" w:space="0" w:color="auto"/>
            <w:left w:val="none" w:sz="0" w:space="0" w:color="auto"/>
            <w:bottom w:val="none" w:sz="0" w:space="0" w:color="auto"/>
            <w:right w:val="none" w:sz="0" w:space="0" w:color="auto"/>
          </w:divBdr>
        </w:div>
        <w:div w:id="1025595451">
          <w:marLeft w:val="640"/>
          <w:marRight w:val="0"/>
          <w:marTop w:val="0"/>
          <w:marBottom w:val="0"/>
          <w:divBdr>
            <w:top w:val="none" w:sz="0" w:space="0" w:color="auto"/>
            <w:left w:val="none" w:sz="0" w:space="0" w:color="auto"/>
            <w:bottom w:val="none" w:sz="0" w:space="0" w:color="auto"/>
            <w:right w:val="none" w:sz="0" w:space="0" w:color="auto"/>
          </w:divBdr>
        </w:div>
        <w:div w:id="2131318686">
          <w:marLeft w:val="640"/>
          <w:marRight w:val="0"/>
          <w:marTop w:val="0"/>
          <w:marBottom w:val="0"/>
          <w:divBdr>
            <w:top w:val="none" w:sz="0" w:space="0" w:color="auto"/>
            <w:left w:val="none" w:sz="0" w:space="0" w:color="auto"/>
            <w:bottom w:val="none" w:sz="0" w:space="0" w:color="auto"/>
            <w:right w:val="none" w:sz="0" w:space="0" w:color="auto"/>
          </w:divBdr>
        </w:div>
        <w:div w:id="1674065029">
          <w:marLeft w:val="640"/>
          <w:marRight w:val="0"/>
          <w:marTop w:val="0"/>
          <w:marBottom w:val="0"/>
          <w:divBdr>
            <w:top w:val="none" w:sz="0" w:space="0" w:color="auto"/>
            <w:left w:val="none" w:sz="0" w:space="0" w:color="auto"/>
            <w:bottom w:val="none" w:sz="0" w:space="0" w:color="auto"/>
            <w:right w:val="none" w:sz="0" w:space="0" w:color="auto"/>
          </w:divBdr>
        </w:div>
        <w:div w:id="1527256790">
          <w:marLeft w:val="640"/>
          <w:marRight w:val="0"/>
          <w:marTop w:val="0"/>
          <w:marBottom w:val="0"/>
          <w:divBdr>
            <w:top w:val="none" w:sz="0" w:space="0" w:color="auto"/>
            <w:left w:val="none" w:sz="0" w:space="0" w:color="auto"/>
            <w:bottom w:val="none" w:sz="0" w:space="0" w:color="auto"/>
            <w:right w:val="none" w:sz="0" w:space="0" w:color="auto"/>
          </w:divBdr>
        </w:div>
        <w:div w:id="769937362">
          <w:marLeft w:val="640"/>
          <w:marRight w:val="0"/>
          <w:marTop w:val="0"/>
          <w:marBottom w:val="0"/>
          <w:divBdr>
            <w:top w:val="none" w:sz="0" w:space="0" w:color="auto"/>
            <w:left w:val="none" w:sz="0" w:space="0" w:color="auto"/>
            <w:bottom w:val="none" w:sz="0" w:space="0" w:color="auto"/>
            <w:right w:val="none" w:sz="0" w:space="0" w:color="auto"/>
          </w:divBdr>
        </w:div>
        <w:div w:id="984892372">
          <w:marLeft w:val="640"/>
          <w:marRight w:val="0"/>
          <w:marTop w:val="0"/>
          <w:marBottom w:val="0"/>
          <w:divBdr>
            <w:top w:val="none" w:sz="0" w:space="0" w:color="auto"/>
            <w:left w:val="none" w:sz="0" w:space="0" w:color="auto"/>
            <w:bottom w:val="none" w:sz="0" w:space="0" w:color="auto"/>
            <w:right w:val="none" w:sz="0" w:space="0" w:color="auto"/>
          </w:divBdr>
        </w:div>
        <w:div w:id="782768401">
          <w:marLeft w:val="640"/>
          <w:marRight w:val="0"/>
          <w:marTop w:val="0"/>
          <w:marBottom w:val="0"/>
          <w:divBdr>
            <w:top w:val="none" w:sz="0" w:space="0" w:color="auto"/>
            <w:left w:val="none" w:sz="0" w:space="0" w:color="auto"/>
            <w:bottom w:val="none" w:sz="0" w:space="0" w:color="auto"/>
            <w:right w:val="none" w:sz="0" w:space="0" w:color="auto"/>
          </w:divBdr>
        </w:div>
        <w:div w:id="989015833">
          <w:marLeft w:val="640"/>
          <w:marRight w:val="0"/>
          <w:marTop w:val="0"/>
          <w:marBottom w:val="0"/>
          <w:divBdr>
            <w:top w:val="none" w:sz="0" w:space="0" w:color="auto"/>
            <w:left w:val="none" w:sz="0" w:space="0" w:color="auto"/>
            <w:bottom w:val="none" w:sz="0" w:space="0" w:color="auto"/>
            <w:right w:val="none" w:sz="0" w:space="0" w:color="auto"/>
          </w:divBdr>
        </w:div>
        <w:div w:id="1955672624">
          <w:marLeft w:val="640"/>
          <w:marRight w:val="0"/>
          <w:marTop w:val="0"/>
          <w:marBottom w:val="0"/>
          <w:divBdr>
            <w:top w:val="none" w:sz="0" w:space="0" w:color="auto"/>
            <w:left w:val="none" w:sz="0" w:space="0" w:color="auto"/>
            <w:bottom w:val="none" w:sz="0" w:space="0" w:color="auto"/>
            <w:right w:val="none" w:sz="0" w:space="0" w:color="auto"/>
          </w:divBdr>
        </w:div>
        <w:div w:id="1668365543">
          <w:marLeft w:val="640"/>
          <w:marRight w:val="0"/>
          <w:marTop w:val="0"/>
          <w:marBottom w:val="0"/>
          <w:divBdr>
            <w:top w:val="none" w:sz="0" w:space="0" w:color="auto"/>
            <w:left w:val="none" w:sz="0" w:space="0" w:color="auto"/>
            <w:bottom w:val="none" w:sz="0" w:space="0" w:color="auto"/>
            <w:right w:val="none" w:sz="0" w:space="0" w:color="auto"/>
          </w:divBdr>
        </w:div>
        <w:div w:id="325017166">
          <w:marLeft w:val="640"/>
          <w:marRight w:val="0"/>
          <w:marTop w:val="0"/>
          <w:marBottom w:val="0"/>
          <w:divBdr>
            <w:top w:val="none" w:sz="0" w:space="0" w:color="auto"/>
            <w:left w:val="none" w:sz="0" w:space="0" w:color="auto"/>
            <w:bottom w:val="none" w:sz="0" w:space="0" w:color="auto"/>
            <w:right w:val="none" w:sz="0" w:space="0" w:color="auto"/>
          </w:divBdr>
        </w:div>
        <w:div w:id="198862388">
          <w:marLeft w:val="640"/>
          <w:marRight w:val="0"/>
          <w:marTop w:val="0"/>
          <w:marBottom w:val="0"/>
          <w:divBdr>
            <w:top w:val="none" w:sz="0" w:space="0" w:color="auto"/>
            <w:left w:val="none" w:sz="0" w:space="0" w:color="auto"/>
            <w:bottom w:val="none" w:sz="0" w:space="0" w:color="auto"/>
            <w:right w:val="none" w:sz="0" w:space="0" w:color="auto"/>
          </w:divBdr>
        </w:div>
        <w:div w:id="127087237">
          <w:marLeft w:val="640"/>
          <w:marRight w:val="0"/>
          <w:marTop w:val="0"/>
          <w:marBottom w:val="0"/>
          <w:divBdr>
            <w:top w:val="none" w:sz="0" w:space="0" w:color="auto"/>
            <w:left w:val="none" w:sz="0" w:space="0" w:color="auto"/>
            <w:bottom w:val="none" w:sz="0" w:space="0" w:color="auto"/>
            <w:right w:val="none" w:sz="0" w:space="0" w:color="auto"/>
          </w:divBdr>
        </w:div>
        <w:div w:id="1043556226">
          <w:marLeft w:val="640"/>
          <w:marRight w:val="0"/>
          <w:marTop w:val="0"/>
          <w:marBottom w:val="0"/>
          <w:divBdr>
            <w:top w:val="none" w:sz="0" w:space="0" w:color="auto"/>
            <w:left w:val="none" w:sz="0" w:space="0" w:color="auto"/>
            <w:bottom w:val="none" w:sz="0" w:space="0" w:color="auto"/>
            <w:right w:val="none" w:sz="0" w:space="0" w:color="auto"/>
          </w:divBdr>
        </w:div>
        <w:div w:id="279655284">
          <w:marLeft w:val="640"/>
          <w:marRight w:val="0"/>
          <w:marTop w:val="0"/>
          <w:marBottom w:val="0"/>
          <w:divBdr>
            <w:top w:val="none" w:sz="0" w:space="0" w:color="auto"/>
            <w:left w:val="none" w:sz="0" w:space="0" w:color="auto"/>
            <w:bottom w:val="none" w:sz="0" w:space="0" w:color="auto"/>
            <w:right w:val="none" w:sz="0" w:space="0" w:color="auto"/>
          </w:divBdr>
        </w:div>
        <w:div w:id="1978995432">
          <w:marLeft w:val="640"/>
          <w:marRight w:val="0"/>
          <w:marTop w:val="0"/>
          <w:marBottom w:val="0"/>
          <w:divBdr>
            <w:top w:val="none" w:sz="0" w:space="0" w:color="auto"/>
            <w:left w:val="none" w:sz="0" w:space="0" w:color="auto"/>
            <w:bottom w:val="none" w:sz="0" w:space="0" w:color="auto"/>
            <w:right w:val="none" w:sz="0" w:space="0" w:color="auto"/>
          </w:divBdr>
        </w:div>
        <w:div w:id="1295451935">
          <w:marLeft w:val="640"/>
          <w:marRight w:val="0"/>
          <w:marTop w:val="0"/>
          <w:marBottom w:val="0"/>
          <w:divBdr>
            <w:top w:val="none" w:sz="0" w:space="0" w:color="auto"/>
            <w:left w:val="none" w:sz="0" w:space="0" w:color="auto"/>
            <w:bottom w:val="none" w:sz="0" w:space="0" w:color="auto"/>
            <w:right w:val="none" w:sz="0" w:space="0" w:color="auto"/>
          </w:divBdr>
        </w:div>
        <w:div w:id="902252893">
          <w:marLeft w:val="640"/>
          <w:marRight w:val="0"/>
          <w:marTop w:val="0"/>
          <w:marBottom w:val="0"/>
          <w:divBdr>
            <w:top w:val="none" w:sz="0" w:space="0" w:color="auto"/>
            <w:left w:val="none" w:sz="0" w:space="0" w:color="auto"/>
            <w:bottom w:val="none" w:sz="0" w:space="0" w:color="auto"/>
            <w:right w:val="none" w:sz="0" w:space="0" w:color="auto"/>
          </w:divBdr>
        </w:div>
        <w:div w:id="303896451">
          <w:marLeft w:val="640"/>
          <w:marRight w:val="0"/>
          <w:marTop w:val="0"/>
          <w:marBottom w:val="0"/>
          <w:divBdr>
            <w:top w:val="none" w:sz="0" w:space="0" w:color="auto"/>
            <w:left w:val="none" w:sz="0" w:space="0" w:color="auto"/>
            <w:bottom w:val="none" w:sz="0" w:space="0" w:color="auto"/>
            <w:right w:val="none" w:sz="0" w:space="0" w:color="auto"/>
          </w:divBdr>
        </w:div>
        <w:div w:id="2023581754">
          <w:marLeft w:val="640"/>
          <w:marRight w:val="0"/>
          <w:marTop w:val="0"/>
          <w:marBottom w:val="0"/>
          <w:divBdr>
            <w:top w:val="none" w:sz="0" w:space="0" w:color="auto"/>
            <w:left w:val="none" w:sz="0" w:space="0" w:color="auto"/>
            <w:bottom w:val="none" w:sz="0" w:space="0" w:color="auto"/>
            <w:right w:val="none" w:sz="0" w:space="0" w:color="auto"/>
          </w:divBdr>
        </w:div>
        <w:div w:id="252475274">
          <w:marLeft w:val="640"/>
          <w:marRight w:val="0"/>
          <w:marTop w:val="0"/>
          <w:marBottom w:val="0"/>
          <w:divBdr>
            <w:top w:val="none" w:sz="0" w:space="0" w:color="auto"/>
            <w:left w:val="none" w:sz="0" w:space="0" w:color="auto"/>
            <w:bottom w:val="none" w:sz="0" w:space="0" w:color="auto"/>
            <w:right w:val="none" w:sz="0" w:space="0" w:color="auto"/>
          </w:divBdr>
        </w:div>
        <w:div w:id="630207263">
          <w:marLeft w:val="640"/>
          <w:marRight w:val="0"/>
          <w:marTop w:val="0"/>
          <w:marBottom w:val="0"/>
          <w:divBdr>
            <w:top w:val="none" w:sz="0" w:space="0" w:color="auto"/>
            <w:left w:val="none" w:sz="0" w:space="0" w:color="auto"/>
            <w:bottom w:val="none" w:sz="0" w:space="0" w:color="auto"/>
            <w:right w:val="none" w:sz="0" w:space="0" w:color="auto"/>
          </w:divBdr>
        </w:div>
        <w:div w:id="1446851913">
          <w:marLeft w:val="640"/>
          <w:marRight w:val="0"/>
          <w:marTop w:val="0"/>
          <w:marBottom w:val="0"/>
          <w:divBdr>
            <w:top w:val="none" w:sz="0" w:space="0" w:color="auto"/>
            <w:left w:val="none" w:sz="0" w:space="0" w:color="auto"/>
            <w:bottom w:val="none" w:sz="0" w:space="0" w:color="auto"/>
            <w:right w:val="none" w:sz="0" w:space="0" w:color="auto"/>
          </w:divBdr>
        </w:div>
        <w:div w:id="922229168">
          <w:marLeft w:val="640"/>
          <w:marRight w:val="0"/>
          <w:marTop w:val="0"/>
          <w:marBottom w:val="0"/>
          <w:divBdr>
            <w:top w:val="none" w:sz="0" w:space="0" w:color="auto"/>
            <w:left w:val="none" w:sz="0" w:space="0" w:color="auto"/>
            <w:bottom w:val="none" w:sz="0" w:space="0" w:color="auto"/>
            <w:right w:val="none" w:sz="0" w:space="0" w:color="auto"/>
          </w:divBdr>
        </w:div>
        <w:div w:id="292714819">
          <w:marLeft w:val="640"/>
          <w:marRight w:val="0"/>
          <w:marTop w:val="0"/>
          <w:marBottom w:val="0"/>
          <w:divBdr>
            <w:top w:val="none" w:sz="0" w:space="0" w:color="auto"/>
            <w:left w:val="none" w:sz="0" w:space="0" w:color="auto"/>
            <w:bottom w:val="none" w:sz="0" w:space="0" w:color="auto"/>
            <w:right w:val="none" w:sz="0" w:space="0" w:color="auto"/>
          </w:divBdr>
        </w:div>
        <w:div w:id="726533135">
          <w:marLeft w:val="640"/>
          <w:marRight w:val="0"/>
          <w:marTop w:val="0"/>
          <w:marBottom w:val="0"/>
          <w:divBdr>
            <w:top w:val="none" w:sz="0" w:space="0" w:color="auto"/>
            <w:left w:val="none" w:sz="0" w:space="0" w:color="auto"/>
            <w:bottom w:val="none" w:sz="0" w:space="0" w:color="auto"/>
            <w:right w:val="none" w:sz="0" w:space="0" w:color="auto"/>
          </w:divBdr>
        </w:div>
        <w:div w:id="1010522391">
          <w:marLeft w:val="640"/>
          <w:marRight w:val="0"/>
          <w:marTop w:val="0"/>
          <w:marBottom w:val="0"/>
          <w:divBdr>
            <w:top w:val="none" w:sz="0" w:space="0" w:color="auto"/>
            <w:left w:val="none" w:sz="0" w:space="0" w:color="auto"/>
            <w:bottom w:val="none" w:sz="0" w:space="0" w:color="auto"/>
            <w:right w:val="none" w:sz="0" w:space="0" w:color="auto"/>
          </w:divBdr>
        </w:div>
        <w:div w:id="1664429172">
          <w:marLeft w:val="640"/>
          <w:marRight w:val="0"/>
          <w:marTop w:val="0"/>
          <w:marBottom w:val="0"/>
          <w:divBdr>
            <w:top w:val="none" w:sz="0" w:space="0" w:color="auto"/>
            <w:left w:val="none" w:sz="0" w:space="0" w:color="auto"/>
            <w:bottom w:val="none" w:sz="0" w:space="0" w:color="auto"/>
            <w:right w:val="none" w:sz="0" w:space="0" w:color="auto"/>
          </w:divBdr>
        </w:div>
        <w:div w:id="1909340456">
          <w:marLeft w:val="640"/>
          <w:marRight w:val="0"/>
          <w:marTop w:val="0"/>
          <w:marBottom w:val="0"/>
          <w:divBdr>
            <w:top w:val="none" w:sz="0" w:space="0" w:color="auto"/>
            <w:left w:val="none" w:sz="0" w:space="0" w:color="auto"/>
            <w:bottom w:val="none" w:sz="0" w:space="0" w:color="auto"/>
            <w:right w:val="none" w:sz="0" w:space="0" w:color="auto"/>
          </w:divBdr>
        </w:div>
        <w:div w:id="1211110357">
          <w:marLeft w:val="640"/>
          <w:marRight w:val="0"/>
          <w:marTop w:val="0"/>
          <w:marBottom w:val="0"/>
          <w:divBdr>
            <w:top w:val="none" w:sz="0" w:space="0" w:color="auto"/>
            <w:left w:val="none" w:sz="0" w:space="0" w:color="auto"/>
            <w:bottom w:val="none" w:sz="0" w:space="0" w:color="auto"/>
            <w:right w:val="none" w:sz="0" w:space="0" w:color="auto"/>
          </w:divBdr>
        </w:div>
        <w:div w:id="1776052322">
          <w:marLeft w:val="640"/>
          <w:marRight w:val="0"/>
          <w:marTop w:val="0"/>
          <w:marBottom w:val="0"/>
          <w:divBdr>
            <w:top w:val="none" w:sz="0" w:space="0" w:color="auto"/>
            <w:left w:val="none" w:sz="0" w:space="0" w:color="auto"/>
            <w:bottom w:val="none" w:sz="0" w:space="0" w:color="auto"/>
            <w:right w:val="none" w:sz="0" w:space="0" w:color="auto"/>
          </w:divBdr>
        </w:div>
        <w:div w:id="309410298">
          <w:marLeft w:val="640"/>
          <w:marRight w:val="0"/>
          <w:marTop w:val="0"/>
          <w:marBottom w:val="0"/>
          <w:divBdr>
            <w:top w:val="none" w:sz="0" w:space="0" w:color="auto"/>
            <w:left w:val="none" w:sz="0" w:space="0" w:color="auto"/>
            <w:bottom w:val="none" w:sz="0" w:space="0" w:color="auto"/>
            <w:right w:val="none" w:sz="0" w:space="0" w:color="auto"/>
          </w:divBdr>
        </w:div>
        <w:div w:id="1100565251">
          <w:marLeft w:val="640"/>
          <w:marRight w:val="0"/>
          <w:marTop w:val="0"/>
          <w:marBottom w:val="0"/>
          <w:divBdr>
            <w:top w:val="none" w:sz="0" w:space="0" w:color="auto"/>
            <w:left w:val="none" w:sz="0" w:space="0" w:color="auto"/>
            <w:bottom w:val="none" w:sz="0" w:space="0" w:color="auto"/>
            <w:right w:val="none" w:sz="0" w:space="0" w:color="auto"/>
          </w:divBdr>
        </w:div>
        <w:div w:id="1631931687">
          <w:marLeft w:val="640"/>
          <w:marRight w:val="0"/>
          <w:marTop w:val="0"/>
          <w:marBottom w:val="0"/>
          <w:divBdr>
            <w:top w:val="none" w:sz="0" w:space="0" w:color="auto"/>
            <w:left w:val="none" w:sz="0" w:space="0" w:color="auto"/>
            <w:bottom w:val="none" w:sz="0" w:space="0" w:color="auto"/>
            <w:right w:val="none" w:sz="0" w:space="0" w:color="auto"/>
          </w:divBdr>
        </w:div>
        <w:div w:id="2110079982">
          <w:marLeft w:val="640"/>
          <w:marRight w:val="0"/>
          <w:marTop w:val="0"/>
          <w:marBottom w:val="0"/>
          <w:divBdr>
            <w:top w:val="none" w:sz="0" w:space="0" w:color="auto"/>
            <w:left w:val="none" w:sz="0" w:space="0" w:color="auto"/>
            <w:bottom w:val="none" w:sz="0" w:space="0" w:color="auto"/>
            <w:right w:val="none" w:sz="0" w:space="0" w:color="auto"/>
          </w:divBdr>
        </w:div>
        <w:div w:id="537814089">
          <w:marLeft w:val="640"/>
          <w:marRight w:val="0"/>
          <w:marTop w:val="0"/>
          <w:marBottom w:val="0"/>
          <w:divBdr>
            <w:top w:val="none" w:sz="0" w:space="0" w:color="auto"/>
            <w:left w:val="none" w:sz="0" w:space="0" w:color="auto"/>
            <w:bottom w:val="none" w:sz="0" w:space="0" w:color="auto"/>
            <w:right w:val="none" w:sz="0" w:space="0" w:color="auto"/>
          </w:divBdr>
        </w:div>
        <w:div w:id="1544488210">
          <w:marLeft w:val="640"/>
          <w:marRight w:val="0"/>
          <w:marTop w:val="0"/>
          <w:marBottom w:val="0"/>
          <w:divBdr>
            <w:top w:val="none" w:sz="0" w:space="0" w:color="auto"/>
            <w:left w:val="none" w:sz="0" w:space="0" w:color="auto"/>
            <w:bottom w:val="none" w:sz="0" w:space="0" w:color="auto"/>
            <w:right w:val="none" w:sz="0" w:space="0" w:color="auto"/>
          </w:divBdr>
        </w:div>
        <w:div w:id="331420633">
          <w:marLeft w:val="640"/>
          <w:marRight w:val="0"/>
          <w:marTop w:val="0"/>
          <w:marBottom w:val="0"/>
          <w:divBdr>
            <w:top w:val="none" w:sz="0" w:space="0" w:color="auto"/>
            <w:left w:val="none" w:sz="0" w:space="0" w:color="auto"/>
            <w:bottom w:val="none" w:sz="0" w:space="0" w:color="auto"/>
            <w:right w:val="none" w:sz="0" w:space="0" w:color="auto"/>
          </w:divBdr>
        </w:div>
        <w:div w:id="5064167">
          <w:marLeft w:val="640"/>
          <w:marRight w:val="0"/>
          <w:marTop w:val="0"/>
          <w:marBottom w:val="0"/>
          <w:divBdr>
            <w:top w:val="none" w:sz="0" w:space="0" w:color="auto"/>
            <w:left w:val="none" w:sz="0" w:space="0" w:color="auto"/>
            <w:bottom w:val="none" w:sz="0" w:space="0" w:color="auto"/>
            <w:right w:val="none" w:sz="0" w:space="0" w:color="auto"/>
          </w:divBdr>
        </w:div>
        <w:div w:id="1360469867">
          <w:marLeft w:val="640"/>
          <w:marRight w:val="0"/>
          <w:marTop w:val="0"/>
          <w:marBottom w:val="0"/>
          <w:divBdr>
            <w:top w:val="none" w:sz="0" w:space="0" w:color="auto"/>
            <w:left w:val="none" w:sz="0" w:space="0" w:color="auto"/>
            <w:bottom w:val="none" w:sz="0" w:space="0" w:color="auto"/>
            <w:right w:val="none" w:sz="0" w:space="0" w:color="auto"/>
          </w:divBdr>
        </w:div>
        <w:div w:id="1736002257">
          <w:marLeft w:val="640"/>
          <w:marRight w:val="0"/>
          <w:marTop w:val="0"/>
          <w:marBottom w:val="0"/>
          <w:divBdr>
            <w:top w:val="none" w:sz="0" w:space="0" w:color="auto"/>
            <w:left w:val="none" w:sz="0" w:space="0" w:color="auto"/>
            <w:bottom w:val="none" w:sz="0" w:space="0" w:color="auto"/>
            <w:right w:val="none" w:sz="0" w:space="0" w:color="auto"/>
          </w:divBdr>
        </w:div>
        <w:div w:id="1280841582">
          <w:marLeft w:val="640"/>
          <w:marRight w:val="0"/>
          <w:marTop w:val="0"/>
          <w:marBottom w:val="0"/>
          <w:divBdr>
            <w:top w:val="none" w:sz="0" w:space="0" w:color="auto"/>
            <w:left w:val="none" w:sz="0" w:space="0" w:color="auto"/>
            <w:bottom w:val="none" w:sz="0" w:space="0" w:color="auto"/>
            <w:right w:val="none" w:sz="0" w:space="0" w:color="auto"/>
          </w:divBdr>
        </w:div>
        <w:div w:id="1755514357">
          <w:marLeft w:val="640"/>
          <w:marRight w:val="0"/>
          <w:marTop w:val="0"/>
          <w:marBottom w:val="0"/>
          <w:divBdr>
            <w:top w:val="none" w:sz="0" w:space="0" w:color="auto"/>
            <w:left w:val="none" w:sz="0" w:space="0" w:color="auto"/>
            <w:bottom w:val="none" w:sz="0" w:space="0" w:color="auto"/>
            <w:right w:val="none" w:sz="0" w:space="0" w:color="auto"/>
          </w:divBdr>
        </w:div>
        <w:div w:id="160851745">
          <w:marLeft w:val="640"/>
          <w:marRight w:val="0"/>
          <w:marTop w:val="0"/>
          <w:marBottom w:val="0"/>
          <w:divBdr>
            <w:top w:val="none" w:sz="0" w:space="0" w:color="auto"/>
            <w:left w:val="none" w:sz="0" w:space="0" w:color="auto"/>
            <w:bottom w:val="none" w:sz="0" w:space="0" w:color="auto"/>
            <w:right w:val="none" w:sz="0" w:space="0" w:color="auto"/>
          </w:divBdr>
        </w:div>
        <w:div w:id="2037076783">
          <w:marLeft w:val="640"/>
          <w:marRight w:val="0"/>
          <w:marTop w:val="0"/>
          <w:marBottom w:val="0"/>
          <w:divBdr>
            <w:top w:val="none" w:sz="0" w:space="0" w:color="auto"/>
            <w:left w:val="none" w:sz="0" w:space="0" w:color="auto"/>
            <w:bottom w:val="none" w:sz="0" w:space="0" w:color="auto"/>
            <w:right w:val="none" w:sz="0" w:space="0" w:color="auto"/>
          </w:divBdr>
        </w:div>
        <w:div w:id="1271550557">
          <w:marLeft w:val="640"/>
          <w:marRight w:val="0"/>
          <w:marTop w:val="0"/>
          <w:marBottom w:val="0"/>
          <w:divBdr>
            <w:top w:val="none" w:sz="0" w:space="0" w:color="auto"/>
            <w:left w:val="none" w:sz="0" w:space="0" w:color="auto"/>
            <w:bottom w:val="none" w:sz="0" w:space="0" w:color="auto"/>
            <w:right w:val="none" w:sz="0" w:space="0" w:color="auto"/>
          </w:divBdr>
        </w:div>
        <w:div w:id="1816993924">
          <w:marLeft w:val="640"/>
          <w:marRight w:val="0"/>
          <w:marTop w:val="0"/>
          <w:marBottom w:val="0"/>
          <w:divBdr>
            <w:top w:val="none" w:sz="0" w:space="0" w:color="auto"/>
            <w:left w:val="none" w:sz="0" w:space="0" w:color="auto"/>
            <w:bottom w:val="none" w:sz="0" w:space="0" w:color="auto"/>
            <w:right w:val="none" w:sz="0" w:space="0" w:color="auto"/>
          </w:divBdr>
        </w:div>
        <w:div w:id="1845438530">
          <w:marLeft w:val="640"/>
          <w:marRight w:val="0"/>
          <w:marTop w:val="0"/>
          <w:marBottom w:val="0"/>
          <w:divBdr>
            <w:top w:val="none" w:sz="0" w:space="0" w:color="auto"/>
            <w:left w:val="none" w:sz="0" w:space="0" w:color="auto"/>
            <w:bottom w:val="none" w:sz="0" w:space="0" w:color="auto"/>
            <w:right w:val="none" w:sz="0" w:space="0" w:color="auto"/>
          </w:divBdr>
        </w:div>
        <w:div w:id="2101632160">
          <w:marLeft w:val="640"/>
          <w:marRight w:val="0"/>
          <w:marTop w:val="0"/>
          <w:marBottom w:val="0"/>
          <w:divBdr>
            <w:top w:val="none" w:sz="0" w:space="0" w:color="auto"/>
            <w:left w:val="none" w:sz="0" w:space="0" w:color="auto"/>
            <w:bottom w:val="none" w:sz="0" w:space="0" w:color="auto"/>
            <w:right w:val="none" w:sz="0" w:space="0" w:color="auto"/>
          </w:divBdr>
        </w:div>
        <w:div w:id="72052080">
          <w:marLeft w:val="640"/>
          <w:marRight w:val="0"/>
          <w:marTop w:val="0"/>
          <w:marBottom w:val="0"/>
          <w:divBdr>
            <w:top w:val="none" w:sz="0" w:space="0" w:color="auto"/>
            <w:left w:val="none" w:sz="0" w:space="0" w:color="auto"/>
            <w:bottom w:val="none" w:sz="0" w:space="0" w:color="auto"/>
            <w:right w:val="none" w:sz="0" w:space="0" w:color="auto"/>
          </w:divBdr>
        </w:div>
        <w:div w:id="123893949">
          <w:marLeft w:val="640"/>
          <w:marRight w:val="0"/>
          <w:marTop w:val="0"/>
          <w:marBottom w:val="0"/>
          <w:divBdr>
            <w:top w:val="none" w:sz="0" w:space="0" w:color="auto"/>
            <w:left w:val="none" w:sz="0" w:space="0" w:color="auto"/>
            <w:bottom w:val="none" w:sz="0" w:space="0" w:color="auto"/>
            <w:right w:val="none" w:sz="0" w:space="0" w:color="auto"/>
          </w:divBdr>
        </w:div>
        <w:div w:id="61951482">
          <w:marLeft w:val="640"/>
          <w:marRight w:val="0"/>
          <w:marTop w:val="0"/>
          <w:marBottom w:val="0"/>
          <w:divBdr>
            <w:top w:val="none" w:sz="0" w:space="0" w:color="auto"/>
            <w:left w:val="none" w:sz="0" w:space="0" w:color="auto"/>
            <w:bottom w:val="none" w:sz="0" w:space="0" w:color="auto"/>
            <w:right w:val="none" w:sz="0" w:space="0" w:color="auto"/>
          </w:divBdr>
        </w:div>
        <w:div w:id="410541477">
          <w:marLeft w:val="640"/>
          <w:marRight w:val="0"/>
          <w:marTop w:val="0"/>
          <w:marBottom w:val="0"/>
          <w:divBdr>
            <w:top w:val="none" w:sz="0" w:space="0" w:color="auto"/>
            <w:left w:val="none" w:sz="0" w:space="0" w:color="auto"/>
            <w:bottom w:val="none" w:sz="0" w:space="0" w:color="auto"/>
            <w:right w:val="none" w:sz="0" w:space="0" w:color="auto"/>
          </w:divBdr>
        </w:div>
        <w:div w:id="421679707">
          <w:marLeft w:val="640"/>
          <w:marRight w:val="0"/>
          <w:marTop w:val="0"/>
          <w:marBottom w:val="0"/>
          <w:divBdr>
            <w:top w:val="none" w:sz="0" w:space="0" w:color="auto"/>
            <w:left w:val="none" w:sz="0" w:space="0" w:color="auto"/>
            <w:bottom w:val="none" w:sz="0" w:space="0" w:color="auto"/>
            <w:right w:val="none" w:sz="0" w:space="0" w:color="auto"/>
          </w:divBdr>
        </w:div>
        <w:div w:id="250742519">
          <w:marLeft w:val="640"/>
          <w:marRight w:val="0"/>
          <w:marTop w:val="0"/>
          <w:marBottom w:val="0"/>
          <w:divBdr>
            <w:top w:val="none" w:sz="0" w:space="0" w:color="auto"/>
            <w:left w:val="none" w:sz="0" w:space="0" w:color="auto"/>
            <w:bottom w:val="none" w:sz="0" w:space="0" w:color="auto"/>
            <w:right w:val="none" w:sz="0" w:space="0" w:color="auto"/>
          </w:divBdr>
        </w:div>
        <w:div w:id="1247110044">
          <w:marLeft w:val="640"/>
          <w:marRight w:val="0"/>
          <w:marTop w:val="0"/>
          <w:marBottom w:val="0"/>
          <w:divBdr>
            <w:top w:val="none" w:sz="0" w:space="0" w:color="auto"/>
            <w:left w:val="none" w:sz="0" w:space="0" w:color="auto"/>
            <w:bottom w:val="none" w:sz="0" w:space="0" w:color="auto"/>
            <w:right w:val="none" w:sz="0" w:space="0" w:color="auto"/>
          </w:divBdr>
        </w:div>
        <w:div w:id="2125298719">
          <w:marLeft w:val="640"/>
          <w:marRight w:val="0"/>
          <w:marTop w:val="0"/>
          <w:marBottom w:val="0"/>
          <w:divBdr>
            <w:top w:val="none" w:sz="0" w:space="0" w:color="auto"/>
            <w:left w:val="none" w:sz="0" w:space="0" w:color="auto"/>
            <w:bottom w:val="none" w:sz="0" w:space="0" w:color="auto"/>
            <w:right w:val="none" w:sz="0" w:space="0" w:color="auto"/>
          </w:divBdr>
        </w:div>
        <w:div w:id="1352757403">
          <w:marLeft w:val="640"/>
          <w:marRight w:val="0"/>
          <w:marTop w:val="0"/>
          <w:marBottom w:val="0"/>
          <w:divBdr>
            <w:top w:val="none" w:sz="0" w:space="0" w:color="auto"/>
            <w:left w:val="none" w:sz="0" w:space="0" w:color="auto"/>
            <w:bottom w:val="none" w:sz="0" w:space="0" w:color="auto"/>
            <w:right w:val="none" w:sz="0" w:space="0" w:color="auto"/>
          </w:divBdr>
        </w:div>
        <w:div w:id="392780715">
          <w:marLeft w:val="640"/>
          <w:marRight w:val="0"/>
          <w:marTop w:val="0"/>
          <w:marBottom w:val="0"/>
          <w:divBdr>
            <w:top w:val="none" w:sz="0" w:space="0" w:color="auto"/>
            <w:left w:val="none" w:sz="0" w:space="0" w:color="auto"/>
            <w:bottom w:val="none" w:sz="0" w:space="0" w:color="auto"/>
            <w:right w:val="none" w:sz="0" w:space="0" w:color="auto"/>
          </w:divBdr>
        </w:div>
        <w:div w:id="1114133472">
          <w:marLeft w:val="640"/>
          <w:marRight w:val="0"/>
          <w:marTop w:val="0"/>
          <w:marBottom w:val="0"/>
          <w:divBdr>
            <w:top w:val="none" w:sz="0" w:space="0" w:color="auto"/>
            <w:left w:val="none" w:sz="0" w:space="0" w:color="auto"/>
            <w:bottom w:val="none" w:sz="0" w:space="0" w:color="auto"/>
            <w:right w:val="none" w:sz="0" w:space="0" w:color="auto"/>
          </w:divBdr>
        </w:div>
        <w:div w:id="1187252932">
          <w:marLeft w:val="640"/>
          <w:marRight w:val="0"/>
          <w:marTop w:val="0"/>
          <w:marBottom w:val="0"/>
          <w:divBdr>
            <w:top w:val="none" w:sz="0" w:space="0" w:color="auto"/>
            <w:left w:val="none" w:sz="0" w:space="0" w:color="auto"/>
            <w:bottom w:val="none" w:sz="0" w:space="0" w:color="auto"/>
            <w:right w:val="none" w:sz="0" w:space="0" w:color="auto"/>
          </w:divBdr>
        </w:div>
        <w:div w:id="78842007">
          <w:marLeft w:val="640"/>
          <w:marRight w:val="0"/>
          <w:marTop w:val="0"/>
          <w:marBottom w:val="0"/>
          <w:divBdr>
            <w:top w:val="none" w:sz="0" w:space="0" w:color="auto"/>
            <w:left w:val="none" w:sz="0" w:space="0" w:color="auto"/>
            <w:bottom w:val="none" w:sz="0" w:space="0" w:color="auto"/>
            <w:right w:val="none" w:sz="0" w:space="0" w:color="auto"/>
          </w:divBdr>
        </w:div>
        <w:div w:id="446004178">
          <w:marLeft w:val="640"/>
          <w:marRight w:val="0"/>
          <w:marTop w:val="0"/>
          <w:marBottom w:val="0"/>
          <w:divBdr>
            <w:top w:val="none" w:sz="0" w:space="0" w:color="auto"/>
            <w:left w:val="none" w:sz="0" w:space="0" w:color="auto"/>
            <w:bottom w:val="none" w:sz="0" w:space="0" w:color="auto"/>
            <w:right w:val="none" w:sz="0" w:space="0" w:color="auto"/>
          </w:divBdr>
        </w:div>
        <w:div w:id="1267496918">
          <w:marLeft w:val="640"/>
          <w:marRight w:val="0"/>
          <w:marTop w:val="0"/>
          <w:marBottom w:val="0"/>
          <w:divBdr>
            <w:top w:val="none" w:sz="0" w:space="0" w:color="auto"/>
            <w:left w:val="none" w:sz="0" w:space="0" w:color="auto"/>
            <w:bottom w:val="none" w:sz="0" w:space="0" w:color="auto"/>
            <w:right w:val="none" w:sz="0" w:space="0" w:color="auto"/>
          </w:divBdr>
        </w:div>
        <w:div w:id="2060587210">
          <w:marLeft w:val="640"/>
          <w:marRight w:val="0"/>
          <w:marTop w:val="0"/>
          <w:marBottom w:val="0"/>
          <w:divBdr>
            <w:top w:val="none" w:sz="0" w:space="0" w:color="auto"/>
            <w:left w:val="none" w:sz="0" w:space="0" w:color="auto"/>
            <w:bottom w:val="none" w:sz="0" w:space="0" w:color="auto"/>
            <w:right w:val="none" w:sz="0" w:space="0" w:color="auto"/>
          </w:divBdr>
        </w:div>
        <w:div w:id="465389608">
          <w:marLeft w:val="640"/>
          <w:marRight w:val="0"/>
          <w:marTop w:val="0"/>
          <w:marBottom w:val="0"/>
          <w:divBdr>
            <w:top w:val="none" w:sz="0" w:space="0" w:color="auto"/>
            <w:left w:val="none" w:sz="0" w:space="0" w:color="auto"/>
            <w:bottom w:val="none" w:sz="0" w:space="0" w:color="auto"/>
            <w:right w:val="none" w:sz="0" w:space="0" w:color="auto"/>
          </w:divBdr>
        </w:div>
        <w:div w:id="1049494474">
          <w:marLeft w:val="640"/>
          <w:marRight w:val="0"/>
          <w:marTop w:val="0"/>
          <w:marBottom w:val="0"/>
          <w:divBdr>
            <w:top w:val="none" w:sz="0" w:space="0" w:color="auto"/>
            <w:left w:val="none" w:sz="0" w:space="0" w:color="auto"/>
            <w:bottom w:val="none" w:sz="0" w:space="0" w:color="auto"/>
            <w:right w:val="none" w:sz="0" w:space="0" w:color="auto"/>
          </w:divBdr>
        </w:div>
        <w:div w:id="1545291172">
          <w:marLeft w:val="640"/>
          <w:marRight w:val="0"/>
          <w:marTop w:val="0"/>
          <w:marBottom w:val="0"/>
          <w:divBdr>
            <w:top w:val="none" w:sz="0" w:space="0" w:color="auto"/>
            <w:left w:val="none" w:sz="0" w:space="0" w:color="auto"/>
            <w:bottom w:val="none" w:sz="0" w:space="0" w:color="auto"/>
            <w:right w:val="none" w:sz="0" w:space="0" w:color="auto"/>
          </w:divBdr>
        </w:div>
        <w:div w:id="1319378059">
          <w:marLeft w:val="640"/>
          <w:marRight w:val="0"/>
          <w:marTop w:val="0"/>
          <w:marBottom w:val="0"/>
          <w:divBdr>
            <w:top w:val="none" w:sz="0" w:space="0" w:color="auto"/>
            <w:left w:val="none" w:sz="0" w:space="0" w:color="auto"/>
            <w:bottom w:val="none" w:sz="0" w:space="0" w:color="auto"/>
            <w:right w:val="none" w:sz="0" w:space="0" w:color="auto"/>
          </w:divBdr>
        </w:div>
        <w:div w:id="3289884">
          <w:marLeft w:val="640"/>
          <w:marRight w:val="0"/>
          <w:marTop w:val="0"/>
          <w:marBottom w:val="0"/>
          <w:divBdr>
            <w:top w:val="none" w:sz="0" w:space="0" w:color="auto"/>
            <w:left w:val="none" w:sz="0" w:space="0" w:color="auto"/>
            <w:bottom w:val="none" w:sz="0" w:space="0" w:color="auto"/>
            <w:right w:val="none" w:sz="0" w:space="0" w:color="auto"/>
          </w:divBdr>
        </w:div>
        <w:div w:id="1649168766">
          <w:marLeft w:val="640"/>
          <w:marRight w:val="0"/>
          <w:marTop w:val="0"/>
          <w:marBottom w:val="0"/>
          <w:divBdr>
            <w:top w:val="none" w:sz="0" w:space="0" w:color="auto"/>
            <w:left w:val="none" w:sz="0" w:space="0" w:color="auto"/>
            <w:bottom w:val="none" w:sz="0" w:space="0" w:color="auto"/>
            <w:right w:val="none" w:sz="0" w:space="0" w:color="auto"/>
          </w:divBdr>
        </w:div>
        <w:div w:id="14700716">
          <w:marLeft w:val="640"/>
          <w:marRight w:val="0"/>
          <w:marTop w:val="0"/>
          <w:marBottom w:val="0"/>
          <w:divBdr>
            <w:top w:val="none" w:sz="0" w:space="0" w:color="auto"/>
            <w:left w:val="none" w:sz="0" w:space="0" w:color="auto"/>
            <w:bottom w:val="none" w:sz="0" w:space="0" w:color="auto"/>
            <w:right w:val="none" w:sz="0" w:space="0" w:color="auto"/>
          </w:divBdr>
        </w:div>
        <w:div w:id="1829974157">
          <w:marLeft w:val="640"/>
          <w:marRight w:val="0"/>
          <w:marTop w:val="0"/>
          <w:marBottom w:val="0"/>
          <w:divBdr>
            <w:top w:val="none" w:sz="0" w:space="0" w:color="auto"/>
            <w:left w:val="none" w:sz="0" w:space="0" w:color="auto"/>
            <w:bottom w:val="none" w:sz="0" w:space="0" w:color="auto"/>
            <w:right w:val="none" w:sz="0" w:space="0" w:color="auto"/>
          </w:divBdr>
        </w:div>
        <w:div w:id="673729018">
          <w:marLeft w:val="640"/>
          <w:marRight w:val="0"/>
          <w:marTop w:val="0"/>
          <w:marBottom w:val="0"/>
          <w:divBdr>
            <w:top w:val="none" w:sz="0" w:space="0" w:color="auto"/>
            <w:left w:val="none" w:sz="0" w:space="0" w:color="auto"/>
            <w:bottom w:val="none" w:sz="0" w:space="0" w:color="auto"/>
            <w:right w:val="none" w:sz="0" w:space="0" w:color="auto"/>
          </w:divBdr>
        </w:div>
        <w:div w:id="219294091">
          <w:marLeft w:val="640"/>
          <w:marRight w:val="0"/>
          <w:marTop w:val="0"/>
          <w:marBottom w:val="0"/>
          <w:divBdr>
            <w:top w:val="none" w:sz="0" w:space="0" w:color="auto"/>
            <w:left w:val="none" w:sz="0" w:space="0" w:color="auto"/>
            <w:bottom w:val="none" w:sz="0" w:space="0" w:color="auto"/>
            <w:right w:val="none" w:sz="0" w:space="0" w:color="auto"/>
          </w:divBdr>
        </w:div>
        <w:div w:id="1458646330">
          <w:marLeft w:val="640"/>
          <w:marRight w:val="0"/>
          <w:marTop w:val="0"/>
          <w:marBottom w:val="0"/>
          <w:divBdr>
            <w:top w:val="none" w:sz="0" w:space="0" w:color="auto"/>
            <w:left w:val="none" w:sz="0" w:space="0" w:color="auto"/>
            <w:bottom w:val="none" w:sz="0" w:space="0" w:color="auto"/>
            <w:right w:val="none" w:sz="0" w:space="0" w:color="auto"/>
          </w:divBdr>
        </w:div>
        <w:div w:id="217472576">
          <w:marLeft w:val="640"/>
          <w:marRight w:val="0"/>
          <w:marTop w:val="0"/>
          <w:marBottom w:val="0"/>
          <w:divBdr>
            <w:top w:val="none" w:sz="0" w:space="0" w:color="auto"/>
            <w:left w:val="none" w:sz="0" w:space="0" w:color="auto"/>
            <w:bottom w:val="none" w:sz="0" w:space="0" w:color="auto"/>
            <w:right w:val="none" w:sz="0" w:space="0" w:color="auto"/>
          </w:divBdr>
        </w:div>
        <w:div w:id="1771968701">
          <w:marLeft w:val="640"/>
          <w:marRight w:val="0"/>
          <w:marTop w:val="0"/>
          <w:marBottom w:val="0"/>
          <w:divBdr>
            <w:top w:val="none" w:sz="0" w:space="0" w:color="auto"/>
            <w:left w:val="none" w:sz="0" w:space="0" w:color="auto"/>
            <w:bottom w:val="none" w:sz="0" w:space="0" w:color="auto"/>
            <w:right w:val="none" w:sz="0" w:space="0" w:color="auto"/>
          </w:divBdr>
        </w:div>
        <w:div w:id="682896066">
          <w:marLeft w:val="640"/>
          <w:marRight w:val="0"/>
          <w:marTop w:val="0"/>
          <w:marBottom w:val="0"/>
          <w:divBdr>
            <w:top w:val="none" w:sz="0" w:space="0" w:color="auto"/>
            <w:left w:val="none" w:sz="0" w:space="0" w:color="auto"/>
            <w:bottom w:val="none" w:sz="0" w:space="0" w:color="auto"/>
            <w:right w:val="none" w:sz="0" w:space="0" w:color="auto"/>
          </w:divBdr>
        </w:div>
        <w:div w:id="1456870416">
          <w:marLeft w:val="640"/>
          <w:marRight w:val="0"/>
          <w:marTop w:val="0"/>
          <w:marBottom w:val="0"/>
          <w:divBdr>
            <w:top w:val="none" w:sz="0" w:space="0" w:color="auto"/>
            <w:left w:val="none" w:sz="0" w:space="0" w:color="auto"/>
            <w:bottom w:val="none" w:sz="0" w:space="0" w:color="auto"/>
            <w:right w:val="none" w:sz="0" w:space="0" w:color="auto"/>
          </w:divBdr>
        </w:div>
        <w:div w:id="1169758069">
          <w:marLeft w:val="640"/>
          <w:marRight w:val="0"/>
          <w:marTop w:val="0"/>
          <w:marBottom w:val="0"/>
          <w:divBdr>
            <w:top w:val="none" w:sz="0" w:space="0" w:color="auto"/>
            <w:left w:val="none" w:sz="0" w:space="0" w:color="auto"/>
            <w:bottom w:val="none" w:sz="0" w:space="0" w:color="auto"/>
            <w:right w:val="none" w:sz="0" w:space="0" w:color="auto"/>
          </w:divBdr>
        </w:div>
        <w:div w:id="1888563193">
          <w:marLeft w:val="640"/>
          <w:marRight w:val="0"/>
          <w:marTop w:val="0"/>
          <w:marBottom w:val="0"/>
          <w:divBdr>
            <w:top w:val="none" w:sz="0" w:space="0" w:color="auto"/>
            <w:left w:val="none" w:sz="0" w:space="0" w:color="auto"/>
            <w:bottom w:val="none" w:sz="0" w:space="0" w:color="auto"/>
            <w:right w:val="none" w:sz="0" w:space="0" w:color="auto"/>
          </w:divBdr>
        </w:div>
        <w:div w:id="136730610">
          <w:marLeft w:val="640"/>
          <w:marRight w:val="0"/>
          <w:marTop w:val="0"/>
          <w:marBottom w:val="0"/>
          <w:divBdr>
            <w:top w:val="none" w:sz="0" w:space="0" w:color="auto"/>
            <w:left w:val="none" w:sz="0" w:space="0" w:color="auto"/>
            <w:bottom w:val="none" w:sz="0" w:space="0" w:color="auto"/>
            <w:right w:val="none" w:sz="0" w:space="0" w:color="auto"/>
          </w:divBdr>
        </w:div>
        <w:div w:id="1903100962">
          <w:marLeft w:val="640"/>
          <w:marRight w:val="0"/>
          <w:marTop w:val="0"/>
          <w:marBottom w:val="0"/>
          <w:divBdr>
            <w:top w:val="none" w:sz="0" w:space="0" w:color="auto"/>
            <w:left w:val="none" w:sz="0" w:space="0" w:color="auto"/>
            <w:bottom w:val="none" w:sz="0" w:space="0" w:color="auto"/>
            <w:right w:val="none" w:sz="0" w:space="0" w:color="auto"/>
          </w:divBdr>
        </w:div>
        <w:div w:id="556824459">
          <w:marLeft w:val="640"/>
          <w:marRight w:val="0"/>
          <w:marTop w:val="0"/>
          <w:marBottom w:val="0"/>
          <w:divBdr>
            <w:top w:val="none" w:sz="0" w:space="0" w:color="auto"/>
            <w:left w:val="none" w:sz="0" w:space="0" w:color="auto"/>
            <w:bottom w:val="none" w:sz="0" w:space="0" w:color="auto"/>
            <w:right w:val="none" w:sz="0" w:space="0" w:color="auto"/>
          </w:divBdr>
        </w:div>
        <w:div w:id="1099520868">
          <w:marLeft w:val="640"/>
          <w:marRight w:val="0"/>
          <w:marTop w:val="0"/>
          <w:marBottom w:val="0"/>
          <w:divBdr>
            <w:top w:val="none" w:sz="0" w:space="0" w:color="auto"/>
            <w:left w:val="none" w:sz="0" w:space="0" w:color="auto"/>
            <w:bottom w:val="none" w:sz="0" w:space="0" w:color="auto"/>
            <w:right w:val="none" w:sz="0" w:space="0" w:color="auto"/>
          </w:divBdr>
        </w:div>
        <w:div w:id="1055928944">
          <w:marLeft w:val="640"/>
          <w:marRight w:val="0"/>
          <w:marTop w:val="0"/>
          <w:marBottom w:val="0"/>
          <w:divBdr>
            <w:top w:val="none" w:sz="0" w:space="0" w:color="auto"/>
            <w:left w:val="none" w:sz="0" w:space="0" w:color="auto"/>
            <w:bottom w:val="none" w:sz="0" w:space="0" w:color="auto"/>
            <w:right w:val="none" w:sz="0" w:space="0" w:color="auto"/>
          </w:divBdr>
        </w:div>
        <w:div w:id="215432859">
          <w:marLeft w:val="640"/>
          <w:marRight w:val="0"/>
          <w:marTop w:val="0"/>
          <w:marBottom w:val="0"/>
          <w:divBdr>
            <w:top w:val="none" w:sz="0" w:space="0" w:color="auto"/>
            <w:left w:val="none" w:sz="0" w:space="0" w:color="auto"/>
            <w:bottom w:val="none" w:sz="0" w:space="0" w:color="auto"/>
            <w:right w:val="none" w:sz="0" w:space="0" w:color="auto"/>
          </w:divBdr>
        </w:div>
        <w:div w:id="1224946887">
          <w:marLeft w:val="640"/>
          <w:marRight w:val="0"/>
          <w:marTop w:val="0"/>
          <w:marBottom w:val="0"/>
          <w:divBdr>
            <w:top w:val="none" w:sz="0" w:space="0" w:color="auto"/>
            <w:left w:val="none" w:sz="0" w:space="0" w:color="auto"/>
            <w:bottom w:val="none" w:sz="0" w:space="0" w:color="auto"/>
            <w:right w:val="none" w:sz="0" w:space="0" w:color="auto"/>
          </w:divBdr>
        </w:div>
        <w:div w:id="1026492332">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7260037">
      <w:bodyDiv w:val="1"/>
      <w:marLeft w:val="0"/>
      <w:marRight w:val="0"/>
      <w:marTop w:val="0"/>
      <w:marBottom w:val="0"/>
      <w:divBdr>
        <w:top w:val="none" w:sz="0" w:space="0" w:color="auto"/>
        <w:left w:val="none" w:sz="0" w:space="0" w:color="auto"/>
        <w:bottom w:val="none" w:sz="0" w:space="0" w:color="auto"/>
        <w:right w:val="none" w:sz="0" w:space="0" w:color="auto"/>
      </w:divBdr>
      <w:divsChild>
        <w:div w:id="302194472">
          <w:marLeft w:val="640"/>
          <w:marRight w:val="0"/>
          <w:marTop w:val="0"/>
          <w:marBottom w:val="0"/>
          <w:divBdr>
            <w:top w:val="none" w:sz="0" w:space="0" w:color="auto"/>
            <w:left w:val="none" w:sz="0" w:space="0" w:color="auto"/>
            <w:bottom w:val="none" w:sz="0" w:space="0" w:color="auto"/>
            <w:right w:val="none" w:sz="0" w:space="0" w:color="auto"/>
          </w:divBdr>
        </w:div>
        <w:div w:id="1077824498">
          <w:marLeft w:val="640"/>
          <w:marRight w:val="0"/>
          <w:marTop w:val="0"/>
          <w:marBottom w:val="0"/>
          <w:divBdr>
            <w:top w:val="none" w:sz="0" w:space="0" w:color="auto"/>
            <w:left w:val="none" w:sz="0" w:space="0" w:color="auto"/>
            <w:bottom w:val="none" w:sz="0" w:space="0" w:color="auto"/>
            <w:right w:val="none" w:sz="0" w:space="0" w:color="auto"/>
          </w:divBdr>
        </w:div>
        <w:div w:id="250163778">
          <w:marLeft w:val="640"/>
          <w:marRight w:val="0"/>
          <w:marTop w:val="0"/>
          <w:marBottom w:val="0"/>
          <w:divBdr>
            <w:top w:val="none" w:sz="0" w:space="0" w:color="auto"/>
            <w:left w:val="none" w:sz="0" w:space="0" w:color="auto"/>
            <w:bottom w:val="none" w:sz="0" w:space="0" w:color="auto"/>
            <w:right w:val="none" w:sz="0" w:space="0" w:color="auto"/>
          </w:divBdr>
        </w:div>
        <w:div w:id="661738788">
          <w:marLeft w:val="640"/>
          <w:marRight w:val="0"/>
          <w:marTop w:val="0"/>
          <w:marBottom w:val="0"/>
          <w:divBdr>
            <w:top w:val="none" w:sz="0" w:space="0" w:color="auto"/>
            <w:left w:val="none" w:sz="0" w:space="0" w:color="auto"/>
            <w:bottom w:val="none" w:sz="0" w:space="0" w:color="auto"/>
            <w:right w:val="none" w:sz="0" w:space="0" w:color="auto"/>
          </w:divBdr>
        </w:div>
        <w:div w:id="1662002290">
          <w:marLeft w:val="640"/>
          <w:marRight w:val="0"/>
          <w:marTop w:val="0"/>
          <w:marBottom w:val="0"/>
          <w:divBdr>
            <w:top w:val="none" w:sz="0" w:space="0" w:color="auto"/>
            <w:left w:val="none" w:sz="0" w:space="0" w:color="auto"/>
            <w:bottom w:val="none" w:sz="0" w:space="0" w:color="auto"/>
            <w:right w:val="none" w:sz="0" w:space="0" w:color="auto"/>
          </w:divBdr>
        </w:div>
        <w:div w:id="1222248051">
          <w:marLeft w:val="640"/>
          <w:marRight w:val="0"/>
          <w:marTop w:val="0"/>
          <w:marBottom w:val="0"/>
          <w:divBdr>
            <w:top w:val="none" w:sz="0" w:space="0" w:color="auto"/>
            <w:left w:val="none" w:sz="0" w:space="0" w:color="auto"/>
            <w:bottom w:val="none" w:sz="0" w:space="0" w:color="auto"/>
            <w:right w:val="none" w:sz="0" w:space="0" w:color="auto"/>
          </w:divBdr>
        </w:div>
        <w:div w:id="2135902287">
          <w:marLeft w:val="640"/>
          <w:marRight w:val="0"/>
          <w:marTop w:val="0"/>
          <w:marBottom w:val="0"/>
          <w:divBdr>
            <w:top w:val="none" w:sz="0" w:space="0" w:color="auto"/>
            <w:left w:val="none" w:sz="0" w:space="0" w:color="auto"/>
            <w:bottom w:val="none" w:sz="0" w:space="0" w:color="auto"/>
            <w:right w:val="none" w:sz="0" w:space="0" w:color="auto"/>
          </w:divBdr>
        </w:div>
        <w:div w:id="753476064">
          <w:marLeft w:val="640"/>
          <w:marRight w:val="0"/>
          <w:marTop w:val="0"/>
          <w:marBottom w:val="0"/>
          <w:divBdr>
            <w:top w:val="none" w:sz="0" w:space="0" w:color="auto"/>
            <w:left w:val="none" w:sz="0" w:space="0" w:color="auto"/>
            <w:bottom w:val="none" w:sz="0" w:space="0" w:color="auto"/>
            <w:right w:val="none" w:sz="0" w:space="0" w:color="auto"/>
          </w:divBdr>
        </w:div>
        <w:div w:id="796684732">
          <w:marLeft w:val="640"/>
          <w:marRight w:val="0"/>
          <w:marTop w:val="0"/>
          <w:marBottom w:val="0"/>
          <w:divBdr>
            <w:top w:val="none" w:sz="0" w:space="0" w:color="auto"/>
            <w:left w:val="none" w:sz="0" w:space="0" w:color="auto"/>
            <w:bottom w:val="none" w:sz="0" w:space="0" w:color="auto"/>
            <w:right w:val="none" w:sz="0" w:space="0" w:color="auto"/>
          </w:divBdr>
        </w:div>
        <w:div w:id="1573345556">
          <w:marLeft w:val="640"/>
          <w:marRight w:val="0"/>
          <w:marTop w:val="0"/>
          <w:marBottom w:val="0"/>
          <w:divBdr>
            <w:top w:val="none" w:sz="0" w:space="0" w:color="auto"/>
            <w:left w:val="none" w:sz="0" w:space="0" w:color="auto"/>
            <w:bottom w:val="none" w:sz="0" w:space="0" w:color="auto"/>
            <w:right w:val="none" w:sz="0" w:space="0" w:color="auto"/>
          </w:divBdr>
        </w:div>
        <w:div w:id="1866090504">
          <w:marLeft w:val="640"/>
          <w:marRight w:val="0"/>
          <w:marTop w:val="0"/>
          <w:marBottom w:val="0"/>
          <w:divBdr>
            <w:top w:val="none" w:sz="0" w:space="0" w:color="auto"/>
            <w:left w:val="none" w:sz="0" w:space="0" w:color="auto"/>
            <w:bottom w:val="none" w:sz="0" w:space="0" w:color="auto"/>
            <w:right w:val="none" w:sz="0" w:space="0" w:color="auto"/>
          </w:divBdr>
        </w:div>
        <w:div w:id="2040163063">
          <w:marLeft w:val="640"/>
          <w:marRight w:val="0"/>
          <w:marTop w:val="0"/>
          <w:marBottom w:val="0"/>
          <w:divBdr>
            <w:top w:val="none" w:sz="0" w:space="0" w:color="auto"/>
            <w:left w:val="none" w:sz="0" w:space="0" w:color="auto"/>
            <w:bottom w:val="none" w:sz="0" w:space="0" w:color="auto"/>
            <w:right w:val="none" w:sz="0" w:space="0" w:color="auto"/>
          </w:divBdr>
        </w:div>
        <w:div w:id="753478228">
          <w:marLeft w:val="640"/>
          <w:marRight w:val="0"/>
          <w:marTop w:val="0"/>
          <w:marBottom w:val="0"/>
          <w:divBdr>
            <w:top w:val="none" w:sz="0" w:space="0" w:color="auto"/>
            <w:left w:val="none" w:sz="0" w:space="0" w:color="auto"/>
            <w:bottom w:val="none" w:sz="0" w:space="0" w:color="auto"/>
            <w:right w:val="none" w:sz="0" w:space="0" w:color="auto"/>
          </w:divBdr>
        </w:div>
        <w:div w:id="1661883266">
          <w:marLeft w:val="640"/>
          <w:marRight w:val="0"/>
          <w:marTop w:val="0"/>
          <w:marBottom w:val="0"/>
          <w:divBdr>
            <w:top w:val="none" w:sz="0" w:space="0" w:color="auto"/>
            <w:left w:val="none" w:sz="0" w:space="0" w:color="auto"/>
            <w:bottom w:val="none" w:sz="0" w:space="0" w:color="auto"/>
            <w:right w:val="none" w:sz="0" w:space="0" w:color="auto"/>
          </w:divBdr>
        </w:div>
        <w:div w:id="837353783">
          <w:marLeft w:val="640"/>
          <w:marRight w:val="0"/>
          <w:marTop w:val="0"/>
          <w:marBottom w:val="0"/>
          <w:divBdr>
            <w:top w:val="none" w:sz="0" w:space="0" w:color="auto"/>
            <w:left w:val="none" w:sz="0" w:space="0" w:color="auto"/>
            <w:bottom w:val="none" w:sz="0" w:space="0" w:color="auto"/>
            <w:right w:val="none" w:sz="0" w:space="0" w:color="auto"/>
          </w:divBdr>
        </w:div>
        <w:div w:id="289553140">
          <w:marLeft w:val="640"/>
          <w:marRight w:val="0"/>
          <w:marTop w:val="0"/>
          <w:marBottom w:val="0"/>
          <w:divBdr>
            <w:top w:val="none" w:sz="0" w:space="0" w:color="auto"/>
            <w:left w:val="none" w:sz="0" w:space="0" w:color="auto"/>
            <w:bottom w:val="none" w:sz="0" w:space="0" w:color="auto"/>
            <w:right w:val="none" w:sz="0" w:space="0" w:color="auto"/>
          </w:divBdr>
        </w:div>
        <w:div w:id="1090470120">
          <w:marLeft w:val="640"/>
          <w:marRight w:val="0"/>
          <w:marTop w:val="0"/>
          <w:marBottom w:val="0"/>
          <w:divBdr>
            <w:top w:val="none" w:sz="0" w:space="0" w:color="auto"/>
            <w:left w:val="none" w:sz="0" w:space="0" w:color="auto"/>
            <w:bottom w:val="none" w:sz="0" w:space="0" w:color="auto"/>
            <w:right w:val="none" w:sz="0" w:space="0" w:color="auto"/>
          </w:divBdr>
        </w:div>
        <w:div w:id="515196071">
          <w:marLeft w:val="640"/>
          <w:marRight w:val="0"/>
          <w:marTop w:val="0"/>
          <w:marBottom w:val="0"/>
          <w:divBdr>
            <w:top w:val="none" w:sz="0" w:space="0" w:color="auto"/>
            <w:left w:val="none" w:sz="0" w:space="0" w:color="auto"/>
            <w:bottom w:val="none" w:sz="0" w:space="0" w:color="auto"/>
            <w:right w:val="none" w:sz="0" w:space="0" w:color="auto"/>
          </w:divBdr>
        </w:div>
        <w:div w:id="1701470539">
          <w:marLeft w:val="640"/>
          <w:marRight w:val="0"/>
          <w:marTop w:val="0"/>
          <w:marBottom w:val="0"/>
          <w:divBdr>
            <w:top w:val="none" w:sz="0" w:space="0" w:color="auto"/>
            <w:left w:val="none" w:sz="0" w:space="0" w:color="auto"/>
            <w:bottom w:val="none" w:sz="0" w:space="0" w:color="auto"/>
            <w:right w:val="none" w:sz="0" w:space="0" w:color="auto"/>
          </w:divBdr>
        </w:div>
        <w:div w:id="538201723">
          <w:marLeft w:val="640"/>
          <w:marRight w:val="0"/>
          <w:marTop w:val="0"/>
          <w:marBottom w:val="0"/>
          <w:divBdr>
            <w:top w:val="none" w:sz="0" w:space="0" w:color="auto"/>
            <w:left w:val="none" w:sz="0" w:space="0" w:color="auto"/>
            <w:bottom w:val="none" w:sz="0" w:space="0" w:color="auto"/>
            <w:right w:val="none" w:sz="0" w:space="0" w:color="auto"/>
          </w:divBdr>
        </w:div>
        <w:div w:id="1418594631">
          <w:marLeft w:val="640"/>
          <w:marRight w:val="0"/>
          <w:marTop w:val="0"/>
          <w:marBottom w:val="0"/>
          <w:divBdr>
            <w:top w:val="none" w:sz="0" w:space="0" w:color="auto"/>
            <w:left w:val="none" w:sz="0" w:space="0" w:color="auto"/>
            <w:bottom w:val="none" w:sz="0" w:space="0" w:color="auto"/>
            <w:right w:val="none" w:sz="0" w:space="0" w:color="auto"/>
          </w:divBdr>
        </w:div>
        <w:div w:id="1795521576">
          <w:marLeft w:val="640"/>
          <w:marRight w:val="0"/>
          <w:marTop w:val="0"/>
          <w:marBottom w:val="0"/>
          <w:divBdr>
            <w:top w:val="none" w:sz="0" w:space="0" w:color="auto"/>
            <w:left w:val="none" w:sz="0" w:space="0" w:color="auto"/>
            <w:bottom w:val="none" w:sz="0" w:space="0" w:color="auto"/>
            <w:right w:val="none" w:sz="0" w:space="0" w:color="auto"/>
          </w:divBdr>
        </w:div>
        <w:div w:id="1004169434">
          <w:marLeft w:val="640"/>
          <w:marRight w:val="0"/>
          <w:marTop w:val="0"/>
          <w:marBottom w:val="0"/>
          <w:divBdr>
            <w:top w:val="none" w:sz="0" w:space="0" w:color="auto"/>
            <w:left w:val="none" w:sz="0" w:space="0" w:color="auto"/>
            <w:bottom w:val="none" w:sz="0" w:space="0" w:color="auto"/>
            <w:right w:val="none" w:sz="0" w:space="0" w:color="auto"/>
          </w:divBdr>
        </w:div>
        <w:div w:id="491331723">
          <w:marLeft w:val="640"/>
          <w:marRight w:val="0"/>
          <w:marTop w:val="0"/>
          <w:marBottom w:val="0"/>
          <w:divBdr>
            <w:top w:val="none" w:sz="0" w:space="0" w:color="auto"/>
            <w:left w:val="none" w:sz="0" w:space="0" w:color="auto"/>
            <w:bottom w:val="none" w:sz="0" w:space="0" w:color="auto"/>
            <w:right w:val="none" w:sz="0" w:space="0" w:color="auto"/>
          </w:divBdr>
        </w:div>
        <w:div w:id="336271270">
          <w:marLeft w:val="640"/>
          <w:marRight w:val="0"/>
          <w:marTop w:val="0"/>
          <w:marBottom w:val="0"/>
          <w:divBdr>
            <w:top w:val="none" w:sz="0" w:space="0" w:color="auto"/>
            <w:left w:val="none" w:sz="0" w:space="0" w:color="auto"/>
            <w:bottom w:val="none" w:sz="0" w:space="0" w:color="auto"/>
            <w:right w:val="none" w:sz="0" w:space="0" w:color="auto"/>
          </w:divBdr>
        </w:div>
        <w:div w:id="1468281495">
          <w:marLeft w:val="640"/>
          <w:marRight w:val="0"/>
          <w:marTop w:val="0"/>
          <w:marBottom w:val="0"/>
          <w:divBdr>
            <w:top w:val="none" w:sz="0" w:space="0" w:color="auto"/>
            <w:left w:val="none" w:sz="0" w:space="0" w:color="auto"/>
            <w:bottom w:val="none" w:sz="0" w:space="0" w:color="auto"/>
            <w:right w:val="none" w:sz="0" w:space="0" w:color="auto"/>
          </w:divBdr>
        </w:div>
        <w:div w:id="1871413034">
          <w:marLeft w:val="640"/>
          <w:marRight w:val="0"/>
          <w:marTop w:val="0"/>
          <w:marBottom w:val="0"/>
          <w:divBdr>
            <w:top w:val="none" w:sz="0" w:space="0" w:color="auto"/>
            <w:left w:val="none" w:sz="0" w:space="0" w:color="auto"/>
            <w:bottom w:val="none" w:sz="0" w:space="0" w:color="auto"/>
            <w:right w:val="none" w:sz="0" w:space="0" w:color="auto"/>
          </w:divBdr>
        </w:div>
        <w:div w:id="304316264">
          <w:marLeft w:val="640"/>
          <w:marRight w:val="0"/>
          <w:marTop w:val="0"/>
          <w:marBottom w:val="0"/>
          <w:divBdr>
            <w:top w:val="none" w:sz="0" w:space="0" w:color="auto"/>
            <w:left w:val="none" w:sz="0" w:space="0" w:color="auto"/>
            <w:bottom w:val="none" w:sz="0" w:space="0" w:color="auto"/>
            <w:right w:val="none" w:sz="0" w:space="0" w:color="auto"/>
          </w:divBdr>
        </w:div>
        <w:div w:id="1805535736">
          <w:marLeft w:val="640"/>
          <w:marRight w:val="0"/>
          <w:marTop w:val="0"/>
          <w:marBottom w:val="0"/>
          <w:divBdr>
            <w:top w:val="none" w:sz="0" w:space="0" w:color="auto"/>
            <w:left w:val="none" w:sz="0" w:space="0" w:color="auto"/>
            <w:bottom w:val="none" w:sz="0" w:space="0" w:color="auto"/>
            <w:right w:val="none" w:sz="0" w:space="0" w:color="auto"/>
          </w:divBdr>
        </w:div>
        <w:div w:id="986470748">
          <w:marLeft w:val="640"/>
          <w:marRight w:val="0"/>
          <w:marTop w:val="0"/>
          <w:marBottom w:val="0"/>
          <w:divBdr>
            <w:top w:val="none" w:sz="0" w:space="0" w:color="auto"/>
            <w:left w:val="none" w:sz="0" w:space="0" w:color="auto"/>
            <w:bottom w:val="none" w:sz="0" w:space="0" w:color="auto"/>
            <w:right w:val="none" w:sz="0" w:space="0" w:color="auto"/>
          </w:divBdr>
        </w:div>
        <w:div w:id="1202130252">
          <w:marLeft w:val="640"/>
          <w:marRight w:val="0"/>
          <w:marTop w:val="0"/>
          <w:marBottom w:val="0"/>
          <w:divBdr>
            <w:top w:val="none" w:sz="0" w:space="0" w:color="auto"/>
            <w:left w:val="none" w:sz="0" w:space="0" w:color="auto"/>
            <w:bottom w:val="none" w:sz="0" w:space="0" w:color="auto"/>
            <w:right w:val="none" w:sz="0" w:space="0" w:color="auto"/>
          </w:divBdr>
        </w:div>
        <w:div w:id="955790652">
          <w:marLeft w:val="640"/>
          <w:marRight w:val="0"/>
          <w:marTop w:val="0"/>
          <w:marBottom w:val="0"/>
          <w:divBdr>
            <w:top w:val="none" w:sz="0" w:space="0" w:color="auto"/>
            <w:left w:val="none" w:sz="0" w:space="0" w:color="auto"/>
            <w:bottom w:val="none" w:sz="0" w:space="0" w:color="auto"/>
            <w:right w:val="none" w:sz="0" w:space="0" w:color="auto"/>
          </w:divBdr>
        </w:div>
        <w:div w:id="1713653396">
          <w:marLeft w:val="640"/>
          <w:marRight w:val="0"/>
          <w:marTop w:val="0"/>
          <w:marBottom w:val="0"/>
          <w:divBdr>
            <w:top w:val="none" w:sz="0" w:space="0" w:color="auto"/>
            <w:left w:val="none" w:sz="0" w:space="0" w:color="auto"/>
            <w:bottom w:val="none" w:sz="0" w:space="0" w:color="auto"/>
            <w:right w:val="none" w:sz="0" w:space="0" w:color="auto"/>
          </w:divBdr>
        </w:div>
        <w:div w:id="994190558">
          <w:marLeft w:val="640"/>
          <w:marRight w:val="0"/>
          <w:marTop w:val="0"/>
          <w:marBottom w:val="0"/>
          <w:divBdr>
            <w:top w:val="none" w:sz="0" w:space="0" w:color="auto"/>
            <w:left w:val="none" w:sz="0" w:space="0" w:color="auto"/>
            <w:bottom w:val="none" w:sz="0" w:space="0" w:color="auto"/>
            <w:right w:val="none" w:sz="0" w:space="0" w:color="auto"/>
          </w:divBdr>
        </w:div>
        <w:div w:id="2062628670">
          <w:marLeft w:val="640"/>
          <w:marRight w:val="0"/>
          <w:marTop w:val="0"/>
          <w:marBottom w:val="0"/>
          <w:divBdr>
            <w:top w:val="none" w:sz="0" w:space="0" w:color="auto"/>
            <w:left w:val="none" w:sz="0" w:space="0" w:color="auto"/>
            <w:bottom w:val="none" w:sz="0" w:space="0" w:color="auto"/>
            <w:right w:val="none" w:sz="0" w:space="0" w:color="auto"/>
          </w:divBdr>
        </w:div>
        <w:div w:id="1529562164">
          <w:marLeft w:val="640"/>
          <w:marRight w:val="0"/>
          <w:marTop w:val="0"/>
          <w:marBottom w:val="0"/>
          <w:divBdr>
            <w:top w:val="none" w:sz="0" w:space="0" w:color="auto"/>
            <w:left w:val="none" w:sz="0" w:space="0" w:color="auto"/>
            <w:bottom w:val="none" w:sz="0" w:space="0" w:color="auto"/>
            <w:right w:val="none" w:sz="0" w:space="0" w:color="auto"/>
          </w:divBdr>
        </w:div>
        <w:div w:id="156465353">
          <w:marLeft w:val="640"/>
          <w:marRight w:val="0"/>
          <w:marTop w:val="0"/>
          <w:marBottom w:val="0"/>
          <w:divBdr>
            <w:top w:val="none" w:sz="0" w:space="0" w:color="auto"/>
            <w:left w:val="none" w:sz="0" w:space="0" w:color="auto"/>
            <w:bottom w:val="none" w:sz="0" w:space="0" w:color="auto"/>
            <w:right w:val="none" w:sz="0" w:space="0" w:color="auto"/>
          </w:divBdr>
        </w:div>
        <w:div w:id="1969622204">
          <w:marLeft w:val="640"/>
          <w:marRight w:val="0"/>
          <w:marTop w:val="0"/>
          <w:marBottom w:val="0"/>
          <w:divBdr>
            <w:top w:val="none" w:sz="0" w:space="0" w:color="auto"/>
            <w:left w:val="none" w:sz="0" w:space="0" w:color="auto"/>
            <w:bottom w:val="none" w:sz="0" w:space="0" w:color="auto"/>
            <w:right w:val="none" w:sz="0" w:space="0" w:color="auto"/>
          </w:divBdr>
        </w:div>
        <w:div w:id="225336951">
          <w:marLeft w:val="640"/>
          <w:marRight w:val="0"/>
          <w:marTop w:val="0"/>
          <w:marBottom w:val="0"/>
          <w:divBdr>
            <w:top w:val="none" w:sz="0" w:space="0" w:color="auto"/>
            <w:left w:val="none" w:sz="0" w:space="0" w:color="auto"/>
            <w:bottom w:val="none" w:sz="0" w:space="0" w:color="auto"/>
            <w:right w:val="none" w:sz="0" w:space="0" w:color="auto"/>
          </w:divBdr>
        </w:div>
        <w:div w:id="388188310">
          <w:marLeft w:val="640"/>
          <w:marRight w:val="0"/>
          <w:marTop w:val="0"/>
          <w:marBottom w:val="0"/>
          <w:divBdr>
            <w:top w:val="none" w:sz="0" w:space="0" w:color="auto"/>
            <w:left w:val="none" w:sz="0" w:space="0" w:color="auto"/>
            <w:bottom w:val="none" w:sz="0" w:space="0" w:color="auto"/>
            <w:right w:val="none" w:sz="0" w:space="0" w:color="auto"/>
          </w:divBdr>
        </w:div>
        <w:div w:id="1018429467">
          <w:marLeft w:val="640"/>
          <w:marRight w:val="0"/>
          <w:marTop w:val="0"/>
          <w:marBottom w:val="0"/>
          <w:divBdr>
            <w:top w:val="none" w:sz="0" w:space="0" w:color="auto"/>
            <w:left w:val="none" w:sz="0" w:space="0" w:color="auto"/>
            <w:bottom w:val="none" w:sz="0" w:space="0" w:color="auto"/>
            <w:right w:val="none" w:sz="0" w:space="0" w:color="auto"/>
          </w:divBdr>
        </w:div>
        <w:div w:id="186871428">
          <w:marLeft w:val="640"/>
          <w:marRight w:val="0"/>
          <w:marTop w:val="0"/>
          <w:marBottom w:val="0"/>
          <w:divBdr>
            <w:top w:val="none" w:sz="0" w:space="0" w:color="auto"/>
            <w:left w:val="none" w:sz="0" w:space="0" w:color="auto"/>
            <w:bottom w:val="none" w:sz="0" w:space="0" w:color="auto"/>
            <w:right w:val="none" w:sz="0" w:space="0" w:color="auto"/>
          </w:divBdr>
        </w:div>
        <w:div w:id="1990669363">
          <w:marLeft w:val="640"/>
          <w:marRight w:val="0"/>
          <w:marTop w:val="0"/>
          <w:marBottom w:val="0"/>
          <w:divBdr>
            <w:top w:val="none" w:sz="0" w:space="0" w:color="auto"/>
            <w:left w:val="none" w:sz="0" w:space="0" w:color="auto"/>
            <w:bottom w:val="none" w:sz="0" w:space="0" w:color="auto"/>
            <w:right w:val="none" w:sz="0" w:space="0" w:color="auto"/>
          </w:divBdr>
        </w:div>
        <w:div w:id="653535300">
          <w:marLeft w:val="640"/>
          <w:marRight w:val="0"/>
          <w:marTop w:val="0"/>
          <w:marBottom w:val="0"/>
          <w:divBdr>
            <w:top w:val="none" w:sz="0" w:space="0" w:color="auto"/>
            <w:left w:val="none" w:sz="0" w:space="0" w:color="auto"/>
            <w:bottom w:val="none" w:sz="0" w:space="0" w:color="auto"/>
            <w:right w:val="none" w:sz="0" w:space="0" w:color="auto"/>
          </w:divBdr>
        </w:div>
        <w:div w:id="1570840925">
          <w:marLeft w:val="640"/>
          <w:marRight w:val="0"/>
          <w:marTop w:val="0"/>
          <w:marBottom w:val="0"/>
          <w:divBdr>
            <w:top w:val="none" w:sz="0" w:space="0" w:color="auto"/>
            <w:left w:val="none" w:sz="0" w:space="0" w:color="auto"/>
            <w:bottom w:val="none" w:sz="0" w:space="0" w:color="auto"/>
            <w:right w:val="none" w:sz="0" w:space="0" w:color="auto"/>
          </w:divBdr>
        </w:div>
        <w:div w:id="2117941014">
          <w:marLeft w:val="640"/>
          <w:marRight w:val="0"/>
          <w:marTop w:val="0"/>
          <w:marBottom w:val="0"/>
          <w:divBdr>
            <w:top w:val="none" w:sz="0" w:space="0" w:color="auto"/>
            <w:left w:val="none" w:sz="0" w:space="0" w:color="auto"/>
            <w:bottom w:val="none" w:sz="0" w:space="0" w:color="auto"/>
            <w:right w:val="none" w:sz="0" w:space="0" w:color="auto"/>
          </w:divBdr>
        </w:div>
        <w:div w:id="1412847455">
          <w:marLeft w:val="640"/>
          <w:marRight w:val="0"/>
          <w:marTop w:val="0"/>
          <w:marBottom w:val="0"/>
          <w:divBdr>
            <w:top w:val="none" w:sz="0" w:space="0" w:color="auto"/>
            <w:left w:val="none" w:sz="0" w:space="0" w:color="auto"/>
            <w:bottom w:val="none" w:sz="0" w:space="0" w:color="auto"/>
            <w:right w:val="none" w:sz="0" w:space="0" w:color="auto"/>
          </w:divBdr>
        </w:div>
        <w:div w:id="1851795808">
          <w:marLeft w:val="640"/>
          <w:marRight w:val="0"/>
          <w:marTop w:val="0"/>
          <w:marBottom w:val="0"/>
          <w:divBdr>
            <w:top w:val="none" w:sz="0" w:space="0" w:color="auto"/>
            <w:left w:val="none" w:sz="0" w:space="0" w:color="auto"/>
            <w:bottom w:val="none" w:sz="0" w:space="0" w:color="auto"/>
            <w:right w:val="none" w:sz="0" w:space="0" w:color="auto"/>
          </w:divBdr>
        </w:div>
        <w:div w:id="1804469991">
          <w:marLeft w:val="640"/>
          <w:marRight w:val="0"/>
          <w:marTop w:val="0"/>
          <w:marBottom w:val="0"/>
          <w:divBdr>
            <w:top w:val="none" w:sz="0" w:space="0" w:color="auto"/>
            <w:left w:val="none" w:sz="0" w:space="0" w:color="auto"/>
            <w:bottom w:val="none" w:sz="0" w:space="0" w:color="auto"/>
            <w:right w:val="none" w:sz="0" w:space="0" w:color="auto"/>
          </w:divBdr>
        </w:div>
        <w:div w:id="1259631112">
          <w:marLeft w:val="640"/>
          <w:marRight w:val="0"/>
          <w:marTop w:val="0"/>
          <w:marBottom w:val="0"/>
          <w:divBdr>
            <w:top w:val="none" w:sz="0" w:space="0" w:color="auto"/>
            <w:left w:val="none" w:sz="0" w:space="0" w:color="auto"/>
            <w:bottom w:val="none" w:sz="0" w:space="0" w:color="auto"/>
            <w:right w:val="none" w:sz="0" w:space="0" w:color="auto"/>
          </w:divBdr>
        </w:div>
        <w:div w:id="1007943784">
          <w:marLeft w:val="640"/>
          <w:marRight w:val="0"/>
          <w:marTop w:val="0"/>
          <w:marBottom w:val="0"/>
          <w:divBdr>
            <w:top w:val="none" w:sz="0" w:space="0" w:color="auto"/>
            <w:left w:val="none" w:sz="0" w:space="0" w:color="auto"/>
            <w:bottom w:val="none" w:sz="0" w:space="0" w:color="auto"/>
            <w:right w:val="none" w:sz="0" w:space="0" w:color="auto"/>
          </w:divBdr>
        </w:div>
        <w:div w:id="345861665">
          <w:marLeft w:val="640"/>
          <w:marRight w:val="0"/>
          <w:marTop w:val="0"/>
          <w:marBottom w:val="0"/>
          <w:divBdr>
            <w:top w:val="none" w:sz="0" w:space="0" w:color="auto"/>
            <w:left w:val="none" w:sz="0" w:space="0" w:color="auto"/>
            <w:bottom w:val="none" w:sz="0" w:space="0" w:color="auto"/>
            <w:right w:val="none" w:sz="0" w:space="0" w:color="auto"/>
          </w:divBdr>
        </w:div>
        <w:div w:id="511841186">
          <w:marLeft w:val="640"/>
          <w:marRight w:val="0"/>
          <w:marTop w:val="0"/>
          <w:marBottom w:val="0"/>
          <w:divBdr>
            <w:top w:val="none" w:sz="0" w:space="0" w:color="auto"/>
            <w:left w:val="none" w:sz="0" w:space="0" w:color="auto"/>
            <w:bottom w:val="none" w:sz="0" w:space="0" w:color="auto"/>
            <w:right w:val="none" w:sz="0" w:space="0" w:color="auto"/>
          </w:divBdr>
        </w:div>
        <w:div w:id="753087577">
          <w:marLeft w:val="640"/>
          <w:marRight w:val="0"/>
          <w:marTop w:val="0"/>
          <w:marBottom w:val="0"/>
          <w:divBdr>
            <w:top w:val="none" w:sz="0" w:space="0" w:color="auto"/>
            <w:left w:val="none" w:sz="0" w:space="0" w:color="auto"/>
            <w:bottom w:val="none" w:sz="0" w:space="0" w:color="auto"/>
            <w:right w:val="none" w:sz="0" w:space="0" w:color="auto"/>
          </w:divBdr>
        </w:div>
        <w:div w:id="1084373661">
          <w:marLeft w:val="640"/>
          <w:marRight w:val="0"/>
          <w:marTop w:val="0"/>
          <w:marBottom w:val="0"/>
          <w:divBdr>
            <w:top w:val="none" w:sz="0" w:space="0" w:color="auto"/>
            <w:left w:val="none" w:sz="0" w:space="0" w:color="auto"/>
            <w:bottom w:val="none" w:sz="0" w:space="0" w:color="auto"/>
            <w:right w:val="none" w:sz="0" w:space="0" w:color="auto"/>
          </w:divBdr>
        </w:div>
        <w:div w:id="785780973">
          <w:marLeft w:val="640"/>
          <w:marRight w:val="0"/>
          <w:marTop w:val="0"/>
          <w:marBottom w:val="0"/>
          <w:divBdr>
            <w:top w:val="none" w:sz="0" w:space="0" w:color="auto"/>
            <w:left w:val="none" w:sz="0" w:space="0" w:color="auto"/>
            <w:bottom w:val="none" w:sz="0" w:space="0" w:color="auto"/>
            <w:right w:val="none" w:sz="0" w:space="0" w:color="auto"/>
          </w:divBdr>
        </w:div>
        <w:div w:id="1800342393">
          <w:marLeft w:val="640"/>
          <w:marRight w:val="0"/>
          <w:marTop w:val="0"/>
          <w:marBottom w:val="0"/>
          <w:divBdr>
            <w:top w:val="none" w:sz="0" w:space="0" w:color="auto"/>
            <w:left w:val="none" w:sz="0" w:space="0" w:color="auto"/>
            <w:bottom w:val="none" w:sz="0" w:space="0" w:color="auto"/>
            <w:right w:val="none" w:sz="0" w:space="0" w:color="auto"/>
          </w:divBdr>
        </w:div>
        <w:div w:id="1006252015">
          <w:marLeft w:val="640"/>
          <w:marRight w:val="0"/>
          <w:marTop w:val="0"/>
          <w:marBottom w:val="0"/>
          <w:divBdr>
            <w:top w:val="none" w:sz="0" w:space="0" w:color="auto"/>
            <w:left w:val="none" w:sz="0" w:space="0" w:color="auto"/>
            <w:bottom w:val="none" w:sz="0" w:space="0" w:color="auto"/>
            <w:right w:val="none" w:sz="0" w:space="0" w:color="auto"/>
          </w:divBdr>
        </w:div>
        <w:div w:id="176357898">
          <w:marLeft w:val="640"/>
          <w:marRight w:val="0"/>
          <w:marTop w:val="0"/>
          <w:marBottom w:val="0"/>
          <w:divBdr>
            <w:top w:val="none" w:sz="0" w:space="0" w:color="auto"/>
            <w:left w:val="none" w:sz="0" w:space="0" w:color="auto"/>
            <w:bottom w:val="none" w:sz="0" w:space="0" w:color="auto"/>
            <w:right w:val="none" w:sz="0" w:space="0" w:color="auto"/>
          </w:divBdr>
        </w:div>
        <w:div w:id="796679587">
          <w:marLeft w:val="640"/>
          <w:marRight w:val="0"/>
          <w:marTop w:val="0"/>
          <w:marBottom w:val="0"/>
          <w:divBdr>
            <w:top w:val="none" w:sz="0" w:space="0" w:color="auto"/>
            <w:left w:val="none" w:sz="0" w:space="0" w:color="auto"/>
            <w:bottom w:val="none" w:sz="0" w:space="0" w:color="auto"/>
            <w:right w:val="none" w:sz="0" w:space="0" w:color="auto"/>
          </w:divBdr>
        </w:div>
        <w:div w:id="1731613811">
          <w:marLeft w:val="640"/>
          <w:marRight w:val="0"/>
          <w:marTop w:val="0"/>
          <w:marBottom w:val="0"/>
          <w:divBdr>
            <w:top w:val="none" w:sz="0" w:space="0" w:color="auto"/>
            <w:left w:val="none" w:sz="0" w:space="0" w:color="auto"/>
            <w:bottom w:val="none" w:sz="0" w:space="0" w:color="auto"/>
            <w:right w:val="none" w:sz="0" w:space="0" w:color="auto"/>
          </w:divBdr>
        </w:div>
        <w:div w:id="1769276874">
          <w:marLeft w:val="640"/>
          <w:marRight w:val="0"/>
          <w:marTop w:val="0"/>
          <w:marBottom w:val="0"/>
          <w:divBdr>
            <w:top w:val="none" w:sz="0" w:space="0" w:color="auto"/>
            <w:left w:val="none" w:sz="0" w:space="0" w:color="auto"/>
            <w:bottom w:val="none" w:sz="0" w:space="0" w:color="auto"/>
            <w:right w:val="none" w:sz="0" w:space="0" w:color="auto"/>
          </w:divBdr>
        </w:div>
        <w:div w:id="591544694">
          <w:marLeft w:val="640"/>
          <w:marRight w:val="0"/>
          <w:marTop w:val="0"/>
          <w:marBottom w:val="0"/>
          <w:divBdr>
            <w:top w:val="none" w:sz="0" w:space="0" w:color="auto"/>
            <w:left w:val="none" w:sz="0" w:space="0" w:color="auto"/>
            <w:bottom w:val="none" w:sz="0" w:space="0" w:color="auto"/>
            <w:right w:val="none" w:sz="0" w:space="0" w:color="auto"/>
          </w:divBdr>
        </w:div>
        <w:div w:id="1797748236">
          <w:marLeft w:val="640"/>
          <w:marRight w:val="0"/>
          <w:marTop w:val="0"/>
          <w:marBottom w:val="0"/>
          <w:divBdr>
            <w:top w:val="none" w:sz="0" w:space="0" w:color="auto"/>
            <w:left w:val="none" w:sz="0" w:space="0" w:color="auto"/>
            <w:bottom w:val="none" w:sz="0" w:space="0" w:color="auto"/>
            <w:right w:val="none" w:sz="0" w:space="0" w:color="auto"/>
          </w:divBdr>
        </w:div>
        <w:div w:id="1259095129">
          <w:marLeft w:val="640"/>
          <w:marRight w:val="0"/>
          <w:marTop w:val="0"/>
          <w:marBottom w:val="0"/>
          <w:divBdr>
            <w:top w:val="none" w:sz="0" w:space="0" w:color="auto"/>
            <w:left w:val="none" w:sz="0" w:space="0" w:color="auto"/>
            <w:bottom w:val="none" w:sz="0" w:space="0" w:color="auto"/>
            <w:right w:val="none" w:sz="0" w:space="0" w:color="auto"/>
          </w:divBdr>
        </w:div>
        <w:div w:id="887765922">
          <w:marLeft w:val="640"/>
          <w:marRight w:val="0"/>
          <w:marTop w:val="0"/>
          <w:marBottom w:val="0"/>
          <w:divBdr>
            <w:top w:val="none" w:sz="0" w:space="0" w:color="auto"/>
            <w:left w:val="none" w:sz="0" w:space="0" w:color="auto"/>
            <w:bottom w:val="none" w:sz="0" w:space="0" w:color="auto"/>
            <w:right w:val="none" w:sz="0" w:space="0" w:color="auto"/>
          </w:divBdr>
        </w:div>
        <w:div w:id="1337999700">
          <w:marLeft w:val="640"/>
          <w:marRight w:val="0"/>
          <w:marTop w:val="0"/>
          <w:marBottom w:val="0"/>
          <w:divBdr>
            <w:top w:val="none" w:sz="0" w:space="0" w:color="auto"/>
            <w:left w:val="none" w:sz="0" w:space="0" w:color="auto"/>
            <w:bottom w:val="none" w:sz="0" w:space="0" w:color="auto"/>
            <w:right w:val="none" w:sz="0" w:space="0" w:color="auto"/>
          </w:divBdr>
        </w:div>
        <w:div w:id="1548566968">
          <w:marLeft w:val="640"/>
          <w:marRight w:val="0"/>
          <w:marTop w:val="0"/>
          <w:marBottom w:val="0"/>
          <w:divBdr>
            <w:top w:val="none" w:sz="0" w:space="0" w:color="auto"/>
            <w:left w:val="none" w:sz="0" w:space="0" w:color="auto"/>
            <w:bottom w:val="none" w:sz="0" w:space="0" w:color="auto"/>
            <w:right w:val="none" w:sz="0" w:space="0" w:color="auto"/>
          </w:divBdr>
        </w:div>
        <w:div w:id="1383560289">
          <w:marLeft w:val="640"/>
          <w:marRight w:val="0"/>
          <w:marTop w:val="0"/>
          <w:marBottom w:val="0"/>
          <w:divBdr>
            <w:top w:val="none" w:sz="0" w:space="0" w:color="auto"/>
            <w:left w:val="none" w:sz="0" w:space="0" w:color="auto"/>
            <w:bottom w:val="none" w:sz="0" w:space="0" w:color="auto"/>
            <w:right w:val="none" w:sz="0" w:space="0" w:color="auto"/>
          </w:divBdr>
        </w:div>
        <w:div w:id="1306157354">
          <w:marLeft w:val="640"/>
          <w:marRight w:val="0"/>
          <w:marTop w:val="0"/>
          <w:marBottom w:val="0"/>
          <w:divBdr>
            <w:top w:val="none" w:sz="0" w:space="0" w:color="auto"/>
            <w:left w:val="none" w:sz="0" w:space="0" w:color="auto"/>
            <w:bottom w:val="none" w:sz="0" w:space="0" w:color="auto"/>
            <w:right w:val="none" w:sz="0" w:space="0" w:color="auto"/>
          </w:divBdr>
        </w:div>
        <w:div w:id="685400882">
          <w:marLeft w:val="640"/>
          <w:marRight w:val="0"/>
          <w:marTop w:val="0"/>
          <w:marBottom w:val="0"/>
          <w:divBdr>
            <w:top w:val="none" w:sz="0" w:space="0" w:color="auto"/>
            <w:left w:val="none" w:sz="0" w:space="0" w:color="auto"/>
            <w:bottom w:val="none" w:sz="0" w:space="0" w:color="auto"/>
            <w:right w:val="none" w:sz="0" w:space="0" w:color="auto"/>
          </w:divBdr>
        </w:div>
        <w:div w:id="341515154">
          <w:marLeft w:val="640"/>
          <w:marRight w:val="0"/>
          <w:marTop w:val="0"/>
          <w:marBottom w:val="0"/>
          <w:divBdr>
            <w:top w:val="none" w:sz="0" w:space="0" w:color="auto"/>
            <w:left w:val="none" w:sz="0" w:space="0" w:color="auto"/>
            <w:bottom w:val="none" w:sz="0" w:space="0" w:color="auto"/>
            <w:right w:val="none" w:sz="0" w:space="0" w:color="auto"/>
          </w:divBdr>
        </w:div>
        <w:div w:id="801121760">
          <w:marLeft w:val="640"/>
          <w:marRight w:val="0"/>
          <w:marTop w:val="0"/>
          <w:marBottom w:val="0"/>
          <w:divBdr>
            <w:top w:val="none" w:sz="0" w:space="0" w:color="auto"/>
            <w:left w:val="none" w:sz="0" w:space="0" w:color="auto"/>
            <w:bottom w:val="none" w:sz="0" w:space="0" w:color="auto"/>
            <w:right w:val="none" w:sz="0" w:space="0" w:color="auto"/>
          </w:divBdr>
        </w:div>
        <w:div w:id="317464968">
          <w:marLeft w:val="640"/>
          <w:marRight w:val="0"/>
          <w:marTop w:val="0"/>
          <w:marBottom w:val="0"/>
          <w:divBdr>
            <w:top w:val="none" w:sz="0" w:space="0" w:color="auto"/>
            <w:left w:val="none" w:sz="0" w:space="0" w:color="auto"/>
            <w:bottom w:val="none" w:sz="0" w:space="0" w:color="auto"/>
            <w:right w:val="none" w:sz="0" w:space="0" w:color="auto"/>
          </w:divBdr>
        </w:div>
        <w:div w:id="1591043591">
          <w:marLeft w:val="640"/>
          <w:marRight w:val="0"/>
          <w:marTop w:val="0"/>
          <w:marBottom w:val="0"/>
          <w:divBdr>
            <w:top w:val="none" w:sz="0" w:space="0" w:color="auto"/>
            <w:left w:val="none" w:sz="0" w:space="0" w:color="auto"/>
            <w:bottom w:val="none" w:sz="0" w:space="0" w:color="auto"/>
            <w:right w:val="none" w:sz="0" w:space="0" w:color="auto"/>
          </w:divBdr>
        </w:div>
        <w:div w:id="918825929">
          <w:marLeft w:val="640"/>
          <w:marRight w:val="0"/>
          <w:marTop w:val="0"/>
          <w:marBottom w:val="0"/>
          <w:divBdr>
            <w:top w:val="none" w:sz="0" w:space="0" w:color="auto"/>
            <w:left w:val="none" w:sz="0" w:space="0" w:color="auto"/>
            <w:bottom w:val="none" w:sz="0" w:space="0" w:color="auto"/>
            <w:right w:val="none" w:sz="0" w:space="0" w:color="auto"/>
          </w:divBdr>
        </w:div>
        <w:div w:id="1694114628">
          <w:marLeft w:val="640"/>
          <w:marRight w:val="0"/>
          <w:marTop w:val="0"/>
          <w:marBottom w:val="0"/>
          <w:divBdr>
            <w:top w:val="none" w:sz="0" w:space="0" w:color="auto"/>
            <w:left w:val="none" w:sz="0" w:space="0" w:color="auto"/>
            <w:bottom w:val="none" w:sz="0" w:space="0" w:color="auto"/>
            <w:right w:val="none" w:sz="0" w:space="0" w:color="auto"/>
          </w:divBdr>
        </w:div>
        <w:div w:id="137571664">
          <w:marLeft w:val="640"/>
          <w:marRight w:val="0"/>
          <w:marTop w:val="0"/>
          <w:marBottom w:val="0"/>
          <w:divBdr>
            <w:top w:val="none" w:sz="0" w:space="0" w:color="auto"/>
            <w:left w:val="none" w:sz="0" w:space="0" w:color="auto"/>
            <w:bottom w:val="none" w:sz="0" w:space="0" w:color="auto"/>
            <w:right w:val="none" w:sz="0" w:space="0" w:color="auto"/>
          </w:divBdr>
        </w:div>
        <w:div w:id="2021468355">
          <w:marLeft w:val="640"/>
          <w:marRight w:val="0"/>
          <w:marTop w:val="0"/>
          <w:marBottom w:val="0"/>
          <w:divBdr>
            <w:top w:val="none" w:sz="0" w:space="0" w:color="auto"/>
            <w:left w:val="none" w:sz="0" w:space="0" w:color="auto"/>
            <w:bottom w:val="none" w:sz="0" w:space="0" w:color="auto"/>
            <w:right w:val="none" w:sz="0" w:space="0" w:color="auto"/>
          </w:divBdr>
        </w:div>
        <w:div w:id="1500267883">
          <w:marLeft w:val="640"/>
          <w:marRight w:val="0"/>
          <w:marTop w:val="0"/>
          <w:marBottom w:val="0"/>
          <w:divBdr>
            <w:top w:val="none" w:sz="0" w:space="0" w:color="auto"/>
            <w:left w:val="none" w:sz="0" w:space="0" w:color="auto"/>
            <w:bottom w:val="none" w:sz="0" w:space="0" w:color="auto"/>
            <w:right w:val="none" w:sz="0" w:space="0" w:color="auto"/>
          </w:divBdr>
        </w:div>
        <w:div w:id="872546317">
          <w:marLeft w:val="640"/>
          <w:marRight w:val="0"/>
          <w:marTop w:val="0"/>
          <w:marBottom w:val="0"/>
          <w:divBdr>
            <w:top w:val="none" w:sz="0" w:space="0" w:color="auto"/>
            <w:left w:val="none" w:sz="0" w:space="0" w:color="auto"/>
            <w:bottom w:val="none" w:sz="0" w:space="0" w:color="auto"/>
            <w:right w:val="none" w:sz="0" w:space="0" w:color="auto"/>
          </w:divBdr>
        </w:div>
        <w:div w:id="1827626839">
          <w:marLeft w:val="640"/>
          <w:marRight w:val="0"/>
          <w:marTop w:val="0"/>
          <w:marBottom w:val="0"/>
          <w:divBdr>
            <w:top w:val="none" w:sz="0" w:space="0" w:color="auto"/>
            <w:left w:val="none" w:sz="0" w:space="0" w:color="auto"/>
            <w:bottom w:val="none" w:sz="0" w:space="0" w:color="auto"/>
            <w:right w:val="none" w:sz="0" w:space="0" w:color="auto"/>
          </w:divBdr>
        </w:div>
        <w:div w:id="864831251">
          <w:marLeft w:val="640"/>
          <w:marRight w:val="0"/>
          <w:marTop w:val="0"/>
          <w:marBottom w:val="0"/>
          <w:divBdr>
            <w:top w:val="none" w:sz="0" w:space="0" w:color="auto"/>
            <w:left w:val="none" w:sz="0" w:space="0" w:color="auto"/>
            <w:bottom w:val="none" w:sz="0" w:space="0" w:color="auto"/>
            <w:right w:val="none" w:sz="0" w:space="0" w:color="auto"/>
          </w:divBdr>
        </w:div>
        <w:div w:id="1240286408">
          <w:marLeft w:val="640"/>
          <w:marRight w:val="0"/>
          <w:marTop w:val="0"/>
          <w:marBottom w:val="0"/>
          <w:divBdr>
            <w:top w:val="none" w:sz="0" w:space="0" w:color="auto"/>
            <w:left w:val="none" w:sz="0" w:space="0" w:color="auto"/>
            <w:bottom w:val="none" w:sz="0" w:space="0" w:color="auto"/>
            <w:right w:val="none" w:sz="0" w:space="0" w:color="auto"/>
          </w:divBdr>
        </w:div>
        <w:div w:id="1250507356">
          <w:marLeft w:val="640"/>
          <w:marRight w:val="0"/>
          <w:marTop w:val="0"/>
          <w:marBottom w:val="0"/>
          <w:divBdr>
            <w:top w:val="none" w:sz="0" w:space="0" w:color="auto"/>
            <w:left w:val="none" w:sz="0" w:space="0" w:color="auto"/>
            <w:bottom w:val="none" w:sz="0" w:space="0" w:color="auto"/>
            <w:right w:val="none" w:sz="0" w:space="0" w:color="auto"/>
          </w:divBdr>
        </w:div>
        <w:div w:id="1719550725">
          <w:marLeft w:val="640"/>
          <w:marRight w:val="0"/>
          <w:marTop w:val="0"/>
          <w:marBottom w:val="0"/>
          <w:divBdr>
            <w:top w:val="none" w:sz="0" w:space="0" w:color="auto"/>
            <w:left w:val="none" w:sz="0" w:space="0" w:color="auto"/>
            <w:bottom w:val="none" w:sz="0" w:space="0" w:color="auto"/>
            <w:right w:val="none" w:sz="0" w:space="0" w:color="auto"/>
          </w:divBdr>
        </w:div>
        <w:div w:id="760299201">
          <w:marLeft w:val="640"/>
          <w:marRight w:val="0"/>
          <w:marTop w:val="0"/>
          <w:marBottom w:val="0"/>
          <w:divBdr>
            <w:top w:val="none" w:sz="0" w:space="0" w:color="auto"/>
            <w:left w:val="none" w:sz="0" w:space="0" w:color="auto"/>
            <w:bottom w:val="none" w:sz="0" w:space="0" w:color="auto"/>
            <w:right w:val="none" w:sz="0" w:space="0" w:color="auto"/>
          </w:divBdr>
        </w:div>
        <w:div w:id="304701982">
          <w:marLeft w:val="640"/>
          <w:marRight w:val="0"/>
          <w:marTop w:val="0"/>
          <w:marBottom w:val="0"/>
          <w:divBdr>
            <w:top w:val="none" w:sz="0" w:space="0" w:color="auto"/>
            <w:left w:val="none" w:sz="0" w:space="0" w:color="auto"/>
            <w:bottom w:val="none" w:sz="0" w:space="0" w:color="auto"/>
            <w:right w:val="none" w:sz="0" w:space="0" w:color="auto"/>
          </w:divBdr>
        </w:div>
        <w:div w:id="1017847703">
          <w:marLeft w:val="640"/>
          <w:marRight w:val="0"/>
          <w:marTop w:val="0"/>
          <w:marBottom w:val="0"/>
          <w:divBdr>
            <w:top w:val="none" w:sz="0" w:space="0" w:color="auto"/>
            <w:left w:val="none" w:sz="0" w:space="0" w:color="auto"/>
            <w:bottom w:val="none" w:sz="0" w:space="0" w:color="auto"/>
            <w:right w:val="none" w:sz="0" w:space="0" w:color="auto"/>
          </w:divBdr>
        </w:div>
        <w:div w:id="41297336">
          <w:marLeft w:val="640"/>
          <w:marRight w:val="0"/>
          <w:marTop w:val="0"/>
          <w:marBottom w:val="0"/>
          <w:divBdr>
            <w:top w:val="none" w:sz="0" w:space="0" w:color="auto"/>
            <w:left w:val="none" w:sz="0" w:space="0" w:color="auto"/>
            <w:bottom w:val="none" w:sz="0" w:space="0" w:color="auto"/>
            <w:right w:val="none" w:sz="0" w:space="0" w:color="auto"/>
          </w:divBdr>
        </w:div>
        <w:div w:id="638265131">
          <w:marLeft w:val="640"/>
          <w:marRight w:val="0"/>
          <w:marTop w:val="0"/>
          <w:marBottom w:val="0"/>
          <w:divBdr>
            <w:top w:val="none" w:sz="0" w:space="0" w:color="auto"/>
            <w:left w:val="none" w:sz="0" w:space="0" w:color="auto"/>
            <w:bottom w:val="none" w:sz="0" w:space="0" w:color="auto"/>
            <w:right w:val="none" w:sz="0" w:space="0" w:color="auto"/>
          </w:divBdr>
        </w:div>
        <w:div w:id="641890352">
          <w:marLeft w:val="640"/>
          <w:marRight w:val="0"/>
          <w:marTop w:val="0"/>
          <w:marBottom w:val="0"/>
          <w:divBdr>
            <w:top w:val="none" w:sz="0" w:space="0" w:color="auto"/>
            <w:left w:val="none" w:sz="0" w:space="0" w:color="auto"/>
            <w:bottom w:val="none" w:sz="0" w:space="0" w:color="auto"/>
            <w:right w:val="none" w:sz="0" w:space="0" w:color="auto"/>
          </w:divBdr>
        </w:div>
        <w:div w:id="2028946422">
          <w:marLeft w:val="640"/>
          <w:marRight w:val="0"/>
          <w:marTop w:val="0"/>
          <w:marBottom w:val="0"/>
          <w:divBdr>
            <w:top w:val="none" w:sz="0" w:space="0" w:color="auto"/>
            <w:left w:val="none" w:sz="0" w:space="0" w:color="auto"/>
            <w:bottom w:val="none" w:sz="0" w:space="0" w:color="auto"/>
            <w:right w:val="none" w:sz="0" w:space="0" w:color="auto"/>
          </w:divBdr>
        </w:div>
        <w:div w:id="1329596779">
          <w:marLeft w:val="640"/>
          <w:marRight w:val="0"/>
          <w:marTop w:val="0"/>
          <w:marBottom w:val="0"/>
          <w:divBdr>
            <w:top w:val="none" w:sz="0" w:space="0" w:color="auto"/>
            <w:left w:val="none" w:sz="0" w:space="0" w:color="auto"/>
            <w:bottom w:val="none" w:sz="0" w:space="0" w:color="auto"/>
            <w:right w:val="none" w:sz="0" w:space="0" w:color="auto"/>
          </w:divBdr>
        </w:div>
        <w:div w:id="1570850173">
          <w:marLeft w:val="640"/>
          <w:marRight w:val="0"/>
          <w:marTop w:val="0"/>
          <w:marBottom w:val="0"/>
          <w:divBdr>
            <w:top w:val="none" w:sz="0" w:space="0" w:color="auto"/>
            <w:left w:val="none" w:sz="0" w:space="0" w:color="auto"/>
            <w:bottom w:val="none" w:sz="0" w:space="0" w:color="auto"/>
            <w:right w:val="none" w:sz="0" w:space="0" w:color="auto"/>
          </w:divBdr>
        </w:div>
        <w:div w:id="1602647228">
          <w:marLeft w:val="640"/>
          <w:marRight w:val="0"/>
          <w:marTop w:val="0"/>
          <w:marBottom w:val="0"/>
          <w:divBdr>
            <w:top w:val="none" w:sz="0" w:space="0" w:color="auto"/>
            <w:left w:val="none" w:sz="0" w:space="0" w:color="auto"/>
            <w:bottom w:val="none" w:sz="0" w:space="0" w:color="auto"/>
            <w:right w:val="none" w:sz="0" w:space="0" w:color="auto"/>
          </w:divBdr>
        </w:div>
        <w:div w:id="210654640">
          <w:marLeft w:val="640"/>
          <w:marRight w:val="0"/>
          <w:marTop w:val="0"/>
          <w:marBottom w:val="0"/>
          <w:divBdr>
            <w:top w:val="none" w:sz="0" w:space="0" w:color="auto"/>
            <w:left w:val="none" w:sz="0" w:space="0" w:color="auto"/>
            <w:bottom w:val="none" w:sz="0" w:space="0" w:color="auto"/>
            <w:right w:val="none" w:sz="0" w:space="0" w:color="auto"/>
          </w:divBdr>
        </w:div>
        <w:div w:id="1955019209">
          <w:marLeft w:val="640"/>
          <w:marRight w:val="0"/>
          <w:marTop w:val="0"/>
          <w:marBottom w:val="0"/>
          <w:divBdr>
            <w:top w:val="none" w:sz="0" w:space="0" w:color="auto"/>
            <w:left w:val="none" w:sz="0" w:space="0" w:color="auto"/>
            <w:bottom w:val="none" w:sz="0" w:space="0" w:color="auto"/>
            <w:right w:val="none" w:sz="0" w:space="0" w:color="auto"/>
          </w:divBdr>
        </w:div>
        <w:div w:id="1811749272">
          <w:marLeft w:val="640"/>
          <w:marRight w:val="0"/>
          <w:marTop w:val="0"/>
          <w:marBottom w:val="0"/>
          <w:divBdr>
            <w:top w:val="none" w:sz="0" w:space="0" w:color="auto"/>
            <w:left w:val="none" w:sz="0" w:space="0" w:color="auto"/>
            <w:bottom w:val="none" w:sz="0" w:space="0" w:color="auto"/>
            <w:right w:val="none" w:sz="0" w:space="0" w:color="auto"/>
          </w:divBdr>
        </w:div>
        <w:div w:id="1685747548">
          <w:marLeft w:val="640"/>
          <w:marRight w:val="0"/>
          <w:marTop w:val="0"/>
          <w:marBottom w:val="0"/>
          <w:divBdr>
            <w:top w:val="none" w:sz="0" w:space="0" w:color="auto"/>
            <w:left w:val="none" w:sz="0" w:space="0" w:color="auto"/>
            <w:bottom w:val="none" w:sz="0" w:space="0" w:color="auto"/>
            <w:right w:val="none" w:sz="0" w:space="0" w:color="auto"/>
          </w:divBdr>
        </w:div>
        <w:div w:id="848103140">
          <w:marLeft w:val="640"/>
          <w:marRight w:val="0"/>
          <w:marTop w:val="0"/>
          <w:marBottom w:val="0"/>
          <w:divBdr>
            <w:top w:val="none" w:sz="0" w:space="0" w:color="auto"/>
            <w:left w:val="none" w:sz="0" w:space="0" w:color="auto"/>
            <w:bottom w:val="none" w:sz="0" w:space="0" w:color="auto"/>
            <w:right w:val="none" w:sz="0" w:space="0" w:color="auto"/>
          </w:divBdr>
        </w:div>
        <w:div w:id="1387145718">
          <w:marLeft w:val="640"/>
          <w:marRight w:val="0"/>
          <w:marTop w:val="0"/>
          <w:marBottom w:val="0"/>
          <w:divBdr>
            <w:top w:val="none" w:sz="0" w:space="0" w:color="auto"/>
            <w:left w:val="none" w:sz="0" w:space="0" w:color="auto"/>
            <w:bottom w:val="none" w:sz="0" w:space="0" w:color="auto"/>
            <w:right w:val="none" w:sz="0" w:space="0" w:color="auto"/>
          </w:divBdr>
        </w:div>
        <w:div w:id="1236546256">
          <w:marLeft w:val="640"/>
          <w:marRight w:val="0"/>
          <w:marTop w:val="0"/>
          <w:marBottom w:val="0"/>
          <w:divBdr>
            <w:top w:val="none" w:sz="0" w:space="0" w:color="auto"/>
            <w:left w:val="none" w:sz="0" w:space="0" w:color="auto"/>
            <w:bottom w:val="none" w:sz="0" w:space="0" w:color="auto"/>
            <w:right w:val="none" w:sz="0" w:space="0" w:color="auto"/>
          </w:divBdr>
        </w:div>
        <w:div w:id="2014606090">
          <w:marLeft w:val="640"/>
          <w:marRight w:val="0"/>
          <w:marTop w:val="0"/>
          <w:marBottom w:val="0"/>
          <w:divBdr>
            <w:top w:val="none" w:sz="0" w:space="0" w:color="auto"/>
            <w:left w:val="none" w:sz="0" w:space="0" w:color="auto"/>
            <w:bottom w:val="none" w:sz="0" w:space="0" w:color="auto"/>
            <w:right w:val="none" w:sz="0" w:space="0" w:color="auto"/>
          </w:divBdr>
        </w:div>
        <w:div w:id="2088502434">
          <w:marLeft w:val="640"/>
          <w:marRight w:val="0"/>
          <w:marTop w:val="0"/>
          <w:marBottom w:val="0"/>
          <w:divBdr>
            <w:top w:val="none" w:sz="0" w:space="0" w:color="auto"/>
            <w:left w:val="none" w:sz="0" w:space="0" w:color="auto"/>
            <w:bottom w:val="none" w:sz="0" w:space="0" w:color="auto"/>
            <w:right w:val="none" w:sz="0" w:space="0" w:color="auto"/>
          </w:divBdr>
        </w:div>
        <w:div w:id="988023441">
          <w:marLeft w:val="640"/>
          <w:marRight w:val="0"/>
          <w:marTop w:val="0"/>
          <w:marBottom w:val="0"/>
          <w:divBdr>
            <w:top w:val="none" w:sz="0" w:space="0" w:color="auto"/>
            <w:left w:val="none" w:sz="0" w:space="0" w:color="auto"/>
            <w:bottom w:val="none" w:sz="0" w:space="0" w:color="auto"/>
            <w:right w:val="none" w:sz="0" w:space="0" w:color="auto"/>
          </w:divBdr>
        </w:div>
        <w:div w:id="1744794509">
          <w:marLeft w:val="640"/>
          <w:marRight w:val="0"/>
          <w:marTop w:val="0"/>
          <w:marBottom w:val="0"/>
          <w:divBdr>
            <w:top w:val="none" w:sz="0" w:space="0" w:color="auto"/>
            <w:left w:val="none" w:sz="0" w:space="0" w:color="auto"/>
            <w:bottom w:val="none" w:sz="0" w:space="0" w:color="auto"/>
            <w:right w:val="none" w:sz="0" w:space="0" w:color="auto"/>
          </w:divBdr>
        </w:div>
        <w:div w:id="362289339">
          <w:marLeft w:val="640"/>
          <w:marRight w:val="0"/>
          <w:marTop w:val="0"/>
          <w:marBottom w:val="0"/>
          <w:divBdr>
            <w:top w:val="none" w:sz="0" w:space="0" w:color="auto"/>
            <w:left w:val="none" w:sz="0" w:space="0" w:color="auto"/>
            <w:bottom w:val="none" w:sz="0" w:space="0" w:color="auto"/>
            <w:right w:val="none" w:sz="0" w:space="0" w:color="auto"/>
          </w:divBdr>
        </w:div>
        <w:div w:id="997079247">
          <w:marLeft w:val="640"/>
          <w:marRight w:val="0"/>
          <w:marTop w:val="0"/>
          <w:marBottom w:val="0"/>
          <w:divBdr>
            <w:top w:val="none" w:sz="0" w:space="0" w:color="auto"/>
            <w:left w:val="none" w:sz="0" w:space="0" w:color="auto"/>
            <w:bottom w:val="none" w:sz="0" w:space="0" w:color="auto"/>
            <w:right w:val="none" w:sz="0" w:space="0" w:color="auto"/>
          </w:divBdr>
        </w:div>
        <w:div w:id="1909925251">
          <w:marLeft w:val="640"/>
          <w:marRight w:val="0"/>
          <w:marTop w:val="0"/>
          <w:marBottom w:val="0"/>
          <w:divBdr>
            <w:top w:val="none" w:sz="0" w:space="0" w:color="auto"/>
            <w:left w:val="none" w:sz="0" w:space="0" w:color="auto"/>
            <w:bottom w:val="none" w:sz="0" w:space="0" w:color="auto"/>
            <w:right w:val="none" w:sz="0" w:space="0" w:color="auto"/>
          </w:divBdr>
        </w:div>
        <w:div w:id="911039739">
          <w:marLeft w:val="640"/>
          <w:marRight w:val="0"/>
          <w:marTop w:val="0"/>
          <w:marBottom w:val="0"/>
          <w:divBdr>
            <w:top w:val="none" w:sz="0" w:space="0" w:color="auto"/>
            <w:left w:val="none" w:sz="0" w:space="0" w:color="auto"/>
            <w:bottom w:val="none" w:sz="0" w:space="0" w:color="auto"/>
            <w:right w:val="none" w:sz="0" w:space="0" w:color="auto"/>
          </w:divBdr>
        </w:div>
        <w:div w:id="552161728">
          <w:marLeft w:val="640"/>
          <w:marRight w:val="0"/>
          <w:marTop w:val="0"/>
          <w:marBottom w:val="0"/>
          <w:divBdr>
            <w:top w:val="none" w:sz="0" w:space="0" w:color="auto"/>
            <w:left w:val="none" w:sz="0" w:space="0" w:color="auto"/>
            <w:bottom w:val="none" w:sz="0" w:space="0" w:color="auto"/>
            <w:right w:val="none" w:sz="0" w:space="0" w:color="auto"/>
          </w:divBdr>
        </w:div>
        <w:div w:id="1435781865">
          <w:marLeft w:val="640"/>
          <w:marRight w:val="0"/>
          <w:marTop w:val="0"/>
          <w:marBottom w:val="0"/>
          <w:divBdr>
            <w:top w:val="none" w:sz="0" w:space="0" w:color="auto"/>
            <w:left w:val="none" w:sz="0" w:space="0" w:color="auto"/>
            <w:bottom w:val="none" w:sz="0" w:space="0" w:color="auto"/>
            <w:right w:val="none" w:sz="0" w:space="0" w:color="auto"/>
          </w:divBdr>
        </w:div>
        <w:div w:id="1847288463">
          <w:marLeft w:val="640"/>
          <w:marRight w:val="0"/>
          <w:marTop w:val="0"/>
          <w:marBottom w:val="0"/>
          <w:divBdr>
            <w:top w:val="none" w:sz="0" w:space="0" w:color="auto"/>
            <w:left w:val="none" w:sz="0" w:space="0" w:color="auto"/>
            <w:bottom w:val="none" w:sz="0" w:space="0" w:color="auto"/>
            <w:right w:val="none" w:sz="0" w:space="0" w:color="auto"/>
          </w:divBdr>
        </w:div>
        <w:div w:id="824471632">
          <w:marLeft w:val="640"/>
          <w:marRight w:val="0"/>
          <w:marTop w:val="0"/>
          <w:marBottom w:val="0"/>
          <w:divBdr>
            <w:top w:val="none" w:sz="0" w:space="0" w:color="auto"/>
            <w:left w:val="none" w:sz="0" w:space="0" w:color="auto"/>
            <w:bottom w:val="none" w:sz="0" w:space="0" w:color="auto"/>
            <w:right w:val="none" w:sz="0" w:space="0" w:color="auto"/>
          </w:divBdr>
        </w:div>
        <w:div w:id="1162743600">
          <w:marLeft w:val="640"/>
          <w:marRight w:val="0"/>
          <w:marTop w:val="0"/>
          <w:marBottom w:val="0"/>
          <w:divBdr>
            <w:top w:val="none" w:sz="0" w:space="0" w:color="auto"/>
            <w:left w:val="none" w:sz="0" w:space="0" w:color="auto"/>
            <w:bottom w:val="none" w:sz="0" w:space="0" w:color="auto"/>
            <w:right w:val="none" w:sz="0" w:space="0" w:color="auto"/>
          </w:divBdr>
        </w:div>
        <w:div w:id="1109010333">
          <w:marLeft w:val="640"/>
          <w:marRight w:val="0"/>
          <w:marTop w:val="0"/>
          <w:marBottom w:val="0"/>
          <w:divBdr>
            <w:top w:val="none" w:sz="0" w:space="0" w:color="auto"/>
            <w:left w:val="none" w:sz="0" w:space="0" w:color="auto"/>
            <w:bottom w:val="none" w:sz="0" w:space="0" w:color="auto"/>
            <w:right w:val="none" w:sz="0" w:space="0" w:color="auto"/>
          </w:divBdr>
        </w:div>
        <w:div w:id="1143424182">
          <w:marLeft w:val="640"/>
          <w:marRight w:val="0"/>
          <w:marTop w:val="0"/>
          <w:marBottom w:val="0"/>
          <w:divBdr>
            <w:top w:val="none" w:sz="0" w:space="0" w:color="auto"/>
            <w:left w:val="none" w:sz="0" w:space="0" w:color="auto"/>
            <w:bottom w:val="none" w:sz="0" w:space="0" w:color="auto"/>
            <w:right w:val="none" w:sz="0" w:space="0" w:color="auto"/>
          </w:divBdr>
        </w:div>
        <w:div w:id="523904996">
          <w:marLeft w:val="640"/>
          <w:marRight w:val="0"/>
          <w:marTop w:val="0"/>
          <w:marBottom w:val="0"/>
          <w:divBdr>
            <w:top w:val="none" w:sz="0" w:space="0" w:color="auto"/>
            <w:left w:val="none" w:sz="0" w:space="0" w:color="auto"/>
            <w:bottom w:val="none" w:sz="0" w:space="0" w:color="auto"/>
            <w:right w:val="none" w:sz="0" w:space="0" w:color="auto"/>
          </w:divBdr>
        </w:div>
        <w:div w:id="1530490943">
          <w:marLeft w:val="640"/>
          <w:marRight w:val="0"/>
          <w:marTop w:val="0"/>
          <w:marBottom w:val="0"/>
          <w:divBdr>
            <w:top w:val="none" w:sz="0" w:space="0" w:color="auto"/>
            <w:left w:val="none" w:sz="0" w:space="0" w:color="auto"/>
            <w:bottom w:val="none" w:sz="0" w:space="0" w:color="auto"/>
            <w:right w:val="none" w:sz="0" w:space="0" w:color="auto"/>
          </w:divBdr>
        </w:div>
        <w:div w:id="992368463">
          <w:marLeft w:val="640"/>
          <w:marRight w:val="0"/>
          <w:marTop w:val="0"/>
          <w:marBottom w:val="0"/>
          <w:divBdr>
            <w:top w:val="none" w:sz="0" w:space="0" w:color="auto"/>
            <w:left w:val="none" w:sz="0" w:space="0" w:color="auto"/>
            <w:bottom w:val="none" w:sz="0" w:space="0" w:color="auto"/>
            <w:right w:val="none" w:sz="0" w:space="0" w:color="auto"/>
          </w:divBdr>
        </w:div>
        <w:div w:id="151990800">
          <w:marLeft w:val="640"/>
          <w:marRight w:val="0"/>
          <w:marTop w:val="0"/>
          <w:marBottom w:val="0"/>
          <w:divBdr>
            <w:top w:val="none" w:sz="0" w:space="0" w:color="auto"/>
            <w:left w:val="none" w:sz="0" w:space="0" w:color="auto"/>
            <w:bottom w:val="none" w:sz="0" w:space="0" w:color="auto"/>
            <w:right w:val="none" w:sz="0" w:space="0" w:color="auto"/>
          </w:divBdr>
        </w:div>
        <w:div w:id="376971801">
          <w:marLeft w:val="640"/>
          <w:marRight w:val="0"/>
          <w:marTop w:val="0"/>
          <w:marBottom w:val="0"/>
          <w:divBdr>
            <w:top w:val="none" w:sz="0" w:space="0" w:color="auto"/>
            <w:left w:val="none" w:sz="0" w:space="0" w:color="auto"/>
            <w:bottom w:val="none" w:sz="0" w:space="0" w:color="auto"/>
            <w:right w:val="none" w:sz="0" w:space="0" w:color="auto"/>
          </w:divBdr>
        </w:div>
        <w:div w:id="748580743">
          <w:marLeft w:val="640"/>
          <w:marRight w:val="0"/>
          <w:marTop w:val="0"/>
          <w:marBottom w:val="0"/>
          <w:divBdr>
            <w:top w:val="none" w:sz="0" w:space="0" w:color="auto"/>
            <w:left w:val="none" w:sz="0" w:space="0" w:color="auto"/>
            <w:bottom w:val="none" w:sz="0" w:space="0" w:color="auto"/>
            <w:right w:val="none" w:sz="0" w:space="0" w:color="auto"/>
          </w:divBdr>
        </w:div>
        <w:div w:id="1085027764">
          <w:marLeft w:val="640"/>
          <w:marRight w:val="0"/>
          <w:marTop w:val="0"/>
          <w:marBottom w:val="0"/>
          <w:divBdr>
            <w:top w:val="none" w:sz="0" w:space="0" w:color="auto"/>
            <w:left w:val="none" w:sz="0" w:space="0" w:color="auto"/>
            <w:bottom w:val="none" w:sz="0" w:space="0" w:color="auto"/>
            <w:right w:val="none" w:sz="0" w:space="0" w:color="auto"/>
          </w:divBdr>
        </w:div>
        <w:div w:id="1094132841">
          <w:marLeft w:val="640"/>
          <w:marRight w:val="0"/>
          <w:marTop w:val="0"/>
          <w:marBottom w:val="0"/>
          <w:divBdr>
            <w:top w:val="none" w:sz="0" w:space="0" w:color="auto"/>
            <w:left w:val="none" w:sz="0" w:space="0" w:color="auto"/>
            <w:bottom w:val="none" w:sz="0" w:space="0" w:color="auto"/>
            <w:right w:val="none" w:sz="0" w:space="0" w:color="auto"/>
          </w:divBdr>
        </w:div>
        <w:div w:id="1383359317">
          <w:marLeft w:val="640"/>
          <w:marRight w:val="0"/>
          <w:marTop w:val="0"/>
          <w:marBottom w:val="0"/>
          <w:divBdr>
            <w:top w:val="none" w:sz="0" w:space="0" w:color="auto"/>
            <w:left w:val="none" w:sz="0" w:space="0" w:color="auto"/>
            <w:bottom w:val="none" w:sz="0" w:space="0" w:color="auto"/>
            <w:right w:val="none" w:sz="0" w:space="0" w:color="auto"/>
          </w:divBdr>
        </w:div>
        <w:div w:id="1437553142">
          <w:marLeft w:val="640"/>
          <w:marRight w:val="0"/>
          <w:marTop w:val="0"/>
          <w:marBottom w:val="0"/>
          <w:divBdr>
            <w:top w:val="none" w:sz="0" w:space="0" w:color="auto"/>
            <w:left w:val="none" w:sz="0" w:space="0" w:color="auto"/>
            <w:bottom w:val="none" w:sz="0" w:space="0" w:color="auto"/>
            <w:right w:val="none" w:sz="0" w:space="0" w:color="auto"/>
          </w:divBdr>
        </w:div>
        <w:div w:id="1841190904">
          <w:marLeft w:val="640"/>
          <w:marRight w:val="0"/>
          <w:marTop w:val="0"/>
          <w:marBottom w:val="0"/>
          <w:divBdr>
            <w:top w:val="none" w:sz="0" w:space="0" w:color="auto"/>
            <w:left w:val="none" w:sz="0" w:space="0" w:color="auto"/>
            <w:bottom w:val="none" w:sz="0" w:space="0" w:color="auto"/>
            <w:right w:val="none" w:sz="0" w:space="0" w:color="auto"/>
          </w:divBdr>
        </w:div>
        <w:div w:id="1910267829">
          <w:marLeft w:val="640"/>
          <w:marRight w:val="0"/>
          <w:marTop w:val="0"/>
          <w:marBottom w:val="0"/>
          <w:divBdr>
            <w:top w:val="none" w:sz="0" w:space="0" w:color="auto"/>
            <w:left w:val="none" w:sz="0" w:space="0" w:color="auto"/>
            <w:bottom w:val="none" w:sz="0" w:space="0" w:color="auto"/>
            <w:right w:val="none" w:sz="0" w:space="0" w:color="auto"/>
          </w:divBdr>
        </w:div>
        <w:div w:id="944651310">
          <w:marLeft w:val="640"/>
          <w:marRight w:val="0"/>
          <w:marTop w:val="0"/>
          <w:marBottom w:val="0"/>
          <w:divBdr>
            <w:top w:val="none" w:sz="0" w:space="0" w:color="auto"/>
            <w:left w:val="none" w:sz="0" w:space="0" w:color="auto"/>
            <w:bottom w:val="none" w:sz="0" w:space="0" w:color="auto"/>
            <w:right w:val="none" w:sz="0" w:space="0" w:color="auto"/>
          </w:divBdr>
        </w:div>
        <w:div w:id="1077243264">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57060551">
      <w:bodyDiv w:val="1"/>
      <w:marLeft w:val="0"/>
      <w:marRight w:val="0"/>
      <w:marTop w:val="0"/>
      <w:marBottom w:val="0"/>
      <w:divBdr>
        <w:top w:val="none" w:sz="0" w:space="0" w:color="auto"/>
        <w:left w:val="none" w:sz="0" w:space="0" w:color="auto"/>
        <w:bottom w:val="none" w:sz="0" w:space="0" w:color="auto"/>
        <w:right w:val="none" w:sz="0" w:space="0" w:color="auto"/>
      </w:divBdr>
      <w:divsChild>
        <w:div w:id="1094789752">
          <w:marLeft w:val="640"/>
          <w:marRight w:val="0"/>
          <w:marTop w:val="0"/>
          <w:marBottom w:val="0"/>
          <w:divBdr>
            <w:top w:val="none" w:sz="0" w:space="0" w:color="auto"/>
            <w:left w:val="none" w:sz="0" w:space="0" w:color="auto"/>
            <w:bottom w:val="none" w:sz="0" w:space="0" w:color="auto"/>
            <w:right w:val="none" w:sz="0" w:space="0" w:color="auto"/>
          </w:divBdr>
        </w:div>
        <w:div w:id="1218007162">
          <w:marLeft w:val="640"/>
          <w:marRight w:val="0"/>
          <w:marTop w:val="0"/>
          <w:marBottom w:val="0"/>
          <w:divBdr>
            <w:top w:val="none" w:sz="0" w:space="0" w:color="auto"/>
            <w:left w:val="none" w:sz="0" w:space="0" w:color="auto"/>
            <w:bottom w:val="none" w:sz="0" w:space="0" w:color="auto"/>
            <w:right w:val="none" w:sz="0" w:space="0" w:color="auto"/>
          </w:divBdr>
        </w:div>
        <w:div w:id="1738624989">
          <w:marLeft w:val="640"/>
          <w:marRight w:val="0"/>
          <w:marTop w:val="0"/>
          <w:marBottom w:val="0"/>
          <w:divBdr>
            <w:top w:val="none" w:sz="0" w:space="0" w:color="auto"/>
            <w:left w:val="none" w:sz="0" w:space="0" w:color="auto"/>
            <w:bottom w:val="none" w:sz="0" w:space="0" w:color="auto"/>
            <w:right w:val="none" w:sz="0" w:space="0" w:color="auto"/>
          </w:divBdr>
        </w:div>
        <w:div w:id="1798600981">
          <w:marLeft w:val="640"/>
          <w:marRight w:val="0"/>
          <w:marTop w:val="0"/>
          <w:marBottom w:val="0"/>
          <w:divBdr>
            <w:top w:val="none" w:sz="0" w:space="0" w:color="auto"/>
            <w:left w:val="none" w:sz="0" w:space="0" w:color="auto"/>
            <w:bottom w:val="none" w:sz="0" w:space="0" w:color="auto"/>
            <w:right w:val="none" w:sz="0" w:space="0" w:color="auto"/>
          </w:divBdr>
        </w:div>
        <w:div w:id="1177693927">
          <w:marLeft w:val="640"/>
          <w:marRight w:val="0"/>
          <w:marTop w:val="0"/>
          <w:marBottom w:val="0"/>
          <w:divBdr>
            <w:top w:val="none" w:sz="0" w:space="0" w:color="auto"/>
            <w:left w:val="none" w:sz="0" w:space="0" w:color="auto"/>
            <w:bottom w:val="none" w:sz="0" w:space="0" w:color="auto"/>
            <w:right w:val="none" w:sz="0" w:space="0" w:color="auto"/>
          </w:divBdr>
        </w:div>
        <w:div w:id="1584603890">
          <w:marLeft w:val="640"/>
          <w:marRight w:val="0"/>
          <w:marTop w:val="0"/>
          <w:marBottom w:val="0"/>
          <w:divBdr>
            <w:top w:val="none" w:sz="0" w:space="0" w:color="auto"/>
            <w:left w:val="none" w:sz="0" w:space="0" w:color="auto"/>
            <w:bottom w:val="none" w:sz="0" w:space="0" w:color="auto"/>
            <w:right w:val="none" w:sz="0" w:space="0" w:color="auto"/>
          </w:divBdr>
        </w:div>
        <w:div w:id="638534501">
          <w:marLeft w:val="640"/>
          <w:marRight w:val="0"/>
          <w:marTop w:val="0"/>
          <w:marBottom w:val="0"/>
          <w:divBdr>
            <w:top w:val="none" w:sz="0" w:space="0" w:color="auto"/>
            <w:left w:val="none" w:sz="0" w:space="0" w:color="auto"/>
            <w:bottom w:val="none" w:sz="0" w:space="0" w:color="auto"/>
            <w:right w:val="none" w:sz="0" w:space="0" w:color="auto"/>
          </w:divBdr>
        </w:div>
        <w:div w:id="570119045">
          <w:marLeft w:val="640"/>
          <w:marRight w:val="0"/>
          <w:marTop w:val="0"/>
          <w:marBottom w:val="0"/>
          <w:divBdr>
            <w:top w:val="none" w:sz="0" w:space="0" w:color="auto"/>
            <w:left w:val="none" w:sz="0" w:space="0" w:color="auto"/>
            <w:bottom w:val="none" w:sz="0" w:space="0" w:color="auto"/>
            <w:right w:val="none" w:sz="0" w:space="0" w:color="auto"/>
          </w:divBdr>
        </w:div>
        <w:div w:id="635910892">
          <w:marLeft w:val="640"/>
          <w:marRight w:val="0"/>
          <w:marTop w:val="0"/>
          <w:marBottom w:val="0"/>
          <w:divBdr>
            <w:top w:val="none" w:sz="0" w:space="0" w:color="auto"/>
            <w:left w:val="none" w:sz="0" w:space="0" w:color="auto"/>
            <w:bottom w:val="none" w:sz="0" w:space="0" w:color="auto"/>
            <w:right w:val="none" w:sz="0" w:space="0" w:color="auto"/>
          </w:divBdr>
        </w:div>
        <w:div w:id="449013123">
          <w:marLeft w:val="640"/>
          <w:marRight w:val="0"/>
          <w:marTop w:val="0"/>
          <w:marBottom w:val="0"/>
          <w:divBdr>
            <w:top w:val="none" w:sz="0" w:space="0" w:color="auto"/>
            <w:left w:val="none" w:sz="0" w:space="0" w:color="auto"/>
            <w:bottom w:val="none" w:sz="0" w:space="0" w:color="auto"/>
            <w:right w:val="none" w:sz="0" w:space="0" w:color="auto"/>
          </w:divBdr>
        </w:div>
        <w:div w:id="1996645954">
          <w:marLeft w:val="640"/>
          <w:marRight w:val="0"/>
          <w:marTop w:val="0"/>
          <w:marBottom w:val="0"/>
          <w:divBdr>
            <w:top w:val="none" w:sz="0" w:space="0" w:color="auto"/>
            <w:left w:val="none" w:sz="0" w:space="0" w:color="auto"/>
            <w:bottom w:val="none" w:sz="0" w:space="0" w:color="auto"/>
            <w:right w:val="none" w:sz="0" w:space="0" w:color="auto"/>
          </w:divBdr>
        </w:div>
        <w:div w:id="710885099">
          <w:marLeft w:val="640"/>
          <w:marRight w:val="0"/>
          <w:marTop w:val="0"/>
          <w:marBottom w:val="0"/>
          <w:divBdr>
            <w:top w:val="none" w:sz="0" w:space="0" w:color="auto"/>
            <w:left w:val="none" w:sz="0" w:space="0" w:color="auto"/>
            <w:bottom w:val="none" w:sz="0" w:space="0" w:color="auto"/>
            <w:right w:val="none" w:sz="0" w:space="0" w:color="auto"/>
          </w:divBdr>
        </w:div>
        <w:div w:id="1486896764">
          <w:marLeft w:val="640"/>
          <w:marRight w:val="0"/>
          <w:marTop w:val="0"/>
          <w:marBottom w:val="0"/>
          <w:divBdr>
            <w:top w:val="none" w:sz="0" w:space="0" w:color="auto"/>
            <w:left w:val="none" w:sz="0" w:space="0" w:color="auto"/>
            <w:bottom w:val="none" w:sz="0" w:space="0" w:color="auto"/>
            <w:right w:val="none" w:sz="0" w:space="0" w:color="auto"/>
          </w:divBdr>
        </w:div>
        <w:div w:id="999388361">
          <w:marLeft w:val="640"/>
          <w:marRight w:val="0"/>
          <w:marTop w:val="0"/>
          <w:marBottom w:val="0"/>
          <w:divBdr>
            <w:top w:val="none" w:sz="0" w:space="0" w:color="auto"/>
            <w:left w:val="none" w:sz="0" w:space="0" w:color="auto"/>
            <w:bottom w:val="none" w:sz="0" w:space="0" w:color="auto"/>
            <w:right w:val="none" w:sz="0" w:space="0" w:color="auto"/>
          </w:divBdr>
        </w:div>
        <w:div w:id="1775899403">
          <w:marLeft w:val="640"/>
          <w:marRight w:val="0"/>
          <w:marTop w:val="0"/>
          <w:marBottom w:val="0"/>
          <w:divBdr>
            <w:top w:val="none" w:sz="0" w:space="0" w:color="auto"/>
            <w:left w:val="none" w:sz="0" w:space="0" w:color="auto"/>
            <w:bottom w:val="none" w:sz="0" w:space="0" w:color="auto"/>
            <w:right w:val="none" w:sz="0" w:space="0" w:color="auto"/>
          </w:divBdr>
        </w:div>
        <w:div w:id="170418843">
          <w:marLeft w:val="640"/>
          <w:marRight w:val="0"/>
          <w:marTop w:val="0"/>
          <w:marBottom w:val="0"/>
          <w:divBdr>
            <w:top w:val="none" w:sz="0" w:space="0" w:color="auto"/>
            <w:left w:val="none" w:sz="0" w:space="0" w:color="auto"/>
            <w:bottom w:val="none" w:sz="0" w:space="0" w:color="auto"/>
            <w:right w:val="none" w:sz="0" w:space="0" w:color="auto"/>
          </w:divBdr>
        </w:div>
        <w:div w:id="2060205733">
          <w:marLeft w:val="640"/>
          <w:marRight w:val="0"/>
          <w:marTop w:val="0"/>
          <w:marBottom w:val="0"/>
          <w:divBdr>
            <w:top w:val="none" w:sz="0" w:space="0" w:color="auto"/>
            <w:left w:val="none" w:sz="0" w:space="0" w:color="auto"/>
            <w:bottom w:val="none" w:sz="0" w:space="0" w:color="auto"/>
            <w:right w:val="none" w:sz="0" w:space="0" w:color="auto"/>
          </w:divBdr>
        </w:div>
        <w:div w:id="1473400856">
          <w:marLeft w:val="640"/>
          <w:marRight w:val="0"/>
          <w:marTop w:val="0"/>
          <w:marBottom w:val="0"/>
          <w:divBdr>
            <w:top w:val="none" w:sz="0" w:space="0" w:color="auto"/>
            <w:left w:val="none" w:sz="0" w:space="0" w:color="auto"/>
            <w:bottom w:val="none" w:sz="0" w:space="0" w:color="auto"/>
            <w:right w:val="none" w:sz="0" w:space="0" w:color="auto"/>
          </w:divBdr>
        </w:div>
        <w:div w:id="1202864669">
          <w:marLeft w:val="640"/>
          <w:marRight w:val="0"/>
          <w:marTop w:val="0"/>
          <w:marBottom w:val="0"/>
          <w:divBdr>
            <w:top w:val="none" w:sz="0" w:space="0" w:color="auto"/>
            <w:left w:val="none" w:sz="0" w:space="0" w:color="auto"/>
            <w:bottom w:val="none" w:sz="0" w:space="0" w:color="auto"/>
            <w:right w:val="none" w:sz="0" w:space="0" w:color="auto"/>
          </w:divBdr>
        </w:div>
        <w:div w:id="1906137214">
          <w:marLeft w:val="640"/>
          <w:marRight w:val="0"/>
          <w:marTop w:val="0"/>
          <w:marBottom w:val="0"/>
          <w:divBdr>
            <w:top w:val="none" w:sz="0" w:space="0" w:color="auto"/>
            <w:left w:val="none" w:sz="0" w:space="0" w:color="auto"/>
            <w:bottom w:val="none" w:sz="0" w:space="0" w:color="auto"/>
            <w:right w:val="none" w:sz="0" w:space="0" w:color="auto"/>
          </w:divBdr>
        </w:div>
        <w:div w:id="2120024353">
          <w:marLeft w:val="640"/>
          <w:marRight w:val="0"/>
          <w:marTop w:val="0"/>
          <w:marBottom w:val="0"/>
          <w:divBdr>
            <w:top w:val="none" w:sz="0" w:space="0" w:color="auto"/>
            <w:left w:val="none" w:sz="0" w:space="0" w:color="auto"/>
            <w:bottom w:val="none" w:sz="0" w:space="0" w:color="auto"/>
            <w:right w:val="none" w:sz="0" w:space="0" w:color="auto"/>
          </w:divBdr>
        </w:div>
        <w:div w:id="1173836183">
          <w:marLeft w:val="640"/>
          <w:marRight w:val="0"/>
          <w:marTop w:val="0"/>
          <w:marBottom w:val="0"/>
          <w:divBdr>
            <w:top w:val="none" w:sz="0" w:space="0" w:color="auto"/>
            <w:left w:val="none" w:sz="0" w:space="0" w:color="auto"/>
            <w:bottom w:val="none" w:sz="0" w:space="0" w:color="auto"/>
            <w:right w:val="none" w:sz="0" w:space="0" w:color="auto"/>
          </w:divBdr>
        </w:div>
        <w:div w:id="466583019">
          <w:marLeft w:val="640"/>
          <w:marRight w:val="0"/>
          <w:marTop w:val="0"/>
          <w:marBottom w:val="0"/>
          <w:divBdr>
            <w:top w:val="none" w:sz="0" w:space="0" w:color="auto"/>
            <w:left w:val="none" w:sz="0" w:space="0" w:color="auto"/>
            <w:bottom w:val="none" w:sz="0" w:space="0" w:color="auto"/>
            <w:right w:val="none" w:sz="0" w:space="0" w:color="auto"/>
          </w:divBdr>
        </w:div>
        <w:div w:id="1537616144">
          <w:marLeft w:val="640"/>
          <w:marRight w:val="0"/>
          <w:marTop w:val="0"/>
          <w:marBottom w:val="0"/>
          <w:divBdr>
            <w:top w:val="none" w:sz="0" w:space="0" w:color="auto"/>
            <w:left w:val="none" w:sz="0" w:space="0" w:color="auto"/>
            <w:bottom w:val="none" w:sz="0" w:space="0" w:color="auto"/>
            <w:right w:val="none" w:sz="0" w:space="0" w:color="auto"/>
          </w:divBdr>
        </w:div>
        <w:div w:id="1802193022">
          <w:marLeft w:val="640"/>
          <w:marRight w:val="0"/>
          <w:marTop w:val="0"/>
          <w:marBottom w:val="0"/>
          <w:divBdr>
            <w:top w:val="none" w:sz="0" w:space="0" w:color="auto"/>
            <w:left w:val="none" w:sz="0" w:space="0" w:color="auto"/>
            <w:bottom w:val="none" w:sz="0" w:space="0" w:color="auto"/>
            <w:right w:val="none" w:sz="0" w:space="0" w:color="auto"/>
          </w:divBdr>
        </w:div>
        <w:div w:id="773861026">
          <w:marLeft w:val="640"/>
          <w:marRight w:val="0"/>
          <w:marTop w:val="0"/>
          <w:marBottom w:val="0"/>
          <w:divBdr>
            <w:top w:val="none" w:sz="0" w:space="0" w:color="auto"/>
            <w:left w:val="none" w:sz="0" w:space="0" w:color="auto"/>
            <w:bottom w:val="none" w:sz="0" w:space="0" w:color="auto"/>
            <w:right w:val="none" w:sz="0" w:space="0" w:color="auto"/>
          </w:divBdr>
        </w:div>
        <w:div w:id="375353020">
          <w:marLeft w:val="640"/>
          <w:marRight w:val="0"/>
          <w:marTop w:val="0"/>
          <w:marBottom w:val="0"/>
          <w:divBdr>
            <w:top w:val="none" w:sz="0" w:space="0" w:color="auto"/>
            <w:left w:val="none" w:sz="0" w:space="0" w:color="auto"/>
            <w:bottom w:val="none" w:sz="0" w:space="0" w:color="auto"/>
            <w:right w:val="none" w:sz="0" w:space="0" w:color="auto"/>
          </w:divBdr>
        </w:div>
        <w:div w:id="1396320856">
          <w:marLeft w:val="640"/>
          <w:marRight w:val="0"/>
          <w:marTop w:val="0"/>
          <w:marBottom w:val="0"/>
          <w:divBdr>
            <w:top w:val="none" w:sz="0" w:space="0" w:color="auto"/>
            <w:left w:val="none" w:sz="0" w:space="0" w:color="auto"/>
            <w:bottom w:val="none" w:sz="0" w:space="0" w:color="auto"/>
            <w:right w:val="none" w:sz="0" w:space="0" w:color="auto"/>
          </w:divBdr>
        </w:div>
        <w:div w:id="269168877">
          <w:marLeft w:val="640"/>
          <w:marRight w:val="0"/>
          <w:marTop w:val="0"/>
          <w:marBottom w:val="0"/>
          <w:divBdr>
            <w:top w:val="none" w:sz="0" w:space="0" w:color="auto"/>
            <w:left w:val="none" w:sz="0" w:space="0" w:color="auto"/>
            <w:bottom w:val="none" w:sz="0" w:space="0" w:color="auto"/>
            <w:right w:val="none" w:sz="0" w:space="0" w:color="auto"/>
          </w:divBdr>
        </w:div>
        <w:div w:id="18094533">
          <w:marLeft w:val="640"/>
          <w:marRight w:val="0"/>
          <w:marTop w:val="0"/>
          <w:marBottom w:val="0"/>
          <w:divBdr>
            <w:top w:val="none" w:sz="0" w:space="0" w:color="auto"/>
            <w:left w:val="none" w:sz="0" w:space="0" w:color="auto"/>
            <w:bottom w:val="none" w:sz="0" w:space="0" w:color="auto"/>
            <w:right w:val="none" w:sz="0" w:space="0" w:color="auto"/>
          </w:divBdr>
        </w:div>
        <w:div w:id="399449790">
          <w:marLeft w:val="640"/>
          <w:marRight w:val="0"/>
          <w:marTop w:val="0"/>
          <w:marBottom w:val="0"/>
          <w:divBdr>
            <w:top w:val="none" w:sz="0" w:space="0" w:color="auto"/>
            <w:left w:val="none" w:sz="0" w:space="0" w:color="auto"/>
            <w:bottom w:val="none" w:sz="0" w:space="0" w:color="auto"/>
            <w:right w:val="none" w:sz="0" w:space="0" w:color="auto"/>
          </w:divBdr>
        </w:div>
        <w:div w:id="2052029979">
          <w:marLeft w:val="640"/>
          <w:marRight w:val="0"/>
          <w:marTop w:val="0"/>
          <w:marBottom w:val="0"/>
          <w:divBdr>
            <w:top w:val="none" w:sz="0" w:space="0" w:color="auto"/>
            <w:left w:val="none" w:sz="0" w:space="0" w:color="auto"/>
            <w:bottom w:val="none" w:sz="0" w:space="0" w:color="auto"/>
            <w:right w:val="none" w:sz="0" w:space="0" w:color="auto"/>
          </w:divBdr>
        </w:div>
        <w:div w:id="1900435614">
          <w:marLeft w:val="640"/>
          <w:marRight w:val="0"/>
          <w:marTop w:val="0"/>
          <w:marBottom w:val="0"/>
          <w:divBdr>
            <w:top w:val="none" w:sz="0" w:space="0" w:color="auto"/>
            <w:left w:val="none" w:sz="0" w:space="0" w:color="auto"/>
            <w:bottom w:val="none" w:sz="0" w:space="0" w:color="auto"/>
            <w:right w:val="none" w:sz="0" w:space="0" w:color="auto"/>
          </w:divBdr>
        </w:div>
        <w:div w:id="1202089482">
          <w:marLeft w:val="640"/>
          <w:marRight w:val="0"/>
          <w:marTop w:val="0"/>
          <w:marBottom w:val="0"/>
          <w:divBdr>
            <w:top w:val="none" w:sz="0" w:space="0" w:color="auto"/>
            <w:left w:val="none" w:sz="0" w:space="0" w:color="auto"/>
            <w:bottom w:val="none" w:sz="0" w:space="0" w:color="auto"/>
            <w:right w:val="none" w:sz="0" w:space="0" w:color="auto"/>
          </w:divBdr>
        </w:div>
        <w:div w:id="323708171">
          <w:marLeft w:val="640"/>
          <w:marRight w:val="0"/>
          <w:marTop w:val="0"/>
          <w:marBottom w:val="0"/>
          <w:divBdr>
            <w:top w:val="none" w:sz="0" w:space="0" w:color="auto"/>
            <w:left w:val="none" w:sz="0" w:space="0" w:color="auto"/>
            <w:bottom w:val="none" w:sz="0" w:space="0" w:color="auto"/>
            <w:right w:val="none" w:sz="0" w:space="0" w:color="auto"/>
          </w:divBdr>
        </w:div>
        <w:div w:id="1881235406">
          <w:marLeft w:val="640"/>
          <w:marRight w:val="0"/>
          <w:marTop w:val="0"/>
          <w:marBottom w:val="0"/>
          <w:divBdr>
            <w:top w:val="none" w:sz="0" w:space="0" w:color="auto"/>
            <w:left w:val="none" w:sz="0" w:space="0" w:color="auto"/>
            <w:bottom w:val="none" w:sz="0" w:space="0" w:color="auto"/>
            <w:right w:val="none" w:sz="0" w:space="0" w:color="auto"/>
          </w:divBdr>
        </w:div>
        <w:div w:id="357969619">
          <w:marLeft w:val="640"/>
          <w:marRight w:val="0"/>
          <w:marTop w:val="0"/>
          <w:marBottom w:val="0"/>
          <w:divBdr>
            <w:top w:val="none" w:sz="0" w:space="0" w:color="auto"/>
            <w:left w:val="none" w:sz="0" w:space="0" w:color="auto"/>
            <w:bottom w:val="none" w:sz="0" w:space="0" w:color="auto"/>
            <w:right w:val="none" w:sz="0" w:space="0" w:color="auto"/>
          </w:divBdr>
        </w:div>
        <w:div w:id="1654868308">
          <w:marLeft w:val="640"/>
          <w:marRight w:val="0"/>
          <w:marTop w:val="0"/>
          <w:marBottom w:val="0"/>
          <w:divBdr>
            <w:top w:val="none" w:sz="0" w:space="0" w:color="auto"/>
            <w:left w:val="none" w:sz="0" w:space="0" w:color="auto"/>
            <w:bottom w:val="none" w:sz="0" w:space="0" w:color="auto"/>
            <w:right w:val="none" w:sz="0" w:space="0" w:color="auto"/>
          </w:divBdr>
        </w:div>
        <w:div w:id="792988020">
          <w:marLeft w:val="640"/>
          <w:marRight w:val="0"/>
          <w:marTop w:val="0"/>
          <w:marBottom w:val="0"/>
          <w:divBdr>
            <w:top w:val="none" w:sz="0" w:space="0" w:color="auto"/>
            <w:left w:val="none" w:sz="0" w:space="0" w:color="auto"/>
            <w:bottom w:val="none" w:sz="0" w:space="0" w:color="auto"/>
            <w:right w:val="none" w:sz="0" w:space="0" w:color="auto"/>
          </w:divBdr>
        </w:div>
        <w:div w:id="999191903">
          <w:marLeft w:val="640"/>
          <w:marRight w:val="0"/>
          <w:marTop w:val="0"/>
          <w:marBottom w:val="0"/>
          <w:divBdr>
            <w:top w:val="none" w:sz="0" w:space="0" w:color="auto"/>
            <w:left w:val="none" w:sz="0" w:space="0" w:color="auto"/>
            <w:bottom w:val="none" w:sz="0" w:space="0" w:color="auto"/>
            <w:right w:val="none" w:sz="0" w:space="0" w:color="auto"/>
          </w:divBdr>
        </w:div>
        <w:div w:id="1789004549">
          <w:marLeft w:val="640"/>
          <w:marRight w:val="0"/>
          <w:marTop w:val="0"/>
          <w:marBottom w:val="0"/>
          <w:divBdr>
            <w:top w:val="none" w:sz="0" w:space="0" w:color="auto"/>
            <w:left w:val="none" w:sz="0" w:space="0" w:color="auto"/>
            <w:bottom w:val="none" w:sz="0" w:space="0" w:color="auto"/>
            <w:right w:val="none" w:sz="0" w:space="0" w:color="auto"/>
          </w:divBdr>
        </w:div>
        <w:div w:id="959996668">
          <w:marLeft w:val="640"/>
          <w:marRight w:val="0"/>
          <w:marTop w:val="0"/>
          <w:marBottom w:val="0"/>
          <w:divBdr>
            <w:top w:val="none" w:sz="0" w:space="0" w:color="auto"/>
            <w:left w:val="none" w:sz="0" w:space="0" w:color="auto"/>
            <w:bottom w:val="none" w:sz="0" w:space="0" w:color="auto"/>
            <w:right w:val="none" w:sz="0" w:space="0" w:color="auto"/>
          </w:divBdr>
        </w:div>
        <w:div w:id="43525272">
          <w:marLeft w:val="640"/>
          <w:marRight w:val="0"/>
          <w:marTop w:val="0"/>
          <w:marBottom w:val="0"/>
          <w:divBdr>
            <w:top w:val="none" w:sz="0" w:space="0" w:color="auto"/>
            <w:left w:val="none" w:sz="0" w:space="0" w:color="auto"/>
            <w:bottom w:val="none" w:sz="0" w:space="0" w:color="auto"/>
            <w:right w:val="none" w:sz="0" w:space="0" w:color="auto"/>
          </w:divBdr>
        </w:div>
        <w:div w:id="2010787612">
          <w:marLeft w:val="640"/>
          <w:marRight w:val="0"/>
          <w:marTop w:val="0"/>
          <w:marBottom w:val="0"/>
          <w:divBdr>
            <w:top w:val="none" w:sz="0" w:space="0" w:color="auto"/>
            <w:left w:val="none" w:sz="0" w:space="0" w:color="auto"/>
            <w:bottom w:val="none" w:sz="0" w:space="0" w:color="auto"/>
            <w:right w:val="none" w:sz="0" w:space="0" w:color="auto"/>
          </w:divBdr>
        </w:div>
        <w:div w:id="1605453058">
          <w:marLeft w:val="640"/>
          <w:marRight w:val="0"/>
          <w:marTop w:val="0"/>
          <w:marBottom w:val="0"/>
          <w:divBdr>
            <w:top w:val="none" w:sz="0" w:space="0" w:color="auto"/>
            <w:left w:val="none" w:sz="0" w:space="0" w:color="auto"/>
            <w:bottom w:val="none" w:sz="0" w:space="0" w:color="auto"/>
            <w:right w:val="none" w:sz="0" w:space="0" w:color="auto"/>
          </w:divBdr>
        </w:div>
        <w:div w:id="1948385944">
          <w:marLeft w:val="640"/>
          <w:marRight w:val="0"/>
          <w:marTop w:val="0"/>
          <w:marBottom w:val="0"/>
          <w:divBdr>
            <w:top w:val="none" w:sz="0" w:space="0" w:color="auto"/>
            <w:left w:val="none" w:sz="0" w:space="0" w:color="auto"/>
            <w:bottom w:val="none" w:sz="0" w:space="0" w:color="auto"/>
            <w:right w:val="none" w:sz="0" w:space="0" w:color="auto"/>
          </w:divBdr>
        </w:div>
        <w:div w:id="234971879">
          <w:marLeft w:val="640"/>
          <w:marRight w:val="0"/>
          <w:marTop w:val="0"/>
          <w:marBottom w:val="0"/>
          <w:divBdr>
            <w:top w:val="none" w:sz="0" w:space="0" w:color="auto"/>
            <w:left w:val="none" w:sz="0" w:space="0" w:color="auto"/>
            <w:bottom w:val="none" w:sz="0" w:space="0" w:color="auto"/>
            <w:right w:val="none" w:sz="0" w:space="0" w:color="auto"/>
          </w:divBdr>
        </w:div>
        <w:div w:id="1347513591">
          <w:marLeft w:val="640"/>
          <w:marRight w:val="0"/>
          <w:marTop w:val="0"/>
          <w:marBottom w:val="0"/>
          <w:divBdr>
            <w:top w:val="none" w:sz="0" w:space="0" w:color="auto"/>
            <w:left w:val="none" w:sz="0" w:space="0" w:color="auto"/>
            <w:bottom w:val="none" w:sz="0" w:space="0" w:color="auto"/>
            <w:right w:val="none" w:sz="0" w:space="0" w:color="auto"/>
          </w:divBdr>
        </w:div>
        <w:div w:id="1566139578">
          <w:marLeft w:val="640"/>
          <w:marRight w:val="0"/>
          <w:marTop w:val="0"/>
          <w:marBottom w:val="0"/>
          <w:divBdr>
            <w:top w:val="none" w:sz="0" w:space="0" w:color="auto"/>
            <w:left w:val="none" w:sz="0" w:space="0" w:color="auto"/>
            <w:bottom w:val="none" w:sz="0" w:space="0" w:color="auto"/>
            <w:right w:val="none" w:sz="0" w:space="0" w:color="auto"/>
          </w:divBdr>
        </w:div>
        <w:div w:id="1547067480">
          <w:marLeft w:val="640"/>
          <w:marRight w:val="0"/>
          <w:marTop w:val="0"/>
          <w:marBottom w:val="0"/>
          <w:divBdr>
            <w:top w:val="none" w:sz="0" w:space="0" w:color="auto"/>
            <w:left w:val="none" w:sz="0" w:space="0" w:color="auto"/>
            <w:bottom w:val="none" w:sz="0" w:space="0" w:color="auto"/>
            <w:right w:val="none" w:sz="0" w:space="0" w:color="auto"/>
          </w:divBdr>
        </w:div>
        <w:div w:id="750928260">
          <w:marLeft w:val="640"/>
          <w:marRight w:val="0"/>
          <w:marTop w:val="0"/>
          <w:marBottom w:val="0"/>
          <w:divBdr>
            <w:top w:val="none" w:sz="0" w:space="0" w:color="auto"/>
            <w:left w:val="none" w:sz="0" w:space="0" w:color="auto"/>
            <w:bottom w:val="none" w:sz="0" w:space="0" w:color="auto"/>
            <w:right w:val="none" w:sz="0" w:space="0" w:color="auto"/>
          </w:divBdr>
        </w:div>
        <w:div w:id="219291897">
          <w:marLeft w:val="640"/>
          <w:marRight w:val="0"/>
          <w:marTop w:val="0"/>
          <w:marBottom w:val="0"/>
          <w:divBdr>
            <w:top w:val="none" w:sz="0" w:space="0" w:color="auto"/>
            <w:left w:val="none" w:sz="0" w:space="0" w:color="auto"/>
            <w:bottom w:val="none" w:sz="0" w:space="0" w:color="auto"/>
            <w:right w:val="none" w:sz="0" w:space="0" w:color="auto"/>
          </w:divBdr>
        </w:div>
        <w:div w:id="2080863309">
          <w:marLeft w:val="640"/>
          <w:marRight w:val="0"/>
          <w:marTop w:val="0"/>
          <w:marBottom w:val="0"/>
          <w:divBdr>
            <w:top w:val="none" w:sz="0" w:space="0" w:color="auto"/>
            <w:left w:val="none" w:sz="0" w:space="0" w:color="auto"/>
            <w:bottom w:val="none" w:sz="0" w:space="0" w:color="auto"/>
            <w:right w:val="none" w:sz="0" w:space="0" w:color="auto"/>
          </w:divBdr>
        </w:div>
        <w:div w:id="1351293173">
          <w:marLeft w:val="640"/>
          <w:marRight w:val="0"/>
          <w:marTop w:val="0"/>
          <w:marBottom w:val="0"/>
          <w:divBdr>
            <w:top w:val="none" w:sz="0" w:space="0" w:color="auto"/>
            <w:left w:val="none" w:sz="0" w:space="0" w:color="auto"/>
            <w:bottom w:val="none" w:sz="0" w:space="0" w:color="auto"/>
            <w:right w:val="none" w:sz="0" w:space="0" w:color="auto"/>
          </w:divBdr>
        </w:div>
        <w:div w:id="122967286">
          <w:marLeft w:val="640"/>
          <w:marRight w:val="0"/>
          <w:marTop w:val="0"/>
          <w:marBottom w:val="0"/>
          <w:divBdr>
            <w:top w:val="none" w:sz="0" w:space="0" w:color="auto"/>
            <w:left w:val="none" w:sz="0" w:space="0" w:color="auto"/>
            <w:bottom w:val="none" w:sz="0" w:space="0" w:color="auto"/>
            <w:right w:val="none" w:sz="0" w:space="0" w:color="auto"/>
          </w:divBdr>
        </w:div>
        <w:div w:id="187717941">
          <w:marLeft w:val="640"/>
          <w:marRight w:val="0"/>
          <w:marTop w:val="0"/>
          <w:marBottom w:val="0"/>
          <w:divBdr>
            <w:top w:val="none" w:sz="0" w:space="0" w:color="auto"/>
            <w:left w:val="none" w:sz="0" w:space="0" w:color="auto"/>
            <w:bottom w:val="none" w:sz="0" w:space="0" w:color="auto"/>
            <w:right w:val="none" w:sz="0" w:space="0" w:color="auto"/>
          </w:divBdr>
        </w:div>
        <w:div w:id="1556772713">
          <w:marLeft w:val="640"/>
          <w:marRight w:val="0"/>
          <w:marTop w:val="0"/>
          <w:marBottom w:val="0"/>
          <w:divBdr>
            <w:top w:val="none" w:sz="0" w:space="0" w:color="auto"/>
            <w:left w:val="none" w:sz="0" w:space="0" w:color="auto"/>
            <w:bottom w:val="none" w:sz="0" w:space="0" w:color="auto"/>
            <w:right w:val="none" w:sz="0" w:space="0" w:color="auto"/>
          </w:divBdr>
        </w:div>
        <w:div w:id="662320363">
          <w:marLeft w:val="640"/>
          <w:marRight w:val="0"/>
          <w:marTop w:val="0"/>
          <w:marBottom w:val="0"/>
          <w:divBdr>
            <w:top w:val="none" w:sz="0" w:space="0" w:color="auto"/>
            <w:left w:val="none" w:sz="0" w:space="0" w:color="auto"/>
            <w:bottom w:val="none" w:sz="0" w:space="0" w:color="auto"/>
            <w:right w:val="none" w:sz="0" w:space="0" w:color="auto"/>
          </w:divBdr>
        </w:div>
        <w:div w:id="933052684">
          <w:marLeft w:val="640"/>
          <w:marRight w:val="0"/>
          <w:marTop w:val="0"/>
          <w:marBottom w:val="0"/>
          <w:divBdr>
            <w:top w:val="none" w:sz="0" w:space="0" w:color="auto"/>
            <w:left w:val="none" w:sz="0" w:space="0" w:color="auto"/>
            <w:bottom w:val="none" w:sz="0" w:space="0" w:color="auto"/>
            <w:right w:val="none" w:sz="0" w:space="0" w:color="auto"/>
          </w:divBdr>
        </w:div>
        <w:div w:id="2022782451">
          <w:marLeft w:val="640"/>
          <w:marRight w:val="0"/>
          <w:marTop w:val="0"/>
          <w:marBottom w:val="0"/>
          <w:divBdr>
            <w:top w:val="none" w:sz="0" w:space="0" w:color="auto"/>
            <w:left w:val="none" w:sz="0" w:space="0" w:color="auto"/>
            <w:bottom w:val="none" w:sz="0" w:space="0" w:color="auto"/>
            <w:right w:val="none" w:sz="0" w:space="0" w:color="auto"/>
          </w:divBdr>
        </w:div>
        <w:div w:id="830022130">
          <w:marLeft w:val="640"/>
          <w:marRight w:val="0"/>
          <w:marTop w:val="0"/>
          <w:marBottom w:val="0"/>
          <w:divBdr>
            <w:top w:val="none" w:sz="0" w:space="0" w:color="auto"/>
            <w:left w:val="none" w:sz="0" w:space="0" w:color="auto"/>
            <w:bottom w:val="none" w:sz="0" w:space="0" w:color="auto"/>
            <w:right w:val="none" w:sz="0" w:space="0" w:color="auto"/>
          </w:divBdr>
        </w:div>
        <w:div w:id="1623228176">
          <w:marLeft w:val="640"/>
          <w:marRight w:val="0"/>
          <w:marTop w:val="0"/>
          <w:marBottom w:val="0"/>
          <w:divBdr>
            <w:top w:val="none" w:sz="0" w:space="0" w:color="auto"/>
            <w:left w:val="none" w:sz="0" w:space="0" w:color="auto"/>
            <w:bottom w:val="none" w:sz="0" w:space="0" w:color="auto"/>
            <w:right w:val="none" w:sz="0" w:space="0" w:color="auto"/>
          </w:divBdr>
        </w:div>
        <w:div w:id="1063329462">
          <w:marLeft w:val="640"/>
          <w:marRight w:val="0"/>
          <w:marTop w:val="0"/>
          <w:marBottom w:val="0"/>
          <w:divBdr>
            <w:top w:val="none" w:sz="0" w:space="0" w:color="auto"/>
            <w:left w:val="none" w:sz="0" w:space="0" w:color="auto"/>
            <w:bottom w:val="none" w:sz="0" w:space="0" w:color="auto"/>
            <w:right w:val="none" w:sz="0" w:space="0" w:color="auto"/>
          </w:divBdr>
        </w:div>
        <w:div w:id="967736387">
          <w:marLeft w:val="640"/>
          <w:marRight w:val="0"/>
          <w:marTop w:val="0"/>
          <w:marBottom w:val="0"/>
          <w:divBdr>
            <w:top w:val="none" w:sz="0" w:space="0" w:color="auto"/>
            <w:left w:val="none" w:sz="0" w:space="0" w:color="auto"/>
            <w:bottom w:val="none" w:sz="0" w:space="0" w:color="auto"/>
            <w:right w:val="none" w:sz="0" w:space="0" w:color="auto"/>
          </w:divBdr>
        </w:div>
        <w:div w:id="1134249520">
          <w:marLeft w:val="640"/>
          <w:marRight w:val="0"/>
          <w:marTop w:val="0"/>
          <w:marBottom w:val="0"/>
          <w:divBdr>
            <w:top w:val="none" w:sz="0" w:space="0" w:color="auto"/>
            <w:left w:val="none" w:sz="0" w:space="0" w:color="auto"/>
            <w:bottom w:val="none" w:sz="0" w:space="0" w:color="auto"/>
            <w:right w:val="none" w:sz="0" w:space="0" w:color="auto"/>
          </w:divBdr>
        </w:div>
        <w:div w:id="987443472">
          <w:marLeft w:val="640"/>
          <w:marRight w:val="0"/>
          <w:marTop w:val="0"/>
          <w:marBottom w:val="0"/>
          <w:divBdr>
            <w:top w:val="none" w:sz="0" w:space="0" w:color="auto"/>
            <w:left w:val="none" w:sz="0" w:space="0" w:color="auto"/>
            <w:bottom w:val="none" w:sz="0" w:space="0" w:color="auto"/>
            <w:right w:val="none" w:sz="0" w:space="0" w:color="auto"/>
          </w:divBdr>
        </w:div>
        <w:div w:id="1128934095">
          <w:marLeft w:val="640"/>
          <w:marRight w:val="0"/>
          <w:marTop w:val="0"/>
          <w:marBottom w:val="0"/>
          <w:divBdr>
            <w:top w:val="none" w:sz="0" w:space="0" w:color="auto"/>
            <w:left w:val="none" w:sz="0" w:space="0" w:color="auto"/>
            <w:bottom w:val="none" w:sz="0" w:space="0" w:color="auto"/>
            <w:right w:val="none" w:sz="0" w:space="0" w:color="auto"/>
          </w:divBdr>
        </w:div>
        <w:div w:id="1476600476">
          <w:marLeft w:val="640"/>
          <w:marRight w:val="0"/>
          <w:marTop w:val="0"/>
          <w:marBottom w:val="0"/>
          <w:divBdr>
            <w:top w:val="none" w:sz="0" w:space="0" w:color="auto"/>
            <w:left w:val="none" w:sz="0" w:space="0" w:color="auto"/>
            <w:bottom w:val="none" w:sz="0" w:space="0" w:color="auto"/>
            <w:right w:val="none" w:sz="0" w:space="0" w:color="auto"/>
          </w:divBdr>
        </w:div>
        <w:div w:id="981736610">
          <w:marLeft w:val="640"/>
          <w:marRight w:val="0"/>
          <w:marTop w:val="0"/>
          <w:marBottom w:val="0"/>
          <w:divBdr>
            <w:top w:val="none" w:sz="0" w:space="0" w:color="auto"/>
            <w:left w:val="none" w:sz="0" w:space="0" w:color="auto"/>
            <w:bottom w:val="none" w:sz="0" w:space="0" w:color="auto"/>
            <w:right w:val="none" w:sz="0" w:space="0" w:color="auto"/>
          </w:divBdr>
        </w:div>
        <w:div w:id="1905949647">
          <w:marLeft w:val="640"/>
          <w:marRight w:val="0"/>
          <w:marTop w:val="0"/>
          <w:marBottom w:val="0"/>
          <w:divBdr>
            <w:top w:val="none" w:sz="0" w:space="0" w:color="auto"/>
            <w:left w:val="none" w:sz="0" w:space="0" w:color="auto"/>
            <w:bottom w:val="none" w:sz="0" w:space="0" w:color="auto"/>
            <w:right w:val="none" w:sz="0" w:space="0" w:color="auto"/>
          </w:divBdr>
        </w:div>
        <w:div w:id="1460147509">
          <w:marLeft w:val="640"/>
          <w:marRight w:val="0"/>
          <w:marTop w:val="0"/>
          <w:marBottom w:val="0"/>
          <w:divBdr>
            <w:top w:val="none" w:sz="0" w:space="0" w:color="auto"/>
            <w:left w:val="none" w:sz="0" w:space="0" w:color="auto"/>
            <w:bottom w:val="none" w:sz="0" w:space="0" w:color="auto"/>
            <w:right w:val="none" w:sz="0" w:space="0" w:color="auto"/>
          </w:divBdr>
        </w:div>
        <w:div w:id="560332979">
          <w:marLeft w:val="640"/>
          <w:marRight w:val="0"/>
          <w:marTop w:val="0"/>
          <w:marBottom w:val="0"/>
          <w:divBdr>
            <w:top w:val="none" w:sz="0" w:space="0" w:color="auto"/>
            <w:left w:val="none" w:sz="0" w:space="0" w:color="auto"/>
            <w:bottom w:val="none" w:sz="0" w:space="0" w:color="auto"/>
            <w:right w:val="none" w:sz="0" w:space="0" w:color="auto"/>
          </w:divBdr>
        </w:div>
        <w:div w:id="1460761604">
          <w:marLeft w:val="640"/>
          <w:marRight w:val="0"/>
          <w:marTop w:val="0"/>
          <w:marBottom w:val="0"/>
          <w:divBdr>
            <w:top w:val="none" w:sz="0" w:space="0" w:color="auto"/>
            <w:left w:val="none" w:sz="0" w:space="0" w:color="auto"/>
            <w:bottom w:val="none" w:sz="0" w:space="0" w:color="auto"/>
            <w:right w:val="none" w:sz="0" w:space="0" w:color="auto"/>
          </w:divBdr>
        </w:div>
        <w:div w:id="1701131125">
          <w:marLeft w:val="640"/>
          <w:marRight w:val="0"/>
          <w:marTop w:val="0"/>
          <w:marBottom w:val="0"/>
          <w:divBdr>
            <w:top w:val="none" w:sz="0" w:space="0" w:color="auto"/>
            <w:left w:val="none" w:sz="0" w:space="0" w:color="auto"/>
            <w:bottom w:val="none" w:sz="0" w:space="0" w:color="auto"/>
            <w:right w:val="none" w:sz="0" w:space="0" w:color="auto"/>
          </w:divBdr>
        </w:div>
        <w:div w:id="383872541">
          <w:marLeft w:val="640"/>
          <w:marRight w:val="0"/>
          <w:marTop w:val="0"/>
          <w:marBottom w:val="0"/>
          <w:divBdr>
            <w:top w:val="none" w:sz="0" w:space="0" w:color="auto"/>
            <w:left w:val="none" w:sz="0" w:space="0" w:color="auto"/>
            <w:bottom w:val="none" w:sz="0" w:space="0" w:color="auto"/>
            <w:right w:val="none" w:sz="0" w:space="0" w:color="auto"/>
          </w:divBdr>
        </w:div>
        <w:div w:id="1775829120">
          <w:marLeft w:val="640"/>
          <w:marRight w:val="0"/>
          <w:marTop w:val="0"/>
          <w:marBottom w:val="0"/>
          <w:divBdr>
            <w:top w:val="none" w:sz="0" w:space="0" w:color="auto"/>
            <w:left w:val="none" w:sz="0" w:space="0" w:color="auto"/>
            <w:bottom w:val="none" w:sz="0" w:space="0" w:color="auto"/>
            <w:right w:val="none" w:sz="0" w:space="0" w:color="auto"/>
          </w:divBdr>
        </w:div>
        <w:div w:id="1178929940">
          <w:marLeft w:val="640"/>
          <w:marRight w:val="0"/>
          <w:marTop w:val="0"/>
          <w:marBottom w:val="0"/>
          <w:divBdr>
            <w:top w:val="none" w:sz="0" w:space="0" w:color="auto"/>
            <w:left w:val="none" w:sz="0" w:space="0" w:color="auto"/>
            <w:bottom w:val="none" w:sz="0" w:space="0" w:color="auto"/>
            <w:right w:val="none" w:sz="0" w:space="0" w:color="auto"/>
          </w:divBdr>
        </w:div>
        <w:div w:id="193739890">
          <w:marLeft w:val="640"/>
          <w:marRight w:val="0"/>
          <w:marTop w:val="0"/>
          <w:marBottom w:val="0"/>
          <w:divBdr>
            <w:top w:val="none" w:sz="0" w:space="0" w:color="auto"/>
            <w:left w:val="none" w:sz="0" w:space="0" w:color="auto"/>
            <w:bottom w:val="none" w:sz="0" w:space="0" w:color="auto"/>
            <w:right w:val="none" w:sz="0" w:space="0" w:color="auto"/>
          </w:divBdr>
        </w:div>
        <w:div w:id="1906378972">
          <w:marLeft w:val="640"/>
          <w:marRight w:val="0"/>
          <w:marTop w:val="0"/>
          <w:marBottom w:val="0"/>
          <w:divBdr>
            <w:top w:val="none" w:sz="0" w:space="0" w:color="auto"/>
            <w:left w:val="none" w:sz="0" w:space="0" w:color="auto"/>
            <w:bottom w:val="none" w:sz="0" w:space="0" w:color="auto"/>
            <w:right w:val="none" w:sz="0" w:space="0" w:color="auto"/>
          </w:divBdr>
        </w:div>
        <w:div w:id="1503275620">
          <w:marLeft w:val="640"/>
          <w:marRight w:val="0"/>
          <w:marTop w:val="0"/>
          <w:marBottom w:val="0"/>
          <w:divBdr>
            <w:top w:val="none" w:sz="0" w:space="0" w:color="auto"/>
            <w:left w:val="none" w:sz="0" w:space="0" w:color="auto"/>
            <w:bottom w:val="none" w:sz="0" w:space="0" w:color="auto"/>
            <w:right w:val="none" w:sz="0" w:space="0" w:color="auto"/>
          </w:divBdr>
        </w:div>
        <w:div w:id="1540317671">
          <w:marLeft w:val="640"/>
          <w:marRight w:val="0"/>
          <w:marTop w:val="0"/>
          <w:marBottom w:val="0"/>
          <w:divBdr>
            <w:top w:val="none" w:sz="0" w:space="0" w:color="auto"/>
            <w:left w:val="none" w:sz="0" w:space="0" w:color="auto"/>
            <w:bottom w:val="none" w:sz="0" w:space="0" w:color="auto"/>
            <w:right w:val="none" w:sz="0" w:space="0" w:color="auto"/>
          </w:divBdr>
        </w:div>
        <w:div w:id="163084140">
          <w:marLeft w:val="640"/>
          <w:marRight w:val="0"/>
          <w:marTop w:val="0"/>
          <w:marBottom w:val="0"/>
          <w:divBdr>
            <w:top w:val="none" w:sz="0" w:space="0" w:color="auto"/>
            <w:left w:val="none" w:sz="0" w:space="0" w:color="auto"/>
            <w:bottom w:val="none" w:sz="0" w:space="0" w:color="auto"/>
            <w:right w:val="none" w:sz="0" w:space="0" w:color="auto"/>
          </w:divBdr>
        </w:div>
        <w:div w:id="266816478">
          <w:marLeft w:val="640"/>
          <w:marRight w:val="0"/>
          <w:marTop w:val="0"/>
          <w:marBottom w:val="0"/>
          <w:divBdr>
            <w:top w:val="none" w:sz="0" w:space="0" w:color="auto"/>
            <w:left w:val="none" w:sz="0" w:space="0" w:color="auto"/>
            <w:bottom w:val="none" w:sz="0" w:space="0" w:color="auto"/>
            <w:right w:val="none" w:sz="0" w:space="0" w:color="auto"/>
          </w:divBdr>
        </w:div>
        <w:div w:id="626201273">
          <w:marLeft w:val="640"/>
          <w:marRight w:val="0"/>
          <w:marTop w:val="0"/>
          <w:marBottom w:val="0"/>
          <w:divBdr>
            <w:top w:val="none" w:sz="0" w:space="0" w:color="auto"/>
            <w:left w:val="none" w:sz="0" w:space="0" w:color="auto"/>
            <w:bottom w:val="none" w:sz="0" w:space="0" w:color="auto"/>
            <w:right w:val="none" w:sz="0" w:space="0" w:color="auto"/>
          </w:divBdr>
        </w:div>
        <w:div w:id="1379669084">
          <w:marLeft w:val="640"/>
          <w:marRight w:val="0"/>
          <w:marTop w:val="0"/>
          <w:marBottom w:val="0"/>
          <w:divBdr>
            <w:top w:val="none" w:sz="0" w:space="0" w:color="auto"/>
            <w:left w:val="none" w:sz="0" w:space="0" w:color="auto"/>
            <w:bottom w:val="none" w:sz="0" w:space="0" w:color="auto"/>
            <w:right w:val="none" w:sz="0" w:space="0" w:color="auto"/>
          </w:divBdr>
        </w:div>
        <w:div w:id="758716421">
          <w:marLeft w:val="640"/>
          <w:marRight w:val="0"/>
          <w:marTop w:val="0"/>
          <w:marBottom w:val="0"/>
          <w:divBdr>
            <w:top w:val="none" w:sz="0" w:space="0" w:color="auto"/>
            <w:left w:val="none" w:sz="0" w:space="0" w:color="auto"/>
            <w:bottom w:val="none" w:sz="0" w:space="0" w:color="auto"/>
            <w:right w:val="none" w:sz="0" w:space="0" w:color="auto"/>
          </w:divBdr>
        </w:div>
        <w:div w:id="21172602">
          <w:marLeft w:val="640"/>
          <w:marRight w:val="0"/>
          <w:marTop w:val="0"/>
          <w:marBottom w:val="0"/>
          <w:divBdr>
            <w:top w:val="none" w:sz="0" w:space="0" w:color="auto"/>
            <w:left w:val="none" w:sz="0" w:space="0" w:color="auto"/>
            <w:bottom w:val="none" w:sz="0" w:space="0" w:color="auto"/>
            <w:right w:val="none" w:sz="0" w:space="0" w:color="auto"/>
          </w:divBdr>
        </w:div>
        <w:div w:id="30151368">
          <w:marLeft w:val="640"/>
          <w:marRight w:val="0"/>
          <w:marTop w:val="0"/>
          <w:marBottom w:val="0"/>
          <w:divBdr>
            <w:top w:val="none" w:sz="0" w:space="0" w:color="auto"/>
            <w:left w:val="none" w:sz="0" w:space="0" w:color="auto"/>
            <w:bottom w:val="none" w:sz="0" w:space="0" w:color="auto"/>
            <w:right w:val="none" w:sz="0" w:space="0" w:color="auto"/>
          </w:divBdr>
        </w:div>
        <w:div w:id="69500874">
          <w:marLeft w:val="640"/>
          <w:marRight w:val="0"/>
          <w:marTop w:val="0"/>
          <w:marBottom w:val="0"/>
          <w:divBdr>
            <w:top w:val="none" w:sz="0" w:space="0" w:color="auto"/>
            <w:left w:val="none" w:sz="0" w:space="0" w:color="auto"/>
            <w:bottom w:val="none" w:sz="0" w:space="0" w:color="auto"/>
            <w:right w:val="none" w:sz="0" w:space="0" w:color="auto"/>
          </w:divBdr>
        </w:div>
        <w:div w:id="60830639">
          <w:marLeft w:val="640"/>
          <w:marRight w:val="0"/>
          <w:marTop w:val="0"/>
          <w:marBottom w:val="0"/>
          <w:divBdr>
            <w:top w:val="none" w:sz="0" w:space="0" w:color="auto"/>
            <w:left w:val="none" w:sz="0" w:space="0" w:color="auto"/>
            <w:bottom w:val="none" w:sz="0" w:space="0" w:color="auto"/>
            <w:right w:val="none" w:sz="0" w:space="0" w:color="auto"/>
          </w:divBdr>
        </w:div>
        <w:div w:id="1707214483">
          <w:marLeft w:val="640"/>
          <w:marRight w:val="0"/>
          <w:marTop w:val="0"/>
          <w:marBottom w:val="0"/>
          <w:divBdr>
            <w:top w:val="none" w:sz="0" w:space="0" w:color="auto"/>
            <w:left w:val="none" w:sz="0" w:space="0" w:color="auto"/>
            <w:bottom w:val="none" w:sz="0" w:space="0" w:color="auto"/>
            <w:right w:val="none" w:sz="0" w:space="0" w:color="auto"/>
          </w:divBdr>
        </w:div>
        <w:div w:id="998576468">
          <w:marLeft w:val="640"/>
          <w:marRight w:val="0"/>
          <w:marTop w:val="0"/>
          <w:marBottom w:val="0"/>
          <w:divBdr>
            <w:top w:val="none" w:sz="0" w:space="0" w:color="auto"/>
            <w:left w:val="none" w:sz="0" w:space="0" w:color="auto"/>
            <w:bottom w:val="none" w:sz="0" w:space="0" w:color="auto"/>
            <w:right w:val="none" w:sz="0" w:space="0" w:color="auto"/>
          </w:divBdr>
        </w:div>
        <w:div w:id="1408763938">
          <w:marLeft w:val="640"/>
          <w:marRight w:val="0"/>
          <w:marTop w:val="0"/>
          <w:marBottom w:val="0"/>
          <w:divBdr>
            <w:top w:val="none" w:sz="0" w:space="0" w:color="auto"/>
            <w:left w:val="none" w:sz="0" w:space="0" w:color="auto"/>
            <w:bottom w:val="none" w:sz="0" w:space="0" w:color="auto"/>
            <w:right w:val="none" w:sz="0" w:space="0" w:color="auto"/>
          </w:divBdr>
        </w:div>
        <w:div w:id="43989733">
          <w:marLeft w:val="640"/>
          <w:marRight w:val="0"/>
          <w:marTop w:val="0"/>
          <w:marBottom w:val="0"/>
          <w:divBdr>
            <w:top w:val="none" w:sz="0" w:space="0" w:color="auto"/>
            <w:left w:val="none" w:sz="0" w:space="0" w:color="auto"/>
            <w:bottom w:val="none" w:sz="0" w:space="0" w:color="auto"/>
            <w:right w:val="none" w:sz="0" w:space="0" w:color="auto"/>
          </w:divBdr>
        </w:div>
        <w:div w:id="1885369614">
          <w:marLeft w:val="640"/>
          <w:marRight w:val="0"/>
          <w:marTop w:val="0"/>
          <w:marBottom w:val="0"/>
          <w:divBdr>
            <w:top w:val="none" w:sz="0" w:space="0" w:color="auto"/>
            <w:left w:val="none" w:sz="0" w:space="0" w:color="auto"/>
            <w:bottom w:val="none" w:sz="0" w:space="0" w:color="auto"/>
            <w:right w:val="none" w:sz="0" w:space="0" w:color="auto"/>
          </w:divBdr>
        </w:div>
        <w:div w:id="1316765105">
          <w:marLeft w:val="640"/>
          <w:marRight w:val="0"/>
          <w:marTop w:val="0"/>
          <w:marBottom w:val="0"/>
          <w:divBdr>
            <w:top w:val="none" w:sz="0" w:space="0" w:color="auto"/>
            <w:left w:val="none" w:sz="0" w:space="0" w:color="auto"/>
            <w:bottom w:val="none" w:sz="0" w:space="0" w:color="auto"/>
            <w:right w:val="none" w:sz="0" w:space="0" w:color="auto"/>
          </w:divBdr>
        </w:div>
        <w:div w:id="1008214495">
          <w:marLeft w:val="640"/>
          <w:marRight w:val="0"/>
          <w:marTop w:val="0"/>
          <w:marBottom w:val="0"/>
          <w:divBdr>
            <w:top w:val="none" w:sz="0" w:space="0" w:color="auto"/>
            <w:left w:val="none" w:sz="0" w:space="0" w:color="auto"/>
            <w:bottom w:val="none" w:sz="0" w:space="0" w:color="auto"/>
            <w:right w:val="none" w:sz="0" w:space="0" w:color="auto"/>
          </w:divBdr>
        </w:div>
        <w:div w:id="1932735029">
          <w:marLeft w:val="640"/>
          <w:marRight w:val="0"/>
          <w:marTop w:val="0"/>
          <w:marBottom w:val="0"/>
          <w:divBdr>
            <w:top w:val="none" w:sz="0" w:space="0" w:color="auto"/>
            <w:left w:val="none" w:sz="0" w:space="0" w:color="auto"/>
            <w:bottom w:val="none" w:sz="0" w:space="0" w:color="auto"/>
            <w:right w:val="none" w:sz="0" w:space="0" w:color="auto"/>
          </w:divBdr>
        </w:div>
        <w:div w:id="1098910637">
          <w:marLeft w:val="640"/>
          <w:marRight w:val="0"/>
          <w:marTop w:val="0"/>
          <w:marBottom w:val="0"/>
          <w:divBdr>
            <w:top w:val="none" w:sz="0" w:space="0" w:color="auto"/>
            <w:left w:val="none" w:sz="0" w:space="0" w:color="auto"/>
            <w:bottom w:val="none" w:sz="0" w:space="0" w:color="auto"/>
            <w:right w:val="none" w:sz="0" w:space="0" w:color="auto"/>
          </w:divBdr>
        </w:div>
        <w:div w:id="1774090727">
          <w:marLeft w:val="640"/>
          <w:marRight w:val="0"/>
          <w:marTop w:val="0"/>
          <w:marBottom w:val="0"/>
          <w:divBdr>
            <w:top w:val="none" w:sz="0" w:space="0" w:color="auto"/>
            <w:left w:val="none" w:sz="0" w:space="0" w:color="auto"/>
            <w:bottom w:val="none" w:sz="0" w:space="0" w:color="auto"/>
            <w:right w:val="none" w:sz="0" w:space="0" w:color="auto"/>
          </w:divBdr>
        </w:div>
        <w:div w:id="948316685">
          <w:marLeft w:val="640"/>
          <w:marRight w:val="0"/>
          <w:marTop w:val="0"/>
          <w:marBottom w:val="0"/>
          <w:divBdr>
            <w:top w:val="none" w:sz="0" w:space="0" w:color="auto"/>
            <w:left w:val="none" w:sz="0" w:space="0" w:color="auto"/>
            <w:bottom w:val="none" w:sz="0" w:space="0" w:color="auto"/>
            <w:right w:val="none" w:sz="0" w:space="0" w:color="auto"/>
          </w:divBdr>
        </w:div>
        <w:div w:id="1293097129">
          <w:marLeft w:val="640"/>
          <w:marRight w:val="0"/>
          <w:marTop w:val="0"/>
          <w:marBottom w:val="0"/>
          <w:divBdr>
            <w:top w:val="none" w:sz="0" w:space="0" w:color="auto"/>
            <w:left w:val="none" w:sz="0" w:space="0" w:color="auto"/>
            <w:bottom w:val="none" w:sz="0" w:space="0" w:color="auto"/>
            <w:right w:val="none" w:sz="0" w:space="0" w:color="auto"/>
          </w:divBdr>
        </w:div>
        <w:div w:id="602684380">
          <w:marLeft w:val="640"/>
          <w:marRight w:val="0"/>
          <w:marTop w:val="0"/>
          <w:marBottom w:val="0"/>
          <w:divBdr>
            <w:top w:val="none" w:sz="0" w:space="0" w:color="auto"/>
            <w:left w:val="none" w:sz="0" w:space="0" w:color="auto"/>
            <w:bottom w:val="none" w:sz="0" w:space="0" w:color="auto"/>
            <w:right w:val="none" w:sz="0" w:space="0" w:color="auto"/>
          </w:divBdr>
        </w:div>
        <w:div w:id="314721094">
          <w:marLeft w:val="640"/>
          <w:marRight w:val="0"/>
          <w:marTop w:val="0"/>
          <w:marBottom w:val="0"/>
          <w:divBdr>
            <w:top w:val="none" w:sz="0" w:space="0" w:color="auto"/>
            <w:left w:val="none" w:sz="0" w:space="0" w:color="auto"/>
            <w:bottom w:val="none" w:sz="0" w:space="0" w:color="auto"/>
            <w:right w:val="none" w:sz="0" w:space="0" w:color="auto"/>
          </w:divBdr>
        </w:div>
        <w:div w:id="1617715907">
          <w:marLeft w:val="640"/>
          <w:marRight w:val="0"/>
          <w:marTop w:val="0"/>
          <w:marBottom w:val="0"/>
          <w:divBdr>
            <w:top w:val="none" w:sz="0" w:space="0" w:color="auto"/>
            <w:left w:val="none" w:sz="0" w:space="0" w:color="auto"/>
            <w:bottom w:val="none" w:sz="0" w:space="0" w:color="auto"/>
            <w:right w:val="none" w:sz="0" w:space="0" w:color="auto"/>
          </w:divBdr>
        </w:div>
        <w:div w:id="120156844">
          <w:marLeft w:val="640"/>
          <w:marRight w:val="0"/>
          <w:marTop w:val="0"/>
          <w:marBottom w:val="0"/>
          <w:divBdr>
            <w:top w:val="none" w:sz="0" w:space="0" w:color="auto"/>
            <w:left w:val="none" w:sz="0" w:space="0" w:color="auto"/>
            <w:bottom w:val="none" w:sz="0" w:space="0" w:color="auto"/>
            <w:right w:val="none" w:sz="0" w:space="0" w:color="auto"/>
          </w:divBdr>
        </w:div>
        <w:div w:id="1258753399">
          <w:marLeft w:val="640"/>
          <w:marRight w:val="0"/>
          <w:marTop w:val="0"/>
          <w:marBottom w:val="0"/>
          <w:divBdr>
            <w:top w:val="none" w:sz="0" w:space="0" w:color="auto"/>
            <w:left w:val="none" w:sz="0" w:space="0" w:color="auto"/>
            <w:bottom w:val="none" w:sz="0" w:space="0" w:color="auto"/>
            <w:right w:val="none" w:sz="0" w:space="0" w:color="auto"/>
          </w:divBdr>
        </w:div>
        <w:div w:id="447043079">
          <w:marLeft w:val="640"/>
          <w:marRight w:val="0"/>
          <w:marTop w:val="0"/>
          <w:marBottom w:val="0"/>
          <w:divBdr>
            <w:top w:val="none" w:sz="0" w:space="0" w:color="auto"/>
            <w:left w:val="none" w:sz="0" w:space="0" w:color="auto"/>
            <w:bottom w:val="none" w:sz="0" w:space="0" w:color="auto"/>
            <w:right w:val="none" w:sz="0" w:space="0" w:color="auto"/>
          </w:divBdr>
        </w:div>
        <w:div w:id="1939832259">
          <w:marLeft w:val="640"/>
          <w:marRight w:val="0"/>
          <w:marTop w:val="0"/>
          <w:marBottom w:val="0"/>
          <w:divBdr>
            <w:top w:val="none" w:sz="0" w:space="0" w:color="auto"/>
            <w:left w:val="none" w:sz="0" w:space="0" w:color="auto"/>
            <w:bottom w:val="none" w:sz="0" w:space="0" w:color="auto"/>
            <w:right w:val="none" w:sz="0" w:space="0" w:color="auto"/>
          </w:divBdr>
        </w:div>
        <w:div w:id="1151291191">
          <w:marLeft w:val="640"/>
          <w:marRight w:val="0"/>
          <w:marTop w:val="0"/>
          <w:marBottom w:val="0"/>
          <w:divBdr>
            <w:top w:val="none" w:sz="0" w:space="0" w:color="auto"/>
            <w:left w:val="none" w:sz="0" w:space="0" w:color="auto"/>
            <w:bottom w:val="none" w:sz="0" w:space="0" w:color="auto"/>
            <w:right w:val="none" w:sz="0" w:space="0" w:color="auto"/>
          </w:divBdr>
        </w:div>
        <w:div w:id="440416952">
          <w:marLeft w:val="640"/>
          <w:marRight w:val="0"/>
          <w:marTop w:val="0"/>
          <w:marBottom w:val="0"/>
          <w:divBdr>
            <w:top w:val="none" w:sz="0" w:space="0" w:color="auto"/>
            <w:left w:val="none" w:sz="0" w:space="0" w:color="auto"/>
            <w:bottom w:val="none" w:sz="0" w:space="0" w:color="auto"/>
            <w:right w:val="none" w:sz="0" w:space="0" w:color="auto"/>
          </w:divBdr>
        </w:div>
        <w:div w:id="818613272">
          <w:marLeft w:val="640"/>
          <w:marRight w:val="0"/>
          <w:marTop w:val="0"/>
          <w:marBottom w:val="0"/>
          <w:divBdr>
            <w:top w:val="none" w:sz="0" w:space="0" w:color="auto"/>
            <w:left w:val="none" w:sz="0" w:space="0" w:color="auto"/>
            <w:bottom w:val="none" w:sz="0" w:space="0" w:color="auto"/>
            <w:right w:val="none" w:sz="0" w:space="0" w:color="auto"/>
          </w:divBdr>
        </w:div>
        <w:div w:id="89278298">
          <w:marLeft w:val="640"/>
          <w:marRight w:val="0"/>
          <w:marTop w:val="0"/>
          <w:marBottom w:val="0"/>
          <w:divBdr>
            <w:top w:val="none" w:sz="0" w:space="0" w:color="auto"/>
            <w:left w:val="none" w:sz="0" w:space="0" w:color="auto"/>
            <w:bottom w:val="none" w:sz="0" w:space="0" w:color="auto"/>
            <w:right w:val="none" w:sz="0" w:space="0" w:color="auto"/>
          </w:divBdr>
        </w:div>
        <w:div w:id="1648586559">
          <w:marLeft w:val="640"/>
          <w:marRight w:val="0"/>
          <w:marTop w:val="0"/>
          <w:marBottom w:val="0"/>
          <w:divBdr>
            <w:top w:val="none" w:sz="0" w:space="0" w:color="auto"/>
            <w:left w:val="none" w:sz="0" w:space="0" w:color="auto"/>
            <w:bottom w:val="none" w:sz="0" w:space="0" w:color="auto"/>
            <w:right w:val="none" w:sz="0" w:space="0" w:color="auto"/>
          </w:divBdr>
        </w:div>
        <w:div w:id="1823237014">
          <w:marLeft w:val="640"/>
          <w:marRight w:val="0"/>
          <w:marTop w:val="0"/>
          <w:marBottom w:val="0"/>
          <w:divBdr>
            <w:top w:val="none" w:sz="0" w:space="0" w:color="auto"/>
            <w:left w:val="none" w:sz="0" w:space="0" w:color="auto"/>
            <w:bottom w:val="none" w:sz="0" w:space="0" w:color="auto"/>
            <w:right w:val="none" w:sz="0" w:space="0" w:color="auto"/>
          </w:divBdr>
        </w:div>
        <w:div w:id="523983816">
          <w:marLeft w:val="640"/>
          <w:marRight w:val="0"/>
          <w:marTop w:val="0"/>
          <w:marBottom w:val="0"/>
          <w:divBdr>
            <w:top w:val="none" w:sz="0" w:space="0" w:color="auto"/>
            <w:left w:val="none" w:sz="0" w:space="0" w:color="auto"/>
            <w:bottom w:val="none" w:sz="0" w:space="0" w:color="auto"/>
            <w:right w:val="none" w:sz="0" w:space="0" w:color="auto"/>
          </w:divBdr>
        </w:div>
        <w:div w:id="407389552">
          <w:marLeft w:val="640"/>
          <w:marRight w:val="0"/>
          <w:marTop w:val="0"/>
          <w:marBottom w:val="0"/>
          <w:divBdr>
            <w:top w:val="none" w:sz="0" w:space="0" w:color="auto"/>
            <w:left w:val="none" w:sz="0" w:space="0" w:color="auto"/>
            <w:bottom w:val="none" w:sz="0" w:space="0" w:color="auto"/>
            <w:right w:val="none" w:sz="0" w:space="0" w:color="auto"/>
          </w:divBdr>
        </w:div>
        <w:div w:id="2109307139">
          <w:marLeft w:val="640"/>
          <w:marRight w:val="0"/>
          <w:marTop w:val="0"/>
          <w:marBottom w:val="0"/>
          <w:divBdr>
            <w:top w:val="none" w:sz="0" w:space="0" w:color="auto"/>
            <w:left w:val="none" w:sz="0" w:space="0" w:color="auto"/>
            <w:bottom w:val="none" w:sz="0" w:space="0" w:color="auto"/>
            <w:right w:val="none" w:sz="0" w:space="0" w:color="auto"/>
          </w:divBdr>
        </w:div>
        <w:div w:id="461465804">
          <w:marLeft w:val="640"/>
          <w:marRight w:val="0"/>
          <w:marTop w:val="0"/>
          <w:marBottom w:val="0"/>
          <w:divBdr>
            <w:top w:val="none" w:sz="0" w:space="0" w:color="auto"/>
            <w:left w:val="none" w:sz="0" w:space="0" w:color="auto"/>
            <w:bottom w:val="none" w:sz="0" w:space="0" w:color="auto"/>
            <w:right w:val="none" w:sz="0" w:space="0" w:color="auto"/>
          </w:divBdr>
        </w:div>
        <w:div w:id="266042857">
          <w:marLeft w:val="640"/>
          <w:marRight w:val="0"/>
          <w:marTop w:val="0"/>
          <w:marBottom w:val="0"/>
          <w:divBdr>
            <w:top w:val="none" w:sz="0" w:space="0" w:color="auto"/>
            <w:left w:val="none" w:sz="0" w:space="0" w:color="auto"/>
            <w:bottom w:val="none" w:sz="0" w:space="0" w:color="auto"/>
            <w:right w:val="none" w:sz="0" w:space="0" w:color="auto"/>
          </w:divBdr>
        </w:div>
        <w:div w:id="303392382">
          <w:marLeft w:val="640"/>
          <w:marRight w:val="0"/>
          <w:marTop w:val="0"/>
          <w:marBottom w:val="0"/>
          <w:divBdr>
            <w:top w:val="none" w:sz="0" w:space="0" w:color="auto"/>
            <w:left w:val="none" w:sz="0" w:space="0" w:color="auto"/>
            <w:bottom w:val="none" w:sz="0" w:space="0" w:color="auto"/>
            <w:right w:val="none" w:sz="0" w:space="0" w:color="auto"/>
          </w:divBdr>
        </w:div>
        <w:div w:id="467939832">
          <w:marLeft w:val="640"/>
          <w:marRight w:val="0"/>
          <w:marTop w:val="0"/>
          <w:marBottom w:val="0"/>
          <w:divBdr>
            <w:top w:val="none" w:sz="0" w:space="0" w:color="auto"/>
            <w:left w:val="none" w:sz="0" w:space="0" w:color="auto"/>
            <w:bottom w:val="none" w:sz="0" w:space="0" w:color="auto"/>
            <w:right w:val="none" w:sz="0" w:space="0" w:color="auto"/>
          </w:divBdr>
        </w:div>
        <w:div w:id="340163174">
          <w:marLeft w:val="640"/>
          <w:marRight w:val="0"/>
          <w:marTop w:val="0"/>
          <w:marBottom w:val="0"/>
          <w:divBdr>
            <w:top w:val="none" w:sz="0" w:space="0" w:color="auto"/>
            <w:left w:val="none" w:sz="0" w:space="0" w:color="auto"/>
            <w:bottom w:val="none" w:sz="0" w:space="0" w:color="auto"/>
            <w:right w:val="none" w:sz="0" w:space="0" w:color="auto"/>
          </w:divBdr>
        </w:div>
        <w:div w:id="891231854">
          <w:marLeft w:val="640"/>
          <w:marRight w:val="0"/>
          <w:marTop w:val="0"/>
          <w:marBottom w:val="0"/>
          <w:divBdr>
            <w:top w:val="none" w:sz="0" w:space="0" w:color="auto"/>
            <w:left w:val="none" w:sz="0" w:space="0" w:color="auto"/>
            <w:bottom w:val="none" w:sz="0" w:space="0" w:color="auto"/>
            <w:right w:val="none" w:sz="0" w:space="0" w:color="auto"/>
          </w:divBdr>
        </w:div>
        <w:div w:id="1697848154">
          <w:marLeft w:val="640"/>
          <w:marRight w:val="0"/>
          <w:marTop w:val="0"/>
          <w:marBottom w:val="0"/>
          <w:divBdr>
            <w:top w:val="none" w:sz="0" w:space="0" w:color="auto"/>
            <w:left w:val="none" w:sz="0" w:space="0" w:color="auto"/>
            <w:bottom w:val="none" w:sz="0" w:space="0" w:color="auto"/>
            <w:right w:val="none" w:sz="0" w:space="0" w:color="auto"/>
          </w:divBdr>
        </w:div>
        <w:div w:id="1711421645">
          <w:marLeft w:val="640"/>
          <w:marRight w:val="0"/>
          <w:marTop w:val="0"/>
          <w:marBottom w:val="0"/>
          <w:divBdr>
            <w:top w:val="none" w:sz="0" w:space="0" w:color="auto"/>
            <w:left w:val="none" w:sz="0" w:space="0" w:color="auto"/>
            <w:bottom w:val="none" w:sz="0" w:space="0" w:color="auto"/>
            <w:right w:val="none" w:sz="0" w:space="0" w:color="auto"/>
          </w:divBdr>
        </w:div>
        <w:div w:id="849567477">
          <w:marLeft w:val="640"/>
          <w:marRight w:val="0"/>
          <w:marTop w:val="0"/>
          <w:marBottom w:val="0"/>
          <w:divBdr>
            <w:top w:val="none" w:sz="0" w:space="0" w:color="auto"/>
            <w:left w:val="none" w:sz="0" w:space="0" w:color="auto"/>
            <w:bottom w:val="none" w:sz="0" w:space="0" w:color="auto"/>
            <w:right w:val="none" w:sz="0" w:space="0" w:color="auto"/>
          </w:divBdr>
        </w:div>
        <w:div w:id="310523333">
          <w:marLeft w:val="640"/>
          <w:marRight w:val="0"/>
          <w:marTop w:val="0"/>
          <w:marBottom w:val="0"/>
          <w:divBdr>
            <w:top w:val="none" w:sz="0" w:space="0" w:color="auto"/>
            <w:left w:val="none" w:sz="0" w:space="0" w:color="auto"/>
            <w:bottom w:val="none" w:sz="0" w:space="0" w:color="auto"/>
            <w:right w:val="none" w:sz="0" w:space="0" w:color="auto"/>
          </w:divBdr>
        </w:div>
        <w:div w:id="1689597693">
          <w:marLeft w:val="640"/>
          <w:marRight w:val="0"/>
          <w:marTop w:val="0"/>
          <w:marBottom w:val="0"/>
          <w:divBdr>
            <w:top w:val="none" w:sz="0" w:space="0" w:color="auto"/>
            <w:left w:val="none" w:sz="0" w:space="0" w:color="auto"/>
            <w:bottom w:val="none" w:sz="0" w:space="0" w:color="auto"/>
            <w:right w:val="none" w:sz="0" w:space="0" w:color="auto"/>
          </w:divBdr>
        </w:div>
        <w:div w:id="694425990">
          <w:marLeft w:val="640"/>
          <w:marRight w:val="0"/>
          <w:marTop w:val="0"/>
          <w:marBottom w:val="0"/>
          <w:divBdr>
            <w:top w:val="none" w:sz="0" w:space="0" w:color="auto"/>
            <w:left w:val="none" w:sz="0" w:space="0" w:color="auto"/>
            <w:bottom w:val="none" w:sz="0" w:space="0" w:color="auto"/>
            <w:right w:val="none" w:sz="0" w:space="0" w:color="auto"/>
          </w:divBdr>
        </w:div>
        <w:div w:id="952517972">
          <w:marLeft w:val="640"/>
          <w:marRight w:val="0"/>
          <w:marTop w:val="0"/>
          <w:marBottom w:val="0"/>
          <w:divBdr>
            <w:top w:val="none" w:sz="0" w:space="0" w:color="auto"/>
            <w:left w:val="none" w:sz="0" w:space="0" w:color="auto"/>
            <w:bottom w:val="none" w:sz="0" w:space="0" w:color="auto"/>
            <w:right w:val="none" w:sz="0" w:space="0" w:color="auto"/>
          </w:divBdr>
        </w:div>
        <w:div w:id="1299651135">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
      <w:docPartPr>
        <w:name w:val="18B42B81A459458597320E29161D132D"/>
        <w:category>
          <w:name w:val="Obecné"/>
          <w:gallery w:val="placeholder"/>
        </w:category>
        <w:types>
          <w:type w:val="bbPlcHdr"/>
        </w:types>
        <w:behaviors>
          <w:behavior w:val="content"/>
        </w:behaviors>
        <w:guid w:val="{A728483A-58E8-4905-99BC-5BAB6E73C1D9}"/>
      </w:docPartPr>
      <w:docPartBody>
        <w:p w:rsidR="00A94B6A" w:rsidRDefault="00CE5515" w:rsidP="00CE5515">
          <w:pPr>
            <w:pStyle w:val="18B42B81A459458597320E29161D132D"/>
          </w:pPr>
          <w:r w:rsidRPr="00AA67FA">
            <w:rPr>
              <w:rStyle w:val="Zstupntext"/>
            </w:rPr>
            <w:t>Klikněte nebo klepněte sem a zadejte text.</w:t>
          </w:r>
        </w:p>
      </w:docPartBody>
    </w:docPart>
    <w:docPart>
      <w:docPartPr>
        <w:name w:val="B5AEECBB2F394B65AD8F72491631F96D"/>
        <w:category>
          <w:name w:val="Obecné"/>
          <w:gallery w:val="placeholder"/>
        </w:category>
        <w:types>
          <w:type w:val="bbPlcHdr"/>
        </w:types>
        <w:behaviors>
          <w:behavior w:val="content"/>
        </w:behaviors>
        <w:guid w:val="{ACB0FE4F-BC09-477A-B18D-57CB27C74AEF}"/>
      </w:docPartPr>
      <w:docPartBody>
        <w:p w:rsidR="00A94B6A" w:rsidRDefault="00CE5515" w:rsidP="00CE5515">
          <w:pPr>
            <w:pStyle w:val="B5AEECBB2F394B65AD8F72491631F96D"/>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2F608E"/>
    <w:rsid w:val="002F79CE"/>
    <w:rsid w:val="0030226D"/>
    <w:rsid w:val="00310398"/>
    <w:rsid w:val="00323F41"/>
    <w:rsid w:val="00353C4B"/>
    <w:rsid w:val="00375392"/>
    <w:rsid w:val="00375B91"/>
    <w:rsid w:val="00391B84"/>
    <w:rsid w:val="003A1C1D"/>
    <w:rsid w:val="003B337D"/>
    <w:rsid w:val="003C1BF3"/>
    <w:rsid w:val="003F5194"/>
    <w:rsid w:val="003F5403"/>
    <w:rsid w:val="00422AFC"/>
    <w:rsid w:val="00431671"/>
    <w:rsid w:val="00483350"/>
    <w:rsid w:val="00485404"/>
    <w:rsid w:val="004A0361"/>
    <w:rsid w:val="004A5583"/>
    <w:rsid w:val="004E542C"/>
    <w:rsid w:val="005273C7"/>
    <w:rsid w:val="005579C9"/>
    <w:rsid w:val="005865EF"/>
    <w:rsid w:val="005910DC"/>
    <w:rsid w:val="005C3F90"/>
    <w:rsid w:val="005E468A"/>
    <w:rsid w:val="00602439"/>
    <w:rsid w:val="00603E63"/>
    <w:rsid w:val="00617933"/>
    <w:rsid w:val="00621E86"/>
    <w:rsid w:val="0064546D"/>
    <w:rsid w:val="00673CF9"/>
    <w:rsid w:val="006E26F2"/>
    <w:rsid w:val="00787E43"/>
    <w:rsid w:val="00791AFE"/>
    <w:rsid w:val="007A57A3"/>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4B6A"/>
    <w:rsid w:val="00A95E69"/>
    <w:rsid w:val="00AA7006"/>
    <w:rsid w:val="00B26B45"/>
    <w:rsid w:val="00B94A4C"/>
    <w:rsid w:val="00B95B2C"/>
    <w:rsid w:val="00BB6061"/>
    <w:rsid w:val="00BD45FD"/>
    <w:rsid w:val="00BE6293"/>
    <w:rsid w:val="00BE7F0E"/>
    <w:rsid w:val="00C06329"/>
    <w:rsid w:val="00C47988"/>
    <w:rsid w:val="00C77AA4"/>
    <w:rsid w:val="00CA1C1C"/>
    <w:rsid w:val="00CE5515"/>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47CDB"/>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CE5515"/>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 w:type="paragraph" w:customStyle="1" w:styleId="18B42B81A459458597320E29161D132D">
    <w:name w:val="18B42B81A459458597320E29161D132D"/>
    <w:rsid w:val="00CE5515"/>
  </w:style>
  <w:style w:type="paragraph" w:customStyle="1" w:styleId="B5AEECBB2F394B65AD8F72491631F96D">
    <w:name w:val="B5AEECBB2F394B65AD8F72491631F96D"/>
    <w:rsid w:val="00CE551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iwiY29udGFpbmVyLXRpdGxlLXNob3J0IjoiIn0sImlzVGVtcG9yYXJ5IjpmYWxzZX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isTemporary&quot;:false}]},{&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30]&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30]&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Mw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9]&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V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IsImNvbnRhaW5lci10aXRsZS1zaG9ydCI6IiJ9LCJpc1RlbXBvcmFyeSI6ZmFsc2V9XX0=&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isTemporary&quot;:false}]},{&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57eecb32-2037-42b7-80f6-cf5323956594&quot;,&quot;properties&quot;:{&quot;noteIndex&quot;:0},&quot;isEdited&quot;:false,&quot;manualOverride&quot;:{&quot;isManuallyOverridden&quot;:false,&quot;citeprocText&quot;:&quot;[87]&quot;,&quot;manualOverrideText&quot;:&quot;&quot;},&quot;citationTag&quot;:&quot;MENDELEY_CITATION_v3_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&quot;,&quot;citationItems&quot;:[{&quot;id&quot;:&quot;3ae57946-04ac-32f3-91e8-0fa2a6a62c42&quot;,&quot;itemData&quot;:{&quot;type&quot;:&quot;webpage&quot;,&quot;id&quot;:&quot;3ae57946-04ac-32f3-91e8-0fa2a6a62c42&quot;,&quot;title&quot;:&quot;Civilization V | Homepage&quot;,&quot;accessed&quot;:{&quot;date-parts&quot;:[[2023,3,17]]},&quot;URL&quot;:&quot;https://civilization.com/civilization-5/&quot;,&quot;container-title-short&quot;:&quot;&quot;},&quot;isTemporary&quot;:false}]},{&quot;citationID&quot;:&quot;MENDELEY_CITATION_c71d0735-2f4d-4fea-acd6-0d79a9a4ef05&quot;,&quot;properties&quot;:{&quot;noteIndex&quot;:0},&quot;isEdited&quot;:false,&quot;manualOverride&quot;:{&quot;isManuallyOverridden&quot;:false,&quot;citeprocText&quot;:&quot;[88]&quot;,&quot;manualOverrideText&quot;:&quot;&quot;},&quot;citationTag&quot;:&quot;MENDELEY_CITATION_v3_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&quot;,&quot;citationItems&quot;:[{&quot;id&quot;:&quot;8d7482d0-2058-322d-ad82-523f786756b2&quot;,&quot;itemData&quot;:{&quot;type&quot;:&quot;webpage&quot;,&quot;id&quot;:&quot;8d7482d0-2058-322d-ad82-523f786756b2&quot;,&quot;title&quot;:&quot;Age of Empires Franchise - Official Web Site&quot;,&quot;accessed&quot;:{&quot;date-parts&quot;:[[2023,3,17]]},&quot;URL&quot;:&quot;https://www.ageofempires.com/&quot;,&quot;container-title-short&quot;:&quot;&quot;},&quot;isTemporary&quot;:false}]},{&quot;citationID&quot;:&quot;MENDELEY_CITATION_f55c5e91-b13f-4497-8a38-313c93a32718&quot;,&quot;properties&quot;:{&quot;noteIndex&quot;:0},&quot;isEdited&quot;:false,&quot;manualOverride&quot;:{&quot;isManuallyOverridden&quot;:false,&quot;citeprocText&quot;:&quot;[89]&quot;,&quot;manualOverrideText&quot;:&quot;&quot;},&quot;citationTag&quot;:&quot;MENDELEY_CITATION_v3_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&quot;,&quot;citationItems&quot;:[{&quot;id&quot;:&quot;161e0494-9edf-352b-b318-b75b904c6ccf&quot;,&quot;itemData&quot;:{&quot;type&quot;:&quot;webpage&quot;,&quot;id&quot;:&quot;161e0494-9edf-352b-b318-b75b904c6ccf&quot;,&quot;title&quot;:&quot;Cities: Skylines - Paradox Interactive&quot;,&quot;accessed&quot;:{&quot;date-parts&quot;:[[2023,3,17]]},&quot;URL&quot;:&quot;https://www.paradoxinteractive.com/games/cities-skylines/about&quot;,&quot;container-title-short&quot;:&quot;&quot;},&quot;isTemporary&quot;:false}]},{&quot;citationID&quot;:&quot;MENDELEY_CITATION_91bae0d6-601b-48c0-853d-7ac6675ded9e&quot;,&quot;properties&quot;:{&quot;noteIndex&quot;:0},&quot;isEdited&quot;:false,&quot;manualOverride&quot;:{&quot;isManuallyOverridden&quot;:false,&quot;citeprocText&quot;:&quot;[90]&quot;,&quot;manualOverrideText&quot;:&quot;&quot;},&quot;citationTag&quot;:&quot;MENDELEY_CITATION_v3_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&quot;,&quot;citationItems&quot;:[{&quot;id&quot;:&quot;19be7173-f9a4-38b0-bf46-6a67e9975134&quot;,&quot;itemData&quot;:{&quot;type&quot;:&quot;webpage&quot;,&quot;id&quot;:&quot;19be7173-f9a4-38b0-bf46-6a67e9975134&quot;,&quot;title&quot;:&quot;RollerCoaster Tycoon: Deluxe - RollerCoaster Tycoon - The Ultimate Theme park Sim&quot;,&quot;accessed&quot;:{&quot;date-parts&quot;:[[2023,3,17]]},&quot;URL&quot;:&quot;https://www.rollercoastertycoon.com/rollercoaster-tycoon-deluxe/&quot;,&quot;container-title-short&quot;:&quot;&quot;},&quot;isTemporary&quot;:false}]},{&quot;citationID&quot;:&quot;MENDELEY_CITATION_3591e6f5-e219-4b36-bb2b-30cb2016fd0a&quot;,&quot;properties&quot;:{&quot;noteIndex&quot;:0},&quot;isEdited&quot;:false,&quot;manualOverride&quot;:{&quot;citeprocText&quot;:&quot;[72, 74, 91]&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&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container-title-short&quot;:&quot;Computer (Long Beach Calif)&quot;,&quot;accessed&quot;:{&quot;date-parts&quot;:[[2021,8,23]]},&quot;URL&quot;:&quot;https://doupe.zive.cz/clanek/pruvodce-hernimi-zanry---valecne-strategie&quot;,&quot;issued&quot;:{&quot;date-parts&quot;:[[2011]]}},&quot;isTemporary&quot;:false}]},{&quot;citationID&quot;:&quot;MENDELEY_CITATION_f771c4f2-c413-43d7-a7f9-0c333c618976&quot;,&quot;properties&quot;:{&quot;noteIndex&quot;:0},&quot;isEdited&quot;:false,&quot;manualOverride&quot;:{&quot;isManuallyOverridden&quot;:false,&quot;citeprocText&quot;:&quot;[92]&quot;,&quot;manualOverrideText&quot;:&quot;&quot;},&quot;citationTag&quot;:&quot;MENDELEY_CITATION_v3_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&quot;,&quot;citationItems&quot;:[{&quot;id&quot;:&quot;b87821b2-354d-34e7-ac23-530715805379&quot;,&quot;itemData&quot;:{&quot;type&quot;:&quot;webpage&quot;,&quot;id&quot;:&quot;b87821b2-354d-34e7-ac23-530715805379&quot;,&quot;title&quot;:&quot;DiRT Rally - The official game site&quot;,&quot;accessed&quot;:{&quot;date-parts&quot;:[[2023,3,18]]},&quot;URL&quot;:&quot;https://dirtgame.com/dirtrally/us/home&quot;,&quot;container-title-short&quot;:&quot;&quot;},&quot;isTemporary&quot;:false}]},{&quot;citationID&quot;:&quot;MENDELEY_CITATION_99f6f2fd-2d91-444e-90bf-80b8c1dd4491&quot;,&quot;properties&quot;:{&quot;noteIndex&quot;:0},&quot;isEdited&quot;:false,&quot;manualOverride&quot;:{&quot;isManuallyOverridden&quot;:false,&quot;citeprocText&quot;:&quot;[93]&quot;,&quot;manualOverrideText&quot;:&quot;&quot;},&quot;citationTag&quot;:&quot;MENDELEY_CITATION_v3_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&quot;,&quot;citationItems&quot;:[{&quot;id&quot;:&quot;33f3fcc5-5c78-38b7-a1ac-f4fc45ca4145&quot;,&quot;itemData&quot;:{&quot;type&quot;:&quot;webpage&quot;,&quot;id&quot;:&quot;33f3fcc5-5c78-38b7-a1ac-f4fc45ca4145&quot;,&quot;title&quot;:&quot;Need for Speed Video Games - Official EA Site&quot;,&quot;accessed&quot;:{&quot;date-parts&quot;:[[2023,3,18]]},&quot;URL&quot;:&quot;https://www.ea.com/games/need-for-speed&quot;,&quot;container-title-short&quot;:&quot;&quot;},&quot;isTemporary&quot;:false}]},{&quot;citationID&quot;:&quot;MENDELEY_CITATION_33ea7551-9a1e-4bc8-ae40-0959ea07de1e&quot;,&quot;properties&quot;:{&quot;noteIndex&quot;:0},&quot;isEdited&quot;:false,&quot;manualOverride&quot;:{&quot;isManuallyOverridden&quot;:false,&quot;citeprocText&quot;:&quot;[94]&quot;,&quot;manualOverrideText&quot;:&quot;&quot;},&quot;citationTag&quot;:&quot;MENDELEY_CITATION_v3_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&quot;,&quot;citationItems&quot;:[{&quot;id&quot;:&quot;ccdb8d16-5ce8-3910-bee2-5e74a222c457&quot;,&quot;itemData&quot;:{&quot;type&quot;:&quot;webpage&quot;,&quot;id&quot;:&quot;ccdb8d16-5ce8-3910-bee2-5e74a222c457&quot;,&quot;title&quot;:&quot;Home - Redout 2 - The Fastest Racing Game in the Universe&quot;,&quot;accessed&quot;:{&quot;date-parts&quot;:[[2023,3,18]]},&quot;URL&quot;:&quot;https://redout.games/redout2/&quot;,&quot;container-title-short&quot;:&quot;&quot;},&quot;isTemporary&quot;:false}]},{&quot;citationID&quot;:&quot;MENDELEY_CITATION_990428e4-8dbb-475c-8294-078e14025daa&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OTkwNDI4ZTQtOGRiYi00NzVjLTgyOTQtMDc4ZTE0MDI1ZGFh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714e1e9f-def6-4848-835b-c547b486a189&quot;,&quot;properties&quot;:{&quot;noteIndex&quot;:0},&quot;isEdited&quot;:false,&quot;manualOverride&quot;:{&quot;isManuallyOverridden&quot;:false,&quot;citeprocText&quot;:&quot;[96]&quot;,&quot;manualOverrideText&quot;:&quot;&quot;},&quot;citationTag&quot;:&quot;MENDELEY_CITATION_v3_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&quot;,&quot;citationItems&quot;:[{&quot;id&quot;:&quot;5933c944-970c-3a23-9e37-3284185e4d7e&quot;,&quot;itemData&quot;:{&quot;type&quot;:&quot;webpage&quot;,&quot;id&quot;:&quot;5933c944-970c-3a23-9e37-3284185e4d7e&quot;,&quot;title&quot;:&quot;Asphalt 9: Legends - Arcade Racing | Asphalt Legends&quot;,&quot;accessed&quot;:{&quot;date-parts&quot;:[[2023,3,18]]},&quot;URL&quot;:&quot;https://asphaltlegends.com/&quot;,&quot;container-title-short&quot;:&quot;&quot;},&quot;isTemporary&quot;:false}]},{&quot;citationID&quot;:&quot;MENDELEY_CITATION_1323aabb-10d2-4ae2-b376-49d8c965b687&quot;,&quot;properties&quot;:{&quot;noteIndex&quot;:0},&quot;isEdited&quot;:false,&quot;manualOverride&quot;:{&quot;isManuallyOverridden&quot;:false,&quot;citeprocText&quot;:&quot;[74, 98]&quot;,&quot;manualOverrideText&quot;:&quot;&quot;},&quot;citationItems&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isTemporary&quot;:false},{&quot;id&quot;:&quot;fd57ced9-086a-3dd8-9968-dc8afbfa9f4b&quot;,&quot;itemData&quot;:{&quot;type&quot;:&quot;webpage&quot;,&quot;id&quot;:&quot;fd57ced9-086a-3dd8-9968-dc8afbfa9f4b&quot;,&quot;title&quot;:&quot;Wreckfest - Recenze - YouTube&quot;,&quot;author&quot;:[{&quot;family&quot;:&quot;INDIAN&quot;,&quot;given&quot;:&quot;&quot;,&quot;parse-names&quot;:false,&quot;dropping-particle&quot;:&quot;&quot;,&quot;non-dropping-particle&quot;:&quot;&quot;}],&quot;accessed&quot;:{&quot;date-parts&quot;:[[2023,3,18]]},&quot;URL&quot;:&quot;https://www.youtube.com/watch?v=3_3nvi1vsZ4&quot;},&quot;isTemporary&quot;:false}],&quot;citationTag&quot;:&quot;MENDELEY_CITATION_v3_eyJjaXRhdGlvbklEIjoiTUVOREVMRVlfQ0lUQVRJT05fMTMyM2FhYmItMTBkMi00YWUyLWIzNzYtNDlkOGM5NjViNjg3IiwicHJvcGVydGllcyI6eyJub3RlSW5kZXgiOjB9LCJpc0VkaXRlZCI6ZmFsc2UsIm1hbnVhbE92ZXJyaWRlIjp7ImlzTWFudWFsbHlPdmVycmlkZGVuIjpmYWxzZSwiY2l0ZXByb2NUZXh0IjoiWzc0LCA5OF0iLCJtYW51YWxPdmVycmlkZVRleHQiOiIifSwiY2l0YXRpb25JdGVtcyI6W3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&quot;},{&quot;citationID&quot;:&quot;MENDELEY_CITATION_360f7df8-fe96-47c4-8bf3-7d40b5428cd8&quot;,&quot;properties&quot;:{&quot;noteIndex&quot;:0},&quot;isEdited&quot;:false,&quot;manualOverride&quot;:{&quot;isManuallyOverridden&quot;:false,&quot;citeprocText&quot;:&quot;[95]&quot;,&quot;manualOverrideText&quot;:&quot;&quot;},&quot;citationItems&quot;:[{&quot;id&quot;:&quot;322eaee4-26a9-3537-9e54-1184d3ff9cf8&quot;,&quot;itemData&quot;:{&quot;type&quot;:&quot;webpage&quot;,&quot;id&quot;:&quot;322eaee4-26a9-3537-9e54-1184d3ff9cf8&quot;,&quot;title&quot;:&quot;Bugbear Entertainment | Drive hard&quot;,&quot;accessed&quot;:{&quot;date-parts&quot;:[[2023,3,18]]},&quot;URL&quot;:&quot;https://bugbeargames.com/&quot;,&quot;container-title-short&quot;:&quot;&quot;},&quot;isTemporary&quot;:false}],&quot;citationTag&quot;:&quot;MENDELEY_CITATION_v3_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&quot;},{&quot;citationID&quot;:&quot;MENDELEY_CITATION_19d458a1-e474-4360-8725-7ae7e219735b&quot;,&quot;properties&quot;:{&quot;noteIndex&quot;:0},&quot;isEdited&quot;:false,&quot;manualOverride&quot;:{&quot;isManuallyOverridden&quot;:false,&quot;citeprocText&quot;:&quot;[97]&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k3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9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k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9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9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10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&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9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5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10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10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&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10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10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&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10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&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10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&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10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&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10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&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10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&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10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&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10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EwOV0iLCJtYW51YWxPdmVycmlkZVRleHQiOiIifSwiY2l0YXRpb25JdGVtcyI6W3siaWQiOiI1ZTYxN2UxYi1mNGU1LTMyZWQtOGQwNy1kNGYwNTBhOGM3NmMiLCJpdGVtRGF0YSI6eyJ0eXBlIjoid2VicGFnZSIsImlkIjoiNWU2MTdlMWItZjRlNS0zMmVkLThkMDctZDRmMDUwYThjNzZjIiwidGl0bGUiOiJNZWV0IEFuZHJvaWQgU3R1ZGlv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pbnRybyIsImNvbnRhaW5lci10aXRsZS1zaG9ydCI6IiJ9LCJpc1RlbXBvcmFyeSI6ZmFsc2V9XX0=&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1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x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1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x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1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x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1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x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1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1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1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1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T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1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T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1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T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1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T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1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2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j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2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j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2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j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2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j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2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j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2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j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2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j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27, 12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jcsIDEy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29, 13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jksIDEz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31, 13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zEsIDEz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3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1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x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3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35, 13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zUsIDEz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19, 13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TksIDEz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3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z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1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T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3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z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3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z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135253</TotalTime>
  <Pages>37</Pages>
  <Words>13463</Words>
  <Characters>79438</Characters>
  <Application>Microsoft Office Word</Application>
  <DocSecurity>0</DocSecurity>
  <Lines>661</Lines>
  <Paragraphs>185</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92716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692</cp:revision>
  <cp:lastPrinted>2023-02-12T16:23:00Z</cp:lastPrinted>
  <dcterms:created xsi:type="dcterms:W3CDTF">2021-03-29T20:15:00Z</dcterms:created>
  <dcterms:modified xsi:type="dcterms:W3CDTF">2023-03-19T12:49:00Z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